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D4A" w:rsidRPr="000A7D4A" w:rsidDel="00682E05" w:rsidRDefault="000A7D4A" w:rsidP="000A7D4A">
      <w:pPr>
        <w:rPr>
          <w:del w:id="0" w:author="Yong" w:date="2013-12-15T13:33:00Z"/>
          <w:rFonts w:hint="eastAsia"/>
        </w:rPr>
      </w:pPr>
    </w:p>
    <w:p w:rsidR="00682E05" w:rsidRPr="00682E05" w:rsidRDefault="00682E05" w:rsidP="00682E05">
      <w:pPr>
        <w:pStyle w:val="ac"/>
      </w:pPr>
      <w:r>
        <w:t>Exposures to Allergenic Pollen for General U.S. Population</w:t>
      </w:r>
    </w:p>
    <w:p w:rsidR="00EF2BFC" w:rsidRDefault="00EF2BFC" w:rsidP="00EF2BFC">
      <w:pPr>
        <w:pStyle w:val="1"/>
        <w:rPr>
          <w:rFonts w:hint="eastAsia"/>
        </w:rPr>
      </w:pPr>
      <w:r>
        <w:t>Abstract</w:t>
      </w:r>
    </w:p>
    <w:p w:rsidR="001D7717" w:rsidRDefault="001D7717" w:rsidP="0033298B">
      <w:pPr>
        <w:pStyle w:val="a7"/>
        <w:spacing w:line="480" w:lineRule="auto"/>
        <w:ind w:firstLineChars="250" w:firstLine="600"/>
        <w:jc w:val="left"/>
        <w:rPr>
          <w:rFonts w:ascii="Times New Roman" w:hAnsi="Times New Roman" w:cs="Times New Roman"/>
          <w:kern w:val="0"/>
          <w:sz w:val="24"/>
          <w:szCs w:val="24"/>
        </w:rPr>
      </w:pPr>
      <w:r>
        <w:rPr>
          <w:rFonts w:ascii="Times New Roman" w:hAnsi="Times New Roman" w:cs="Times New Roman"/>
          <w:kern w:val="0"/>
          <w:sz w:val="24"/>
          <w:szCs w:val="24"/>
        </w:rPr>
        <w:t xml:space="preserve">Airborne allergens such as pollen, which has been reported to act synergistically with common air pollutants, such as ozone, will cause allergic airway disease (AAD) and dermal disease. We calculated </w:t>
      </w:r>
      <w:r>
        <w:rPr>
          <w:rFonts w:ascii="Times New Roman" w:hAnsi="Times New Roman" w:cs="Times New Roman"/>
          <w:color w:val="000000"/>
          <w:kern w:val="0"/>
          <w:sz w:val="24"/>
          <w:szCs w:val="24"/>
          <w:shd w:val="clear" w:color="auto" w:fill="FFFFFF"/>
        </w:rPr>
        <w:t>both</w:t>
      </w:r>
      <w:r>
        <w:rPr>
          <w:rFonts w:ascii="Times New Roman" w:hAnsi="Times New Roman" w:cs="Times New Roman"/>
          <w:kern w:val="0"/>
          <w:sz w:val="24"/>
          <w:szCs w:val="24"/>
        </w:rPr>
        <w:t xml:space="preserve"> the temporal and spatial distributions of pollen concentrations in nine climate zones based on either the mechanistic models or statistical</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kern w:val="0"/>
          <w:sz w:val="24"/>
          <w:szCs w:val="24"/>
        </w:rPr>
        <w:t xml:space="preserve">models using ArcGIS and VERDI. Census data were used to generate a demographic distribution by age and sex in nine climate zones in the United States. A probabilistic model was developed by considering the micro environmental dynamics of the pollens in conjunction with the activity patterns of the population. Main processes considered in the model were micro environmental transport and deposition and dermal transfer of pollens when people come in contact with airborne pollen in pollen </w:t>
      </w:r>
      <w:r w:rsidR="000F1403">
        <w:rPr>
          <w:rFonts w:ascii="Times New Roman" w:hAnsi="Times New Roman" w:cs="Times New Roman"/>
          <w:kern w:val="0"/>
          <w:sz w:val="24"/>
          <w:szCs w:val="24"/>
        </w:rPr>
        <w:t xml:space="preserve">seasons. </w:t>
      </w:r>
      <w:r>
        <w:rPr>
          <w:rFonts w:ascii="Times New Roman" w:hAnsi="Times New Roman" w:cs="Times New Roman"/>
          <w:kern w:val="0"/>
          <w:sz w:val="24"/>
          <w:szCs w:val="24"/>
        </w:rPr>
        <w:t xml:space="preserve">Estimates of exposure to allergenic pollen were obtained by using the Monte-Carlo method in Matlab for each of the climate zones in the </w:t>
      </w:r>
      <w:r w:rsidR="00B30EE5">
        <w:rPr>
          <w:rFonts w:ascii="Times New Roman" w:hAnsi="Times New Roman" w:cs="Times New Roman"/>
          <w:kern w:val="0"/>
          <w:sz w:val="24"/>
          <w:szCs w:val="24"/>
        </w:rPr>
        <w:t xml:space="preserve">U.S. </w:t>
      </w:r>
      <w:r>
        <w:rPr>
          <w:rFonts w:ascii="Times New Roman" w:hAnsi="Times New Roman" w:cs="Times New Roman"/>
          <w:kern w:val="0"/>
          <w:sz w:val="24"/>
          <w:szCs w:val="24"/>
        </w:rPr>
        <w:t xml:space="preserve">Finally, we used global sensitivity analysis to estimate the sensitivity of physical parameters in this model which consists of three different exposure routes (inhalation, dermal contact, and ingestion) to determine </w:t>
      </w:r>
      <w:r>
        <w:rPr>
          <w:sz w:val="24"/>
          <w:szCs w:val="24"/>
        </w:rPr>
        <w:t xml:space="preserve">their relative importance. </w:t>
      </w:r>
    </w:p>
    <w:p w:rsidR="00103C61" w:rsidRDefault="00103C61">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B01DCC" w:rsidRDefault="00B01DCC" w:rsidP="00B01DCC">
      <w:pPr>
        <w:pStyle w:val="1"/>
        <w:rPr>
          <w:rFonts w:hint="eastAsia"/>
        </w:rPr>
      </w:pPr>
      <w:r>
        <w:rPr>
          <w:rFonts w:hint="eastAsia"/>
        </w:rPr>
        <w:lastRenderedPageBreak/>
        <w:t>Introductio</w:t>
      </w:r>
      <w:r>
        <w:t>n</w:t>
      </w:r>
    </w:p>
    <w:p w:rsidR="00C003BC" w:rsidRDefault="000A179A" w:rsidP="0033298B">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t>Airborne allergenic</w:t>
      </w:r>
      <w:r>
        <w:rPr>
          <w:rFonts w:ascii="Times New Roman" w:hAnsi="Times New Roman" w:cs="Times New Roman" w:hint="eastAsia"/>
          <w:kern w:val="0"/>
          <w:sz w:val="24"/>
          <w:szCs w:val="24"/>
        </w:rPr>
        <w:t xml:space="preserve"> </w:t>
      </w:r>
      <w:r w:rsidR="00B01DCC" w:rsidRPr="002F71C8">
        <w:rPr>
          <w:rFonts w:ascii="Times New Roman" w:hAnsi="Times New Roman" w:cs="Times New Roman"/>
          <w:kern w:val="0"/>
          <w:sz w:val="24"/>
          <w:szCs w:val="24"/>
        </w:rPr>
        <w:t xml:space="preserve">pollen, which has been found to act synergistically with common air pollutants, </w:t>
      </w:r>
      <w:r w:rsidR="00DA5557">
        <w:rPr>
          <w:rFonts w:ascii="Times New Roman" w:hAnsi="Times New Roman" w:cs="Times New Roman"/>
          <w:kern w:val="0"/>
          <w:sz w:val="24"/>
          <w:szCs w:val="24"/>
        </w:rPr>
        <w:t>such as ozone</w:t>
      </w:r>
      <w:r w:rsidR="00B01DCC" w:rsidRPr="002F71C8">
        <w:rPr>
          <w:rFonts w:ascii="Times New Roman" w:hAnsi="Times New Roman" w:cs="Times New Roman"/>
          <w:kern w:val="0"/>
          <w:sz w:val="24"/>
          <w:szCs w:val="24"/>
        </w:rPr>
        <w:t>,</w:t>
      </w:r>
      <w:r w:rsidR="00DA5557">
        <w:rPr>
          <w:rFonts w:ascii="Times New Roman" w:hAnsi="Times New Roman" w:cs="Times New Roman"/>
          <w:kern w:val="0"/>
          <w:sz w:val="24"/>
          <w:szCs w:val="24"/>
        </w:rPr>
        <w:t xml:space="preserve"> </w:t>
      </w:r>
      <w:r w:rsidR="00B01DCC" w:rsidRPr="002F71C8">
        <w:rPr>
          <w:rFonts w:ascii="Times New Roman" w:hAnsi="Times New Roman" w:cs="Times New Roman"/>
          <w:kern w:val="0"/>
          <w:sz w:val="24"/>
          <w:szCs w:val="24"/>
        </w:rPr>
        <w:t>will cause allergic airway disease (AAD)</w:t>
      </w:r>
      <w:r w:rsidR="00103C61" w:rsidRPr="002F71C8" w:rsidDel="00103C61">
        <w:rPr>
          <w:rFonts w:ascii="Times New Roman" w:hAnsi="Times New Roman" w:cs="Times New Roman"/>
          <w:kern w:val="0"/>
          <w:sz w:val="24"/>
          <w:szCs w:val="24"/>
        </w:rPr>
        <w:t xml:space="preserve"> </w:t>
      </w:r>
      <w:r w:rsidR="00B01DCC" w:rsidRPr="002F71C8">
        <w:rPr>
          <w:rFonts w:ascii="Times New Roman" w:hAnsi="Times New Roman" w:cs="Times New Roman"/>
          <w:kern w:val="0"/>
          <w:sz w:val="24"/>
          <w:szCs w:val="24"/>
        </w:rPr>
        <w:t>and rela</w:t>
      </w:r>
      <w:r w:rsidR="007B6448" w:rsidRPr="002F71C8">
        <w:rPr>
          <w:rFonts w:ascii="Times New Roman" w:hAnsi="Times New Roman" w:cs="Times New Roman"/>
          <w:kern w:val="0"/>
          <w:sz w:val="24"/>
          <w:szCs w:val="24"/>
        </w:rPr>
        <w:t>ted rising public health costs</w:t>
      </w:r>
      <w:r w:rsidR="00103C61">
        <w:rPr>
          <w:rFonts w:ascii="Times New Roman" w:hAnsi="Times New Roman" w:cs="Times New Roman"/>
          <w:kern w:val="0"/>
          <w:sz w:val="24"/>
          <w:szCs w:val="24"/>
        </w:rPr>
        <w:t xml:space="preserve"> </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&lt;EndNote&gt;&lt;Cite&gt;&lt;Author&gt;Singh&lt;/Author&gt;&lt;Year&gt;2010&lt;/Year&gt;&lt;RecNum&gt;15&lt;/RecNum&gt;&lt;DisplayText&gt;(Lamb, Ratner et al. 2006, Singh, Axelrod et al. 2010)&lt;/DisplayText&gt;&lt;record&gt;&lt;rec-number&gt;15&lt;/rec-number&gt;&lt;foreign-keys&gt;&lt;key app="EN" db-id="2dtzart979vtdiedr97v25sr9s5rt9vep9tt" timestamp="1386479510"&gt;15&lt;/key&gt;&lt;/foreign-keys&gt;&lt;ref-type name="Journal Article"&gt;17&lt;/ref-type&gt;&lt;contributors&gt;&lt;authors&gt;&lt;author&gt;Singh, Kavita&lt;/author&gt;&lt;author&gt;Axelrod, Sara&lt;/author&gt;&lt;author&gt;Bielory, Leonard&lt;/author&gt;&lt;/authors&gt;&lt;/contributors&gt;&lt;titles&gt;&lt;title&gt;The epidemiology of ocular and nasal allergy in the United States, 1988-1994&lt;/title&gt;&lt;secondary-title&gt;Journal of Allergy and Clinical Immunology&lt;/secondary-title&gt;&lt;/titles&gt;&lt;periodical&gt;&lt;full-title&gt;Journal of Allergy and Clinical Immunology&lt;/full-title&gt;&lt;/periodical&gt;&lt;pages&gt;778-783. e6&lt;/pages&gt;&lt;volume&gt;126&lt;/volume&gt;&lt;number&gt;4&lt;/number&gt;&lt;dates&gt;&lt;year&gt;2010&lt;/year&gt;&lt;/dates&gt;&lt;isbn&gt;0091-6749&lt;/isbn&gt;&lt;urls&gt;&lt;/urls&gt;&lt;/record&gt;&lt;/Cite&gt;&lt;Cite&gt;&lt;Author&gt;Lamb&lt;/Author&gt;&lt;Year&gt;2006&lt;/Year&gt;&lt;RecNum&gt;16&lt;/RecNum&gt;&lt;record&gt;&lt;rec-number&gt;16&lt;/rec-number&gt;&lt;foreign-keys&gt;&lt;key app="EN" db-id="2dtzart979vtdiedr97v25sr9s5rt9vep9tt" timestamp="1386479555"&gt;16&lt;/key&gt;&lt;/foreign-keys&gt;&lt;ref-type name="Journal Article"&gt;17&lt;/ref-type&gt;&lt;contributors&gt;&lt;authors&gt;&lt;author&gt;Lamb, Charles E&lt;/author&gt;&lt;author&gt;Ratner, Paul H&lt;/author&gt;&lt;author&gt;Johnson, Clarion E&lt;/author&gt;&lt;author&gt;Ambegaonkar, Ambarish J&lt;/author&gt;&lt;author&gt;Joshi, Ashish V&lt;/author&gt;&lt;author&gt;Day, David&lt;/author&gt;&lt;author&gt;Sampson, Najah&lt;/author&gt;&lt;author&gt;Eng, Benjamin&lt;/author&gt;&lt;/authors&gt;&lt;/contributors&gt;&lt;titles&gt;&lt;title&gt;Economic impact of workplace productivity losses due to allergic rhinitis compared with select medical conditions in the United States from an employer perspective&lt;/title&gt;&lt;secondary-title&gt;Current Medical Research and Opinion®&lt;/secondary-title&gt;&lt;/titles&gt;&lt;periodical&gt;&lt;full-title&gt;Current Medical Research and Opinion®&lt;/full-title&gt;&lt;/periodical&gt;&lt;pages&gt;1203-1210&lt;/pages&gt;&lt;volume&gt;22&lt;/volume&gt;&lt;number&gt;6&lt;/number&gt;&lt;dates&gt;&lt;year&gt;2006&lt;/year&gt;&lt;/dates&gt;&lt;isbn&gt;0300-7995&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6" w:tooltip="Lamb, 2006 #16" w:history="1">
        <w:r w:rsidR="00613327">
          <w:rPr>
            <w:rFonts w:ascii="Times New Roman" w:hAnsi="Times New Roman" w:cs="Times New Roman"/>
            <w:noProof/>
            <w:kern w:val="0"/>
            <w:sz w:val="24"/>
            <w:szCs w:val="24"/>
          </w:rPr>
          <w:t>Lamb, Ratner et al. 2006</w:t>
        </w:r>
      </w:hyperlink>
      <w:r w:rsidR="00613327">
        <w:rPr>
          <w:rFonts w:ascii="Times New Roman" w:hAnsi="Times New Roman" w:cs="Times New Roman"/>
          <w:noProof/>
          <w:kern w:val="0"/>
          <w:sz w:val="24"/>
          <w:szCs w:val="24"/>
        </w:rPr>
        <w:t xml:space="preserve">, </w:t>
      </w:r>
      <w:hyperlink w:anchor="_ENREF_19" w:tooltip="Singh, 2010 #15" w:history="1">
        <w:r w:rsidR="00613327">
          <w:rPr>
            <w:rFonts w:ascii="Times New Roman" w:hAnsi="Times New Roman" w:cs="Times New Roman"/>
            <w:noProof/>
            <w:kern w:val="0"/>
            <w:sz w:val="24"/>
            <w:szCs w:val="24"/>
          </w:rPr>
          <w:t>Singh, Axelrod et al. 2010</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5E2012" w:rsidRPr="002F71C8">
        <w:rPr>
          <w:rFonts w:ascii="Times New Roman" w:hAnsi="Times New Roman" w:cs="Times New Roman"/>
          <w:kern w:val="0"/>
          <w:sz w:val="24"/>
          <w:szCs w:val="24"/>
        </w:rPr>
        <w:t xml:space="preserve">. One third of the US </w:t>
      </w:r>
      <w:r w:rsidR="00DA5557" w:rsidRPr="002F71C8">
        <w:rPr>
          <w:rFonts w:ascii="Times New Roman" w:hAnsi="Times New Roman" w:cs="Times New Roman"/>
          <w:kern w:val="0"/>
          <w:sz w:val="24"/>
          <w:szCs w:val="24"/>
        </w:rPr>
        <w:t>population are</w:t>
      </w:r>
      <w:r w:rsidR="005E2012" w:rsidRPr="002F71C8">
        <w:rPr>
          <w:rFonts w:ascii="Times New Roman" w:hAnsi="Times New Roman" w:cs="Times New Roman"/>
          <w:kern w:val="0"/>
          <w:sz w:val="24"/>
          <w:szCs w:val="24"/>
        </w:rPr>
        <w:t xml:space="preserve"> impacted by allergic diseases, including asthma, </w:t>
      </w:r>
      <w:r w:rsidR="00570DD6" w:rsidRPr="002F71C8">
        <w:rPr>
          <w:rFonts w:ascii="Times New Roman" w:hAnsi="Times New Roman" w:cs="Times New Roman"/>
          <w:kern w:val="0"/>
          <w:sz w:val="24"/>
          <w:szCs w:val="24"/>
        </w:rPr>
        <w:t>hay fever</w:t>
      </w:r>
      <w:r w:rsidR="005E2012" w:rsidRPr="002F71C8">
        <w:rPr>
          <w:rFonts w:ascii="Times New Roman" w:hAnsi="Times New Roman" w:cs="Times New Roman"/>
          <w:kern w:val="0"/>
          <w:sz w:val="24"/>
          <w:szCs w:val="24"/>
        </w:rPr>
        <w:t>, rhinitis, and atopic dermatitis</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&lt;EndNote&gt;&lt;Cite&gt;&lt;Author&gt;Bielory&lt;/Author&gt;&lt;Year&gt;2012&lt;/Year&gt;&lt;RecNum&gt;18&lt;/RecNum&gt;&lt;DisplayText&gt;(Bielory, Lyons et al. 2012)&lt;/DisplayText&gt;&lt;record&gt;&lt;rec-number&gt;18&lt;/rec-number&gt;&lt;foreign-keys&gt;&lt;key app="EN" db-id="2dtzart979vtdiedr97v25sr9s5rt9vep9tt" timestamp="1386481557"&gt;18&lt;/key&gt;&lt;/foreign-keys&gt;&lt;ref-type name="Journal Article"&gt;17&lt;/ref-type&gt;&lt;contributors&gt;&lt;authors&gt;&lt;author&gt;Bielory, Leonard&lt;/author&gt;&lt;author&gt;Lyons, Kevin&lt;/author&gt;&lt;author&gt;Goldberg, Robert&lt;/author&gt;&lt;/authors&gt;&lt;/contributors&gt;&lt;titles&gt;&lt;title&gt;Climate change and allergic disease&lt;/title&gt;&lt;secondary-title&gt;Current allergy and asthma reports&lt;/secondary-title&gt;&lt;/titles&gt;&lt;periodical&gt;&lt;full-title&gt;Current allergy and asthma reports&lt;/full-title&gt;&lt;/periodical&gt;&lt;pages&gt;485-494&lt;/pages&gt;&lt;volume&gt;12&lt;/volume&gt;&lt;number&gt;6&lt;/number&gt;&lt;dates&gt;&lt;year&gt;2012&lt;/year&gt;&lt;/dates&gt;&lt;isbn&gt;1529-7322&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5" w:tooltip="Bielory, 2012 #18" w:history="1">
        <w:r w:rsidR="00613327">
          <w:rPr>
            <w:rFonts w:ascii="Times New Roman" w:hAnsi="Times New Roman" w:cs="Times New Roman"/>
            <w:noProof/>
            <w:kern w:val="0"/>
            <w:sz w:val="24"/>
            <w:szCs w:val="24"/>
          </w:rPr>
          <w:t>Bielory, Lyons et al. 2012</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ins w:id="1" w:author="Yong" w:date="2013-12-15T14:06:00Z">
        <w:r w:rsidR="00103C61">
          <w:rPr>
            <w:rFonts w:ascii="Times New Roman" w:hAnsi="Times New Roman" w:cs="Times New Roman"/>
            <w:kern w:val="0"/>
            <w:sz w:val="24"/>
            <w:szCs w:val="24"/>
          </w:rPr>
          <w:t>.</w:t>
        </w:r>
      </w:ins>
      <w:r w:rsidR="00DF6A54" w:rsidRPr="002F71C8">
        <w:rPr>
          <w:rFonts w:ascii="Times New Roman" w:hAnsi="Times New Roman" w:cs="Times New Roman"/>
          <w:kern w:val="0"/>
          <w:sz w:val="24"/>
          <w:szCs w:val="24"/>
        </w:rPr>
        <w:t xml:space="preserve"> These allergic diseases can be potentially triggered and</w:t>
      </w:r>
      <w:r w:rsidR="00D76960">
        <w:rPr>
          <w:rFonts w:ascii="Times New Roman" w:hAnsi="Times New Roman" w:cs="Times New Roman"/>
          <w:kern w:val="0"/>
          <w:sz w:val="24"/>
          <w:szCs w:val="24"/>
        </w:rPr>
        <w:t xml:space="preserve"> </w:t>
      </w:r>
      <w:r w:rsidR="00DF6A54" w:rsidRPr="002F71C8">
        <w:rPr>
          <w:rFonts w:ascii="Times New Roman" w:hAnsi="Times New Roman" w:cs="Times New Roman"/>
          <w:kern w:val="0"/>
          <w:sz w:val="24"/>
          <w:szCs w:val="24"/>
        </w:rPr>
        <w:t xml:space="preserve">exacerbated by allergenic pollen, such as birch and </w:t>
      </w:r>
      <w:r w:rsidR="00570DD6" w:rsidRPr="002F71C8">
        <w:rPr>
          <w:rFonts w:ascii="Times New Roman" w:hAnsi="Times New Roman" w:cs="Times New Roman"/>
          <w:kern w:val="0"/>
          <w:sz w:val="24"/>
          <w:szCs w:val="24"/>
        </w:rPr>
        <w:t>oak, under</w:t>
      </w:r>
      <w:r w:rsidR="00DF6A54" w:rsidRPr="002F71C8">
        <w:rPr>
          <w:rFonts w:ascii="Times New Roman" w:hAnsi="Times New Roman" w:cs="Times New Roman"/>
          <w:kern w:val="0"/>
          <w:sz w:val="24"/>
          <w:szCs w:val="24"/>
        </w:rPr>
        <w:t xml:space="preserve"> climate change scenarios</w:t>
      </w:r>
      <w:r w:rsidR="00103C61">
        <w:rPr>
          <w:rFonts w:ascii="Times New Roman" w:hAnsi="Times New Roman" w:cs="Times New Roman"/>
          <w:kern w:val="0"/>
          <w:sz w:val="24"/>
          <w:szCs w:val="24"/>
        </w:rPr>
        <w:t xml:space="preserve"> </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&lt;EndNote&gt;&lt;Cite&gt;&lt;Author&gt;Shea&lt;/Author&gt;&lt;Year&gt;2008&lt;/Year&gt;&lt;RecNum&gt;20&lt;/RecNum&gt;&lt;DisplayText&gt;(Shea, Truckner et al. 2008)&lt;/DisplayText&gt;&lt;record&gt;&lt;rec-number&gt;20&lt;/rec-number&gt;&lt;foreign-keys&gt;&lt;key app="EN" db-id="2dtzart979vtdiedr97v25sr9s5rt9vep9tt" timestamp="1386524014"&gt;20&lt;/key&gt;&lt;/foreign-keys&gt;&lt;ref-type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8" w:tooltip="Shea, 2008 #20" w:history="1">
        <w:r w:rsidR="00613327">
          <w:rPr>
            <w:rFonts w:ascii="Times New Roman" w:hAnsi="Times New Roman" w:cs="Times New Roman"/>
            <w:noProof/>
            <w:kern w:val="0"/>
            <w:sz w:val="24"/>
            <w:szCs w:val="24"/>
          </w:rPr>
          <w:t>Shea, Truckner et al. 2008</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DF6A54" w:rsidRPr="002F71C8">
        <w:rPr>
          <w:rFonts w:ascii="Times New Roman" w:hAnsi="Times New Roman" w:cs="Times New Roman"/>
          <w:kern w:val="0"/>
          <w:sz w:val="24"/>
          <w:szCs w:val="24"/>
        </w:rPr>
        <w:t xml:space="preserve">. Synergism of pollen with other common atmospheric </w:t>
      </w:r>
      <w:r w:rsidR="00570DD6" w:rsidRPr="002F71C8">
        <w:rPr>
          <w:rFonts w:ascii="Times New Roman" w:hAnsi="Times New Roman" w:cs="Times New Roman"/>
          <w:kern w:val="0"/>
          <w:sz w:val="24"/>
          <w:szCs w:val="24"/>
        </w:rPr>
        <w:t>pollutants under</w:t>
      </w:r>
      <w:r w:rsidR="00DF6A54" w:rsidRPr="002F71C8">
        <w:rPr>
          <w:rFonts w:ascii="Times New Roman" w:hAnsi="Times New Roman" w:cs="Times New Roman"/>
          <w:kern w:val="0"/>
          <w:sz w:val="24"/>
          <w:szCs w:val="24"/>
        </w:rPr>
        <w:t xml:space="preserve"> conditions of climate change has been identified </w:t>
      </w:r>
      <w:r w:rsidR="00570DD6" w:rsidRPr="002F71C8">
        <w:rPr>
          <w:rFonts w:ascii="Times New Roman" w:hAnsi="Times New Roman" w:cs="Times New Roman"/>
          <w:kern w:val="0"/>
          <w:sz w:val="24"/>
          <w:szCs w:val="24"/>
        </w:rPr>
        <w:t>and has</w:t>
      </w:r>
      <w:r w:rsidR="00DF6A54" w:rsidRPr="002F71C8">
        <w:rPr>
          <w:rFonts w:ascii="Times New Roman" w:hAnsi="Times New Roman" w:cs="Times New Roman"/>
          <w:kern w:val="0"/>
          <w:sz w:val="24"/>
          <w:szCs w:val="24"/>
        </w:rPr>
        <w:t xml:space="preserve"> enhanced the severity of AAD</w:t>
      </w:r>
      <w:r w:rsidR="00103C61">
        <w:rPr>
          <w:rFonts w:ascii="Times New Roman" w:hAnsi="Times New Roman" w:cs="Times New Roman"/>
          <w:kern w:val="0"/>
          <w:sz w:val="24"/>
          <w:szCs w:val="24"/>
        </w:rPr>
        <w:t xml:space="preserve"> </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&lt;EndNote&gt;&lt;Cite&gt;&lt;Author&gt;Adhikari&lt;/Author&gt;&lt;Year&gt;2006&lt;/Year&gt;&lt;RecNum&gt;19&lt;/RecNum&gt;&lt;DisplayText&gt;(Adhikari, Reponen et al. 2006)&lt;/DisplayText&gt;&lt;record&gt;&lt;rec-number&gt;19&lt;/rec-number&gt;&lt;foreign-keys&gt;&lt;key app="EN" db-id="2dtzart979vtdiedr97v25sr9s5rt9vep9tt" timestamp="1386481628"&gt;19&lt;/key&gt;&lt;/foreign-keys&gt;&lt;ref-type name="Journal Article"&gt;17&lt;/ref-type&gt;&lt;contributors&gt;&lt;authors&gt;&lt;author&gt;Adhikari, Atin&lt;/author&gt;&lt;author&gt;Reponen, Tiina&lt;/author&gt;&lt;author&gt;Grinshpun, Sergey A&lt;/author&gt;&lt;author&gt;Martuzevicius, Dainius&lt;/author&gt;&lt;author&gt;LeMasters, Grace&lt;/author&gt;&lt;/authors&gt;&lt;/contributors&gt;&lt;titles&gt;&lt;title&gt;Correlation of ambient inhalable bioaerosols with particulate matter and ozone: a two-year study&lt;/title&gt;&lt;secondary-title&gt;Environmental Pollution&lt;/secondary-title&gt;&lt;/titles&gt;&lt;periodical&gt;&lt;full-title&gt;Environmental Pollution&lt;/full-title&gt;&lt;/periodical&gt;&lt;pages&gt;16-28&lt;/pages&gt;&lt;volume&gt;140&lt;/volume&gt;&lt;number&gt;1&lt;/number&gt;&lt;dates&gt;&lt;year&gt;2006&lt;/year&gt;&lt;/dates&gt;&lt;isbn&gt;0269-7491&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 w:tooltip="Adhikari, 2006 #19" w:history="1">
        <w:r w:rsidR="00613327">
          <w:rPr>
            <w:rFonts w:ascii="Times New Roman" w:hAnsi="Times New Roman" w:cs="Times New Roman"/>
            <w:noProof/>
            <w:kern w:val="0"/>
            <w:sz w:val="24"/>
            <w:szCs w:val="24"/>
          </w:rPr>
          <w:t>Adhikari, Reponen et al. 2006</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D76960">
        <w:rPr>
          <w:rFonts w:ascii="Times New Roman" w:hAnsi="Times New Roman" w:cs="Times New Roman"/>
          <w:kern w:val="0"/>
          <w:sz w:val="24"/>
          <w:szCs w:val="24"/>
        </w:rPr>
        <w:t>.</w:t>
      </w:r>
    </w:p>
    <w:p w:rsidR="00D12097" w:rsidRDefault="00D12097" w:rsidP="0033298B">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t>Exposures to allergenic pollen can occur via inhalation and dermal contact</w:t>
      </w:r>
      <w:r w:rsidR="00D90985">
        <w:rPr>
          <w:rFonts w:ascii="Times New Roman" w:hAnsi="Times New Roman" w:cs="Times New Roman" w:hint="eastAsia"/>
          <w:kern w:val="0"/>
          <w:sz w:val="24"/>
          <w:szCs w:val="24"/>
        </w:rPr>
        <w:t xml:space="preserve"> </w:t>
      </w:r>
      <w:r w:rsidR="0033298B">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33298B">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20" w:tooltip="Sofiev, 2013 #9" w:history="1">
        <w:r w:rsidR="00613327">
          <w:rPr>
            <w:rFonts w:ascii="Times New Roman" w:hAnsi="Times New Roman" w:cs="Times New Roman"/>
            <w:noProof/>
            <w:kern w:val="0"/>
            <w:sz w:val="24"/>
            <w:szCs w:val="24"/>
          </w:rPr>
          <w:t>Sofiev, Belmonte et al. 2013</w:t>
        </w:r>
      </w:hyperlink>
      <w:r w:rsidR="00613327">
        <w:rPr>
          <w:rFonts w:ascii="Times New Roman" w:hAnsi="Times New Roman" w:cs="Times New Roman"/>
          <w:noProof/>
          <w:kern w:val="0"/>
          <w:sz w:val="24"/>
          <w:szCs w:val="24"/>
        </w:rPr>
        <w:t>)</w:t>
      </w:r>
      <w:r w:rsidR="0033298B">
        <w:rPr>
          <w:rFonts w:ascii="Times New Roman" w:hAnsi="Times New Roman" w:cs="Times New Roman"/>
          <w:kern w:val="0"/>
          <w:sz w:val="24"/>
          <w:szCs w:val="24"/>
        </w:rPr>
        <w:fldChar w:fldCharType="end"/>
      </w:r>
      <w:r>
        <w:rPr>
          <w:rFonts w:ascii="Times New Roman" w:hAnsi="Times New Roman" w:cs="Times New Roman"/>
          <w:kern w:val="0"/>
          <w:sz w:val="24"/>
          <w:szCs w:val="24"/>
        </w:rPr>
        <w:t>, as well as unintentional ingestion</w:t>
      </w:r>
      <w:r w:rsidR="00D90985">
        <w:rPr>
          <w:rFonts w:ascii="Times New Roman" w:hAnsi="Times New Roman" w:cs="Times New Roman" w:hint="eastAsia"/>
          <w:kern w:val="0"/>
          <w:sz w:val="24"/>
          <w:szCs w:val="24"/>
        </w:rPr>
        <w:t xml:space="preserve"> </w:t>
      </w:r>
      <w:r w:rsidR="0033298B">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33298B">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0" w:tooltip="Cohen, 1979 #35" w:history="1">
        <w:r w:rsidR="00613327">
          <w:rPr>
            <w:rFonts w:ascii="Times New Roman" w:hAnsi="Times New Roman" w:cs="Times New Roman"/>
            <w:noProof/>
            <w:kern w:val="0"/>
            <w:sz w:val="24"/>
            <w:szCs w:val="24"/>
          </w:rPr>
          <w:t>Cohen, Yunginger et al. 1979</w:t>
        </w:r>
      </w:hyperlink>
      <w:r w:rsidR="00613327">
        <w:rPr>
          <w:rFonts w:ascii="Times New Roman" w:hAnsi="Times New Roman" w:cs="Times New Roman"/>
          <w:noProof/>
          <w:kern w:val="0"/>
          <w:sz w:val="24"/>
          <w:szCs w:val="24"/>
        </w:rPr>
        <w:t>)</w:t>
      </w:r>
      <w:r w:rsidR="0033298B">
        <w:rPr>
          <w:rFonts w:ascii="Times New Roman" w:hAnsi="Times New Roman" w:cs="Times New Roman"/>
          <w:kern w:val="0"/>
          <w:sz w:val="24"/>
          <w:szCs w:val="24"/>
        </w:rPr>
        <w:fldChar w:fldCharType="end"/>
      </w:r>
      <w:r>
        <w:rPr>
          <w:rFonts w:ascii="Times New Roman" w:hAnsi="Times New Roman" w:cs="Times New Roman"/>
          <w:kern w:val="0"/>
          <w:sz w:val="24"/>
          <w:szCs w:val="24"/>
        </w:rPr>
        <w:t xml:space="preserve"> </w:t>
      </w:r>
      <w:r w:rsidR="00094E6B">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&lt;EndNote&gt;&lt;Cite&gt;&lt;Author&gt;Bousquet&lt;/Author&gt;&lt;Year&gt;1985&lt;/Year&gt;&lt;RecNum&gt;39&lt;/RecNum&gt;&lt;DisplayText&gt;(Bousquet, Dhivert et al. 1985)&lt;/DisplayText&gt;&lt;record&gt;&lt;rec-number&gt;39&lt;/rec-number&gt;&lt;foreign-keys&gt;&lt;key app="EN" db-id="2dtzart979vtdiedr97v25sr9s5rt9vep9tt" timestamp="1387321525"&gt;39&lt;/key&gt;&lt;/foreign-keys&gt;&lt;ref-type name="Journal Article"&gt;17&lt;/ref-type&gt;&lt;contributors&gt;&lt;authors&gt;&lt;author&gt;Bousquet, Jean&lt;/author&gt;&lt;author&gt;Dhivert, Henriette&lt;/author&gt;&lt;author&gt;Clauzel, Anne-Marie&lt;/author&gt;&lt;author&gt;Hewitt, Brian&lt;/author&gt;&lt;author&gt;Michel, François-Bernard&lt;/author&gt;&lt;/authors&gt;&lt;/contributors&gt;&lt;titles&gt;&lt;title&gt;Occupational allergy to sunflower pollen&lt;/title&gt;&lt;secondary-title&gt;Journal of allergy and clinical immunology&lt;/secondary-title&gt;&lt;/titles&gt;&lt;periodical&gt;&lt;full-title&gt;Journal of Allergy and Clinical Immunology&lt;/full-title&gt;&lt;/periodical&gt;&lt;pages&gt;70-74&lt;/pages&gt;&lt;volume&gt;75&lt;/volume&gt;&lt;number&gt;1&lt;/number&gt;&lt;dates&gt;&lt;year&gt;1985&lt;/year&gt;&lt;/dates&gt;&lt;isbn&gt;0091-6749&lt;/isbn&gt;&lt;urls&gt;&lt;/urls&gt;&lt;/record&gt;&lt;/Cite&gt;&lt;/EndNote&gt;</w:instrText>
      </w:r>
      <w:r w:rsidR="00094E6B">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6" w:tooltip="Bousquet, 1985 #39" w:history="1">
        <w:r w:rsidR="00613327">
          <w:rPr>
            <w:rFonts w:ascii="Times New Roman" w:hAnsi="Times New Roman" w:cs="Times New Roman"/>
            <w:noProof/>
            <w:kern w:val="0"/>
            <w:sz w:val="24"/>
            <w:szCs w:val="24"/>
          </w:rPr>
          <w:t>Bousquet, Dhivert et al. 1985</w:t>
        </w:r>
      </w:hyperlink>
      <w:r w:rsidR="00613327">
        <w:rPr>
          <w:rFonts w:ascii="Times New Roman" w:hAnsi="Times New Roman" w:cs="Times New Roman"/>
          <w:noProof/>
          <w:kern w:val="0"/>
          <w:sz w:val="24"/>
          <w:szCs w:val="24"/>
        </w:rPr>
        <w:t>)</w:t>
      </w:r>
      <w:r w:rsidR="00094E6B">
        <w:rPr>
          <w:rFonts w:ascii="Times New Roman" w:hAnsi="Times New Roman" w:cs="Times New Roman"/>
          <w:kern w:val="0"/>
          <w:sz w:val="24"/>
          <w:szCs w:val="24"/>
        </w:rPr>
        <w:fldChar w:fldCharType="end"/>
      </w:r>
    </w:p>
    <w:p w:rsidR="00D12097" w:rsidRDefault="00D12097" w:rsidP="00D12097">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0D638F" w:rsidRDefault="000D638F" w:rsidP="00D12097">
      <w:pPr>
        <w:widowControl/>
        <w:spacing w:line="480" w:lineRule="auto"/>
        <w:ind w:firstLine="420"/>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br w:type="page"/>
      </w:r>
    </w:p>
    <w:p w:rsidR="00C70375" w:rsidRPr="00C70375" w:rsidRDefault="00C70375" w:rsidP="00C70375">
      <w:pPr>
        <w:pStyle w:val="1"/>
        <w:rPr>
          <w:rFonts w:hint="eastAsia"/>
        </w:rPr>
      </w:pPr>
      <w:r w:rsidRPr="00C70375">
        <w:lastRenderedPageBreak/>
        <w:t>Background Information</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Pollen and allergy</w:t>
      </w:r>
    </w:p>
    <w:p w:rsidR="00CF6C00" w:rsidRPr="00DE1C46" w:rsidRDefault="00C70375" w:rsidP="00CF6C00">
      <w:pPr>
        <w:spacing w:line="480" w:lineRule="auto"/>
        <w:ind w:firstLineChars="250" w:firstLine="600"/>
        <w:rPr>
          <w:rFonts w:ascii="Times-Roman" w:hAnsi="Times-Roman" w:cs="Times-Roman"/>
          <w:color w:val="000000"/>
          <w:kern w:val="0"/>
          <w:sz w:val="24"/>
          <w:szCs w:val="24"/>
        </w:rPr>
      </w:pPr>
      <w:r w:rsidRPr="00DE1C46">
        <w:rPr>
          <w:rFonts w:ascii="Times-Roman" w:hAnsi="Times-Roman" w:cs="Times-Roman"/>
          <w:color w:val="000000"/>
          <w:kern w:val="0"/>
          <w:sz w:val="24"/>
          <w:szCs w:val="24"/>
        </w:rPr>
        <w:t>Rhinitis, conjunctivitis and asthma are</w:t>
      </w:r>
      <w:r w:rsidR="00DE1C46">
        <w:rPr>
          <w:rFonts w:ascii="Times-Roman" w:hAnsi="Times-Roman" w:cs="Times-Roman"/>
          <w:color w:val="000000"/>
          <w:kern w:val="0"/>
          <w:sz w:val="24"/>
          <w:szCs w:val="24"/>
        </w:rPr>
        <w:t xml:space="preserve"> often considered as </w:t>
      </w:r>
      <w:r w:rsidRPr="00DE1C46">
        <w:rPr>
          <w:rFonts w:ascii="Times-Roman" w:hAnsi="Times-Roman" w:cs="Times-Roman"/>
          <w:color w:val="000000"/>
          <w:kern w:val="0"/>
          <w:sz w:val="24"/>
          <w:szCs w:val="24"/>
        </w:rPr>
        <w:t>the typical clinical pictures of allergy to pollen</w:t>
      </w:r>
      <w:r w:rsidR="009166C0">
        <w:rPr>
          <w:rFonts w:ascii="Times-Roman" w:hAnsi="Times-Roman" w:cs="Times-Roman"/>
          <w:color w:val="000000"/>
          <w:kern w:val="0"/>
          <w:sz w:val="24"/>
          <w:szCs w:val="24"/>
        </w:rPr>
        <w:t>,</w:t>
      </w:r>
      <w:r w:rsidR="00DE1C46">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and they often occur in the same patient simultaneously during the pollen season</w:t>
      </w:r>
      <w:r w:rsidR="009166C0">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0" w:tooltip="Sofiev, 2013 #9" w:history="1">
        <w:r w:rsidR="00613327">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9166C0">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Asthma is a chronic</w:t>
      </w:r>
      <w:r w:rsidR="00DE1C46">
        <w:rPr>
          <w:rFonts w:ascii="Times-Roman" w:hAnsi="Times-Roman" w:cs="Times-Roman"/>
          <w:color w:val="000000"/>
          <w:kern w:val="0"/>
          <w:sz w:val="24"/>
          <w:szCs w:val="24"/>
        </w:rPr>
        <w:t xml:space="preserve"> in</w:t>
      </w:r>
      <w:del w:id="2" w:author="Yong" w:date="2013-12-15T14:17:00Z">
        <w:r w:rsidR="00DE1C46" w:rsidDel="007B50B4">
          <w:rPr>
            <w:rFonts w:ascii="Times-Roman" w:hAnsi="Times-Roman" w:cs="Times-Roman"/>
            <w:color w:val="000000"/>
            <w:kern w:val="0"/>
            <w:sz w:val="24"/>
            <w:szCs w:val="24"/>
          </w:rPr>
          <w:delText xml:space="preserve"> </w:delText>
        </w:r>
      </w:del>
      <w:r w:rsidR="00DE1C46">
        <w:rPr>
          <w:rFonts w:ascii="Times-Roman" w:hAnsi="Times-Roman" w:cs="Times-Roman"/>
          <w:color w:val="000000"/>
          <w:kern w:val="0"/>
          <w:sz w:val="24"/>
          <w:szCs w:val="24"/>
        </w:rPr>
        <w:t>fl</w:t>
      </w:r>
      <w:r w:rsidRPr="00DE1C46">
        <w:rPr>
          <w:rFonts w:ascii="Times-Roman" w:hAnsi="Times-Roman" w:cs="Times-Roman"/>
          <w:color w:val="000000"/>
          <w:kern w:val="0"/>
          <w:sz w:val="24"/>
          <w:szCs w:val="24"/>
        </w:rPr>
        <w:t xml:space="preserve">ammatory disease of the airways characterized by </w:t>
      </w:r>
      <w:r w:rsidR="00E15BDF" w:rsidRPr="00DE1C46">
        <w:rPr>
          <w:rFonts w:ascii="Times-Roman" w:hAnsi="Times-Roman" w:cs="Times-Roman"/>
          <w:color w:val="000000"/>
          <w:kern w:val="0"/>
          <w:sz w:val="24"/>
          <w:szCs w:val="24"/>
        </w:rPr>
        <w:t>recurrent episodes</w:t>
      </w:r>
      <w:r w:rsidRPr="00DE1C46">
        <w:rPr>
          <w:rFonts w:ascii="Times-Roman" w:hAnsi="Times-Roman" w:cs="Times-Roman"/>
          <w:color w:val="000000"/>
          <w:kern w:val="0"/>
          <w:sz w:val="24"/>
          <w:szCs w:val="24"/>
        </w:rPr>
        <w:t xml:space="preserve"> of wheezing, breathlessness, chest tightness and coughing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&lt;EndNote&gt;&lt;Cite&gt;&lt;Author&gt;Bateman&lt;/Author&gt;&lt;Year&gt;2008&lt;/Year&gt;&lt;RecNum&gt;21&lt;/RecNum&gt;&lt;DisplayText&gt;(Bateman, Hurd et al. 2008)&lt;/DisplayText&gt;&lt;record&gt;&lt;rec-number&gt;21&lt;/rec-number&gt;&lt;foreign-keys&gt;&lt;key app="EN" db-id="2dtzart979vtdiedr97v25sr9s5rt9vep9tt" timestamp="1386534478"&gt;21&lt;/key&gt;&lt;/foreign-keys&gt;&lt;ref-type name="Journal Article"&gt;17&lt;/ref-type&gt;&lt;contributors&gt;&lt;authors&gt;&lt;author&gt;Bateman, ED&lt;/author&gt;&lt;author&gt;Hurd, SS&lt;/author&gt;&lt;author&gt;Barnes, PJ&lt;/author&gt;&lt;author&gt;Bousquet, J&lt;/author&gt;&lt;author&gt;Drazen, JM&lt;/author&gt;&lt;author&gt;FitzGerald, M&lt;/author&gt;&lt;author&gt;Gibson, P&lt;/author&gt;&lt;author&gt;Ohta, K&lt;/author&gt;&lt;author&gt;O&amp;apos;byrne, P&lt;/author&gt;&lt;author&gt;Pedersen, SE&lt;/author&gt;&lt;/authors&gt;&lt;/contributors&gt;&lt;titles&gt;&lt;title&gt;Global strategy for asthma management and prevention: GINA executive summary&lt;/title&gt;&lt;secondary-title&gt;European Respiratory Journal&lt;/secondary-title&gt;&lt;/titles&gt;&lt;periodical&gt;&lt;full-title&gt;European Respiratory Journal&lt;/full-title&gt;&lt;/periodical&gt;&lt;pages&gt;143-178&lt;/pages&gt;&lt;volume&gt;31&lt;/volume&gt;&lt;number&gt;1&lt;/number&gt;&lt;dates&gt;&lt;year&gt;2008&lt;/year&gt;&lt;/dates&gt;&lt;isbn&gt;0903-1936&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3" w:tooltip="Bateman, 2008 #21" w:history="1">
        <w:r w:rsidR="00613327">
          <w:rPr>
            <w:rFonts w:ascii="Times-Roman" w:hAnsi="Times-Roman" w:cs="Times-Roman"/>
            <w:noProof/>
            <w:color w:val="000000"/>
            <w:kern w:val="0"/>
            <w:sz w:val="24"/>
            <w:szCs w:val="24"/>
          </w:rPr>
          <w:t>Bateman, Hurd et al. 2008</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 xml:space="preserve">Exposure to allergens represents a key factor among environmental determinants </w:t>
      </w:r>
      <w:r w:rsidR="00E15BDF" w:rsidRPr="00DE1C46">
        <w:rPr>
          <w:rFonts w:ascii="Times-Roman" w:hAnsi="Times-Roman" w:cs="Times-Roman"/>
          <w:color w:val="000000"/>
          <w:kern w:val="0"/>
          <w:sz w:val="24"/>
          <w:szCs w:val="24"/>
        </w:rPr>
        <w:t>of asthma</w:t>
      </w:r>
      <w:r w:rsidRPr="00DE1C46">
        <w:rPr>
          <w:rFonts w:ascii="Times-Roman" w:hAnsi="Times-Roman" w:cs="Times-Roman"/>
          <w:color w:val="000000"/>
          <w:kern w:val="0"/>
          <w:sz w:val="24"/>
          <w:szCs w:val="24"/>
        </w:rPr>
        <w:t>, which also include air pollution</w:t>
      </w:r>
      <w:r w:rsidR="007B50B4">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&lt;EndNote&gt;&lt;Cite&gt;&lt;Author&gt;Eder&lt;/Author&gt;&lt;Year&gt;2006&lt;/Year&gt;&lt;RecNum&gt;22&lt;/RecNum&gt;&lt;DisplayText&gt;(Eder, Ege et al. 2006)&lt;/DisplayText&gt;&lt;record&gt;&lt;rec-number&gt;22&lt;/rec-number&gt;&lt;foreign-keys&gt;&lt;key app="EN" db-id="2dtzart979vtdiedr97v25sr9s5rt9vep9tt" timestamp="1386534633"&gt;22&lt;/key&gt;&lt;/foreign-keys&gt;&lt;ref-type name="Journal Article"&gt;17&lt;/ref-type&gt;&lt;contributors&gt;&lt;authors&gt;&lt;author&gt;Eder, Waltraud&lt;/author&gt;&lt;author&gt;Ege, Markus J&lt;/author&gt;&lt;author&gt;von Mutius, Erika&lt;/author&gt;&lt;/authors&gt;&lt;/contributors&gt;&lt;titles&gt;&lt;title&gt;The asthma epidemic&lt;/title&gt;&lt;secondary-title&gt;New England Journal of Medicine&lt;/secondary-title&gt;&lt;/titles&gt;&lt;periodical&gt;&lt;full-title&gt;New England Journal of Medicine&lt;/full-title&gt;&lt;/periodical&gt;&lt;pages&gt;2226-2235&lt;/pages&gt;&lt;volume&gt;355&lt;/volume&gt;&lt;number&gt;21&lt;/number&gt;&lt;dates&gt;&lt;year&gt;2006&lt;/year&gt;&lt;/dates&gt;&lt;isbn&gt;0028-4793&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1" w:tooltip="Eder, 2006 #22" w:history="1">
        <w:r w:rsidR="00613327">
          <w:rPr>
            <w:rFonts w:ascii="Times-Roman" w:hAnsi="Times-Roman" w:cs="Times-Roman"/>
            <w:noProof/>
            <w:color w:val="000000"/>
            <w:kern w:val="0"/>
            <w:sz w:val="24"/>
            <w:szCs w:val="24"/>
          </w:rPr>
          <w:t>Eder, Ege et al. 2006</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8F3D0E" w:rsidRPr="008F3D0E">
        <w:t xml:space="preserve"> </w:t>
      </w:r>
      <w:r w:rsidR="008F3D0E" w:rsidRPr="008F3D0E">
        <w:rPr>
          <w:rFonts w:ascii="Times-Roman" w:hAnsi="Times-Roman" w:cs="Times-Roman"/>
          <w:color w:val="000000"/>
          <w:kern w:val="0"/>
          <w:sz w:val="24"/>
          <w:szCs w:val="24"/>
        </w:rPr>
        <w:t>IgE plays an essential role in hypersensitivity,</w:t>
      </w:r>
      <w:r w:rsidR="008F3D0E">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&lt;EndNote&gt;&lt;Cite&gt;&lt;Author&gt;Gould&lt;/Author&gt;&lt;Year&gt;2003&lt;/Year&gt;&lt;RecNum&gt;38&lt;/RecNum&gt;&lt;DisplayText&gt;(Gould, Sutton et al. 2003)&lt;/DisplayText&gt;&lt;record&gt;&lt;rec-number&gt;38&lt;/rec-number&gt;&lt;foreign-keys&gt;&lt;key app="EN" db-id="2dtzart979vtdiedr97v25sr9s5rt9vep9tt" timestamp="1387321336"&gt;38&lt;/key&gt;&lt;/foreign-keys&gt;&lt;ref-type name="Journal Article"&gt;17&lt;/ref-type&gt;&lt;contributors&gt;&lt;authors&gt;&lt;author&gt;Gould, Hannah J&lt;/author&gt;&lt;author&gt;Sutton, Brian J&lt;/author&gt;&lt;author&gt;Beavil, Andrew J&lt;/author&gt;&lt;author&gt;Beavil, Rebecca L&lt;/author&gt;&lt;author&gt;McCloskey, Natalie&lt;/author&gt;&lt;author&gt;Coker, Heather A&lt;/author&gt;&lt;author&gt;Fear, David&lt;/author&gt;&lt;author&gt;Smurthwaite, Lyn&lt;/author&gt;&lt;/authors&gt;&lt;/contributors&gt;&lt;titles&gt;&lt;title&gt;The biology of IgE and the basis of allergic disease&lt;/title&gt;&lt;secondary-title&gt;Annual review of immunology&lt;/secondary-title&gt;&lt;/titles&gt;&lt;periodical&gt;&lt;full-title&gt;Annual review of immunology&lt;/full-title&gt;&lt;/periodical&gt;&lt;pages&gt;579-628&lt;/pages&gt;&lt;volume&gt;21&lt;/volume&gt;&lt;number&gt;1&lt;/number&gt;&lt;dates&gt;&lt;year&gt;2003&lt;/year&gt;&lt;/dates&gt;&lt;isbn&gt;0732-0582&lt;/isbn&gt;&lt;urls&gt;&lt;/urls&gt;&lt;/record&gt;&lt;/Cite&gt;&lt;/EndNote&gt;</w:instrText>
      </w:r>
      <w:r w:rsidR="008F3D0E">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3" w:tooltip="Gould, 2003 #38" w:history="1">
        <w:r w:rsidR="00613327">
          <w:rPr>
            <w:rFonts w:ascii="Times-Roman" w:hAnsi="Times-Roman" w:cs="Times-Roman"/>
            <w:noProof/>
            <w:color w:val="000000"/>
            <w:kern w:val="0"/>
            <w:sz w:val="24"/>
            <w:szCs w:val="24"/>
          </w:rPr>
          <w:t>Gould, Sutton et al. 2003</w:t>
        </w:r>
      </w:hyperlink>
      <w:r w:rsidR="00613327">
        <w:rPr>
          <w:rFonts w:ascii="Times-Roman" w:hAnsi="Times-Roman" w:cs="Times-Roman"/>
          <w:noProof/>
          <w:color w:val="000000"/>
          <w:kern w:val="0"/>
          <w:sz w:val="24"/>
          <w:szCs w:val="24"/>
        </w:rPr>
        <w:t>)</w:t>
      </w:r>
      <w:r w:rsidR="008F3D0E">
        <w:rPr>
          <w:rFonts w:ascii="Times-Roman" w:hAnsi="Times-Roman" w:cs="Times-Roman"/>
          <w:color w:val="000000"/>
          <w:kern w:val="0"/>
          <w:sz w:val="24"/>
          <w:szCs w:val="24"/>
        </w:rPr>
        <w:fldChar w:fldCharType="end"/>
      </w:r>
      <w:r w:rsidR="008F3D0E" w:rsidRPr="008F3D0E">
        <w:rPr>
          <w:rFonts w:ascii="Times-Roman" w:hAnsi="Times-Roman" w:cs="Times-Roman"/>
          <w:color w:val="000000"/>
          <w:kern w:val="0"/>
          <w:sz w:val="24"/>
          <w:szCs w:val="24"/>
        </w:rPr>
        <w:t xml:space="preserve"> which manifests various allergic dis</w:t>
      </w:r>
      <w:r w:rsidR="008F3D0E">
        <w:rPr>
          <w:rFonts w:ascii="Times-Roman" w:hAnsi="Times-Roman" w:cs="Times-Roman"/>
          <w:color w:val="000000"/>
          <w:kern w:val="0"/>
          <w:sz w:val="24"/>
          <w:szCs w:val="24"/>
        </w:rPr>
        <w:t>eases, such as allergic asthma</w:t>
      </w:r>
      <w:r w:rsidR="008F3D0E">
        <w:rPr>
          <w:rFonts w:ascii="Times-Roman" w:hAnsi="Times-Roman" w:cs="Times-Roman" w:hint="eastAsia"/>
          <w:color w:val="000000"/>
          <w:kern w:val="0"/>
          <w:sz w:val="24"/>
          <w:szCs w:val="24"/>
        </w:rPr>
        <w:t xml:space="preserve"> </w:t>
      </w:r>
      <w:r w:rsidR="008F3D0E">
        <w:rPr>
          <w:rFonts w:ascii="Times-Roman" w:hAnsi="Times-Roman" w:cs="Times-Roman"/>
          <w:color w:val="000000"/>
          <w:kern w:val="0"/>
          <w:sz w:val="24"/>
          <w:szCs w:val="24"/>
        </w:rPr>
        <w:t>and allergic rhinitis. A</w:t>
      </w:r>
      <w:r w:rsidRPr="00DE1C46">
        <w:rPr>
          <w:rFonts w:ascii="Times-Roman" w:hAnsi="Times-Roman" w:cs="Times-Roman"/>
          <w:color w:val="000000"/>
          <w:kern w:val="0"/>
          <w:sz w:val="24"/>
          <w:szCs w:val="24"/>
        </w:rPr>
        <w:t xml:space="preserve">llergic rhinitis is </w:t>
      </w:r>
      <w:r w:rsidR="008F3D0E">
        <w:rPr>
          <w:rFonts w:ascii="Times-Roman" w:hAnsi="Times-Roman" w:cs="Times-Roman"/>
          <w:color w:val="000000"/>
          <w:kern w:val="0"/>
          <w:sz w:val="24"/>
          <w:szCs w:val="24"/>
        </w:rPr>
        <w:t>thereby</w:t>
      </w:r>
      <w:r w:rsidR="00E15BDF">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de</w:t>
      </w:r>
      <w:r w:rsidR="00E15BDF">
        <w:rPr>
          <w:rFonts w:ascii="Times-Roman" w:hAnsi="Times-Roman" w:cs="Times-Roman"/>
          <w:color w:val="000000"/>
          <w:kern w:val="0"/>
          <w:sz w:val="24"/>
          <w:szCs w:val="24"/>
        </w:rPr>
        <w:t>fi</w:t>
      </w:r>
      <w:r w:rsidRPr="00DE1C46">
        <w:rPr>
          <w:rFonts w:ascii="Times-Roman" w:hAnsi="Times-Roman" w:cs="Times-Roman"/>
          <w:color w:val="000000"/>
          <w:kern w:val="0"/>
          <w:sz w:val="24"/>
          <w:szCs w:val="24"/>
        </w:rPr>
        <w:t>ned as a symptomatic disorder of the nose induced by an IgE-mediated</w:t>
      </w:r>
      <w:r w:rsidR="00E15BDF">
        <w:rPr>
          <w:rFonts w:ascii="Times-Roman" w:hAnsi="Times-Roman" w:cs="Times-Roman"/>
          <w:color w:val="000000"/>
          <w:kern w:val="0"/>
          <w:sz w:val="24"/>
          <w:szCs w:val="24"/>
        </w:rPr>
        <w:t xml:space="preserve"> infl</w:t>
      </w:r>
      <w:r w:rsidRPr="00DE1C46">
        <w:rPr>
          <w:rFonts w:ascii="Times-Roman" w:hAnsi="Times-Roman" w:cs="Times-Roman"/>
          <w:color w:val="000000"/>
          <w:kern w:val="0"/>
          <w:sz w:val="24"/>
          <w:szCs w:val="24"/>
        </w:rPr>
        <w:t xml:space="preserve">ammation after allergen exposure of the membranes lining the nose. </w:t>
      </w:r>
      <w:r w:rsidR="00E15BDF" w:rsidRPr="00DE1C46">
        <w:rPr>
          <w:rFonts w:ascii="Times-Roman" w:hAnsi="Times-Roman" w:cs="Times-Roman"/>
          <w:color w:val="000000"/>
          <w:kern w:val="0"/>
          <w:sz w:val="24"/>
          <w:szCs w:val="24"/>
        </w:rPr>
        <w:t>Symptoms of</w:t>
      </w:r>
      <w:r w:rsidRPr="00DE1C46">
        <w:rPr>
          <w:rFonts w:ascii="Times-Roman" w:hAnsi="Times-Roman" w:cs="Times-Roman"/>
          <w:color w:val="000000"/>
          <w:kern w:val="0"/>
          <w:sz w:val="24"/>
          <w:szCs w:val="24"/>
        </w:rPr>
        <w:t xml:space="preserve"> rhinitis include rhinorrhea, nasal obstruction, nasal itching and </w:t>
      </w:r>
      <w:r w:rsidR="00E15BDF" w:rsidRPr="00DE1C46">
        <w:rPr>
          <w:rFonts w:ascii="Times-Roman" w:hAnsi="Times-Roman" w:cs="Times-Roman"/>
          <w:color w:val="000000"/>
          <w:kern w:val="0"/>
          <w:sz w:val="24"/>
          <w:szCs w:val="24"/>
        </w:rPr>
        <w:t>sneezing which</w:t>
      </w:r>
      <w:r w:rsidRPr="00DE1C46">
        <w:rPr>
          <w:rFonts w:ascii="Times-Roman" w:hAnsi="Times-Roman" w:cs="Times-Roman"/>
          <w:color w:val="000000"/>
          <w:kern w:val="0"/>
          <w:sz w:val="24"/>
          <w:szCs w:val="24"/>
        </w:rPr>
        <w:t xml:space="preserve"> are reversible s</w:t>
      </w:r>
      <w:r w:rsidR="009E0203">
        <w:rPr>
          <w:rFonts w:ascii="Times-Roman" w:hAnsi="Times-Roman" w:cs="Times-Roman"/>
          <w:color w:val="000000"/>
          <w:kern w:val="0"/>
          <w:sz w:val="24"/>
          <w:szCs w:val="24"/>
        </w:rPr>
        <w:t xml:space="preserve">pontaneously </w:t>
      </w:r>
      <w:r w:rsidR="00A60B96">
        <w:rPr>
          <w:rFonts w:ascii="Times-Roman" w:hAnsi="Times-Roman" w:cs="Times-Roman"/>
          <w:color w:val="000000"/>
          <w:kern w:val="0"/>
          <w:sz w:val="24"/>
          <w:szCs w:val="24"/>
        </w:rPr>
        <w:t xml:space="preserve">or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&lt;EndNote&gt;&lt;Cite&gt;&lt;Author&gt;Brożek&lt;/Author&gt;&lt;Year&gt;2010&lt;/Year&gt;&lt;RecNum&gt;24&lt;/RecNum&gt;&lt;DisplayText&gt;(Brożek, Bousquet et al. 2010)&lt;/DisplayText&gt;&lt;record&gt;&lt;rec-number&gt;24&lt;/rec-number&gt;&lt;foreign-keys&gt;&lt;key app="EN" db-id="2dtzart979vtdiedr97v25sr9s5rt9vep9tt" timestamp="1386535186"&gt;24&lt;/key&gt;&lt;/foreign-keys&gt;&lt;ref-type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7" w:tooltip="Brożek, 2010 #24" w:history="1">
        <w:r w:rsidR="00613327">
          <w:rPr>
            <w:rFonts w:ascii="Times-Roman" w:hAnsi="Times-Roman" w:cs="Times-Roman"/>
            <w:noProof/>
            <w:color w:val="000000"/>
            <w:kern w:val="0"/>
            <w:sz w:val="24"/>
            <w:szCs w:val="24"/>
          </w:rPr>
          <w:t>Brożek, Bousquet et al. 2010</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007B50B4">
        <w:rPr>
          <w:rFonts w:ascii="Times-Roman" w:hAnsi="Times-Roman" w:cs="Times-Roman"/>
          <w:color w:val="000000"/>
          <w:kern w:val="0"/>
          <w:sz w:val="24"/>
          <w:szCs w:val="24"/>
        </w:rPr>
        <w:t xml:space="preserve"> </w:t>
      </w:r>
      <w:r w:rsidR="00A60B96">
        <w:rPr>
          <w:rFonts w:ascii="Times-Roman" w:hAnsi="Times-Roman" w:cs="Times-Roman"/>
          <w:color w:val="000000"/>
          <w:kern w:val="0"/>
          <w:sz w:val="24"/>
          <w:szCs w:val="24"/>
        </w:rPr>
        <w:t>under treatment</w:t>
      </w:r>
      <w:r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 xml:space="preserve">Pathophysiological and clinical studies have strongly suggested a </w:t>
      </w:r>
      <w:r w:rsidR="00E15BDF" w:rsidRPr="00DE1C46">
        <w:rPr>
          <w:rFonts w:ascii="Times-Roman" w:hAnsi="Times-Roman" w:cs="Times-Roman"/>
          <w:color w:val="000000"/>
          <w:kern w:val="0"/>
          <w:sz w:val="24"/>
          <w:szCs w:val="24"/>
        </w:rPr>
        <w:t>relationship between</w:t>
      </w:r>
      <w:r w:rsidRPr="00DE1C46">
        <w:rPr>
          <w:rFonts w:ascii="Times-Roman" w:hAnsi="Times-Roman" w:cs="Times-Roman"/>
          <w:color w:val="000000"/>
          <w:kern w:val="0"/>
          <w:sz w:val="24"/>
          <w:szCs w:val="24"/>
        </w:rPr>
        <w:t xml:space="preserve"> rhinitis and asthma. However, epidemiology provides the most </w:t>
      </w:r>
      <w:r w:rsidR="00E15BDF" w:rsidRPr="00DE1C46">
        <w:rPr>
          <w:rFonts w:ascii="Times-Roman" w:hAnsi="Times-Roman" w:cs="Times-Roman"/>
          <w:color w:val="000000"/>
          <w:kern w:val="0"/>
          <w:sz w:val="24"/>
          <w:szCs w:val="24"/>
        </w:rPr>
        <w:t>convincing data</w:t>
      </w:r>
      <w:r w:rsidRPr="00DE1C46">
        <w:rPr>
          <w:rFonts w:ascii="Times-Roman" w:hAnsi="Times-Roman" w:cs="Times-Roman"/>
          <w:color w:val="000000"/>
          <w:kern w:val="0"/>
          <w:sz w:val="24"/>
          <w:szCs w:val="24"/>
        </w:rPr>
        <w:t xml:space="preserve">, showing that the prevalence of asthma in patients </w:t>
      </w:r>
      <w:r w:rsidR="000A3E1B" w:rsidRPr="00DE1C46">
        <w:rPr>
          <w:rFonts w:ascii="Times-Roman" w:hAnsi="Times-Roman" w:cs="Times-Roman"/>
          <w:color w:val="000000"/>
          <w:kern w:val="0"/>
          <w:sz w:val="24"/>
          <w:szCs w:val="24"/>
        </w:rPr>
        <w:t>with rhinitis varie</w:t>
      </w:r>
      <w:r w:rsidRPr="00DE1C46">
        <w:rPr>
          <w:rFonts w:ascii="Times-Roman" w:hAnsi="Times-Roman" w:cs="Times-Roman"/>
          <w:color w:val="000000"/>
          <w:kern w:val="0"/>
          <w:sz w:val="24"/>
          <w:szCs w:val="24"/>
        </w:rPr>
        <w:t>s from 10</w:t>
      </w:r>
      <w:r w:rsidR="00E15BDF">
        <w:rPr>
          <w:rFonts w:ascii="Times-Roman" w:hAnsi="Times-Roman" w:cs="Times-Roman"/>
          <w:color w:val="000000"/>
          <w:kern w:val="0"/>
          <w:sz w:val="24"/>
          <w:szCs w:val="24"/>
        </w:rPr>
        <w:t xml:space="preserve"> </w:t>
      </w:r>
      <w:r w:rsidR="00D241C6">
        <w:rPr>
          <w:rFonts w:ascii="Times-Roman" w:hAnsi="Times-Roman" w:cs="Times-Roman"/>
          <w:color w:val="000000"/>
          <w:kern w:val="0"/>
          <w:sz w:val="24"/>
          <w:szCs w:val="24"/>
        </w:rPr>
        <w:t xml:space="preserve">to 40 % </w:t>
      </w:r>
      <w:r w:rsidR="000A3E1B">
        <w:rPr>
          <w:rFonts w:ascii="Times-Roman" w:hAnsi="Times-Roman" w:cs="Times-Roman"/>
          <w:color w:val="000000"/>
          <w:kern w:val="0"/>
          <w:sz w:val="24"/>
          <w:szCs w:val="24"/>
        </w:rPr>
        <w:t>depe</w:t>
      </w:r>
      <w:r w:rsidR="000A3E1B" w:rsidRPr="00DE1C46">
        <w:rPr>
          <w:rFonts w:ascii="Times-Roman" w:hAnsi="Times-Roman" w:cs="Times-Roman"/>
          <w:color w:val="000000"/>
          <w:kern w:val="0"/>
          <w:sz w:val="24"/>
          <w:szCs w:val="24"/>
        </w:rPr>
        <w:t>nding</w:t>
      </w:r>
      <w:r w:rsidRPr="00DE1C46">
        <w:rPr>
          <w:rFonts w:ascii="Times-Roman" w:hAnsi="Times-Roman" w:cs="Times-Roman"/>
          <w:color w:val="000000"/>
          <w:kern w:val="0"/>
          <w:sz w:val="24"/>
          <w:szCs w:val="24"/>
        </w:rPr>
        <w:t xml:space="preserve"> on the study</w:t>
      </w:r>
      <w:r w:rsidR="007B50B4">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0" w:tooltip="Sofiev, 2013 #9" w:history="1">
        <w:r w:rsidR="00613327">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 xml:space="preserve">. Moreover, allergic rhinitis is correlated to, </w:t>
      </w:r>
      <w:r w:rsidR="00D012DD" w:rsidRPr="00DE1C46">
        <w:rPr>
          <w:rFonts w:ascii="Times-Roman" w:hAnsi="Times-Roman" w:cs="Times-Roman"/>
          <w:color w:val="000000"/>
          <w:kern w:val="0"/>
          <w:sz w:val="24"/>
          <w:szCs w:val="24"/>
        </w:rPr>
        <w:t>and</w:t>
      </w:r>
      <w:r w:rsidR="00D012DD">
        <w:rPr>
          <w:rFonts w:ascii="Times-Roman" w:hAnsi="Times-Roman" w:cs="Times-Roman"/>
          <w:color w:val="000000"/>
          <w:kern w:val="0"/>
          <w:sz w:val="24"/>
          <w:szCs w:val="24"/>
        </w:rPr>
        <w:t xml:space="preserve"> constitutes</w:t>
      </w:r>
      <w:r w:rsidR="00CF6C00" w:rsidRPr="00952CE5">
        <w:rPr>
          <w:rFonts w:ascii="Times-Roman" w:hAnsi="Times-Roman" w:cs="Times-Roman"/>
          <w:color w:val="000000"/>
          <w:kern w:val="0"/>
          <w:sz w:val="24"/>
          <w:szCs w:val="24"/>
        </w:rPr>
        <w:t xml:space="preserve"> a risk factor for, the occurrence of </w:t>
      </w:r>
      <w:r w:rsidR="00D012DD" w:rsidRPr="00952CE5">
        <w:rPr>
          <w:rFonts w:ascii="Times-Roman" w:hAnsi="Times-Roman" w:cs="Times-Roman"/>
          <w:color w:val="000000"/>
          <w:kern w:val="0"/>
          <w:sz w:val="24"/>
          <w:szCs w:val="24"/>
        </w:rPr>
        <w:t xml:space="preserve">asthma. </w:t>
      </w:r>
      <w:r w:rsidR="00CF6C00" w:rsidRPr="00952CE5">
        <w:rPr>
          <w:rFonts w:ascii="Times-Roman" w:hAnsi="Times-Roman" w:cs="Times-Roman"/>
          <w:color w:val="000000"/>
          <w:kern w:val="0"/>
          <w:sz w:val="24"/>
          <w:szCs w:val="24"/>
        </w:rPr>
        <w:t>Taken</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 xml:space="preserve">together, these data have </w:t>
      </w:r>
      <w:r w:rsidR="00D012DD" w:rsidRPr="00952CE5">
        <w:rPr>
          <w:rFonts w:ascii="Times-Roman" w:hAnsi="Times-Roman" w:cs="Times-Roman"/>
          <w:color w:val="000000"/>
          <w:kern w:val="0"/>
          <w:sz w:val="24"/>
          <w:szCs w:val="24"/>
        </w:rPr>
        <w:t>led</w:t>
      </w:r>
      <w:r w:rsidR="00CF6C00" w:rsidRPr="00952CE5">
        <w:rPr>
          <w:rFonts w:ascii="Times-Roman" w:hAnsi="Times-Roman" w:cs="Times-Roman"/>
          <w:color w:val="000000"/>
          <w:kern w:val="0"/>
          <w:sz w:val="24"/>
          <w:szCs w:val="24"/>
        </w:rPr>
        <w:t xml:space="preserve"> to the concept that upper and lower airways may be</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considered as</w:t>
      </w:r>
      <w:r w:rsidR="00D012DD">
        <w:rPr>
          <w:rFonts w:ascii="Times-Roman" w:hAnsi="Times-Roman" w:cs="Times-Roman"/>
          <w:color w:val="000000"/>
          <w:kern w:val="0"/>
          <w:sz w:val="24"/>
          <w:szCs w:val="24"/>
        </w:rPr>
        <w:t xml:space="preserve"> a unique entity in</w:t>
      </w:r>
      <w:r w:rsidR="007F28B7">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uen</w:t>
      </w:r>
      <w:r w:rsidR="007A4D6A">
        <w:rPr>
          <w:rFonts w:ascii="Times-Roman" w:hAnsi="Times-Roman" w:cs="Times-Roman"/>
          <w:color w:val="000000"/>
          <w:kern w:val="0"/>
          <w:sz w:val="24"/>
          <w:szCs w:val="24"/>
        </w:rPr>
        <w:t>ced by a common, evolving in</w:t>
      </w:r>
      <w:del w:id="3" w:author="Yong" w:date="2013-12-15T14:21:00Z">
        <w:r w:rsidR="007A4D6A" w:rsidDel="007B50B4">
          <w:rPr>
            <w:rFonts w:ascii="Times-Roman" w:hAnsi="Times-Roman" w:cs="Times-Roman"/>
            <w:color w:val="000000"/>
            <w:kern w:val="0"/>
            <w:sz w:val="24"/>
            <w:szCs w:val="24"/>
          </w:rPr>
          <w:delText xml:space="preserve"> </w:delText>
        </w:r>
      </w:del>
      <w:r w:rsidR="007A4D6A">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ammatory process</w:t>
      </w:r>
      <w:r w:rsidR="007B50B4">
        <w:rPr>
          <w:rFonts w:ascii="Times-Roman" w:hAnsi="Times-Roman" w:cs="Times-Roman"/>
          <w:color w:val="000000"/>
          <w:kern w:val="0"/>
          <w:sz w:val="24"/>
          <w:szCs w:val="24"/>
        </w:rPr>
        <w:t xml:space="preserve"> </w:t>
      </w:r>
      <w:r w:rsidR="007B50B4">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&lt;EndNote&gt;&lt;Cite&gt;&lt;Author&gt;Passalacqua&lt;/Author&gt;&lt;Year&gt;2007&lt;/Year&gt;&lt;RecNum&gt;25&lt;/RecNum&gt;&lt;DisplayText&gt;(Passalacqua and Durham 2007)&lt;/DisplayText&gt;&lt;record&gt;&lt;rec-number&gt;25&lt;/rec-number&gt;&lt;foreign-keys&gt;&lt;key app="EN" db-id="2dtzart979vtdiedr97v25sr9s5rt9vep9tt" timestamp="1386536050"&gt;25&lt;/key&gt;&lt;/foreign-keys&gt;&lt;ref-type name="Journal Article"&gt;17&lt;/ref-type&gt;&lt;contributors&gt;&lt;authors&gt;&lt;author&gt;Passalacqua, Giovanni&lt;/author&gt;&lt;author&gt;Durham, Stephen R&lt;/author&gt;&lt;/authors&gt;&lt;/contributors&gt;&lt;titles&gt;&lt;title&gt;Allergic rhinitis and its impact on asthma update: allergen immunotherapy&lt;/title&gt;&lt;secondary-title&gt;Journal of allergy and clinical immunology&lt;/secondary-title&gt;&lt;/titles&gt;&lt;periodical&gt;&lt;full-title&gt;Journal of Allergy and Clinical Immunology&lt;/full-title&gt;&lt;/periodical&gt;&lt;pages&gt;881-891&lt;/pages&gt;&lt;volume&gt;119&lt;/volume&gt;&lt;number&gt;4&lt;/number&gt;&lt;dates&gt;&lt;year&gt;2007&lt;/year&gt;&lt;/dates&gt;&lt;isbn&gt;0091-6749&lt;/isbn&gt;&lt;urls&gt;&lt;/urls&gt;&lt;/record&gt;&lt;/Cite&gt;&lt;/EndNote&gt;</w:instrText>
      </w:r>
      <w:r w:rsidR="007B50B4">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7" w:tooltip="Passalacqua, 2007 #25" w:history="1">
        <w:r w:rsidR="00613327">
          <w:rPr>
            <w:rFonts w:ascii="Times-Roman" w:hAnsi="Times-Roman" w:cs="Times-Roman"/>
            <w:noProof/>
            <w:color w:val="000000"/>
            <w:kern w:val="0"/>
            <w:sz w:val="24"/>
            <w:szCs w:val="24"/>
          </w:rPr>
          <w:t>Passalacqua and Durham 2007</w:t>
        </w:r>
      </w:hyperlink>
      <w:r w:rsidR="00613327">
        <w:rPr>
          <w:rFonts w:ascii="Times-Roman" w:hAnsi="Times-Roman" w:cs="Times-Roman"/>
          <w:noProof/>
          <w:color w:val="000000"/>
          <w:kern w:val="0"/>
          <w:sz w:val="24"/>
          <w:szCs w:val="24"/>
        </w:rPr>
        <w:t>)</w:t>
      </w:r>
      <w:r w:rsidR="007B50B4">
        <w:rPr>
          <w:rFonts w:ascii="Times-Roman" w:hAnsi="Times-Roman" w:cs="Times-Roman"/>
          <w:color w:val="000000"/>
          <w:kern w:val="0"/>
          <w:sz w:val="24"/>
          <w:szCs w:val="24"/>
        </w:rPr>
        <w:fldChar w:fldCharType="end"/>
      </w:r>
      <w:r w:rsidR="00CF6C00" w:rsidRPr="00952CE5">
        <w:rPr>
          <w:rFonts w:ascii="Times-Roman" w:hAnsi="Times-Roman" w:cs="Times-Roman"/>
          <w:color w:val="000000"/>
          <w:kern w:val="0"/>
          <w:sz w:val="24"/>
          <w:szCs w:val="24"/>
        </w:rPr>
        <w:t>.</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Conjunctivitis is also commonly associated to pollen-induced rhinitis.</w:t>
      </w:r>
    </w:p>
    <w:p w:rsidR="0051610D" w:rsidRPr="0051610D" w:rsidRDefault="0051610D" w:rsidP="00E10BF9">
      <w:pPr>
        <w:autoSpaceDE w:val="0"/>
        <w:autoSpaceDN w:val="0"/>
        <w:adjustRightInd w:val="0"/>
        <w:spacing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lastRenderedPageBreak/>
        <w:t xml:space="preserve">Sensitization occurs at the site of allergen exposure, such as </w:t>
      </w:r>
      <w:r w:rsidR="00D012DD" w:rsidRPr="0051610D">
        <w:rPr>
          <w:rFonts w:ascii="Times-Roman" w:hAnsi="Times-Roman" w:cs="Times-Roman"/>
          <w:color w:val="000000"/>
          <w:kern w:val="0"/>
          <w:sz w:val="24"/>
          <w:szCs w:val="24"/>
        </w:rPr>
        <w:t>airways,</w:t>
      </w:r>
      <w:r w:rsidRPr="0051610D">
        <w:rPr>
          <w:rFonts w:ascii="Times-Roman" w:hAnsi="Times-Roman" w:cs="Times-Roman"/>
          <w:color w:val="000000"/>
          <w:kern w:val="0"/>
          <w:sz w:val="24"/>
          <w:szCs w:val="24"/>
        </w:rPr>
        <w:t xml:space="preserve"> but can also occur through the dermal tract. However, not everybody who </w:t>
      </w:r>
      <w:r w:rsidR="00D012DD" w:rsidRPr="0051610D">
        <w:rPr>
          <w:rFonts w:ascii="Times-Roman" w:hAnsi="Times-Roman" w:cs="Times-Roman"/>
          <w:color w:val="000000"/>
          <w:kern w:val="0"/>
          <w:sz w:val="24"/>
          <w:szCs w:val="24"/>
        </w:rPr>
        <w:t>is exposed</w:t>
      </w:r>
      <w:r w:rsidRPr="0051610D">
        <w:rPr>
          <w:rFonts w:ascii="Times-Roman" w:hAnsi="Times-Roman" w:cs="Times-Roman"/>
          <w:color w:val="000000"/>
          <w:kern w:val="0"/>
          <w:sz w:val="24"/>
          <w:szCs w:val="24"/>
        </w:rPr>
        <w:t xml:space="preserve"> will become sensitized and have allergies. Aside from the individual </w:t>
      </w:r>
      <w:r w:rsidR="00D012DD" w:rsidRPr="0051610D">
        <w:rPr>
          <w:rFonts w:ascii="Times-Roman" w:hAnsi="Times-Roman" w:cs="Times-Roman"/>
          <w:color w:val="000000"/>
          <w:kern w:val="0"/>
          <w:sz w:val="24"/>
          <w:szCs w:val="24"/>
        </w:rPr>
        <w:t>exposure conditions</w:t>
      </w:r>
      <w:r w:rsidRPr="0051610D">
        <w:rPr>
          <w:rFonts w:ascii="Times-Roman" w:hAnsi="Times-Roman" w:cs="Times-Roman"/>
          <w:color w:val="000000"/>
          <w:kern w:val="0"/>
          <w:sz w:val="24"/>
          <w:szCs w:val="24"/>
        </w:rPr>
        <w:t xml:space="preserve">, there is a high variability in the individual responsiveness to a </w:t>
      </w:r>
      <w:r w:rsidR="00D012DD" w:rsidRPr="0051610D">
        <w:rPr>
          <w:rFonts w:ascii="Times-Roman" w:hAnsi="Times-Roman" w:cs="Times-Roman"/>
          <w:color w:val="000000"/>
          <w:kern w:val="0"/>
          <w:sz w:val="24"/>
          <w:szCs w:val="24"/>
        </w:rPr>
        <w:t>given allergen</w:t>
      </w:r>
      <w:r w:rsidRPr="0051610D">
        <w:rPr>
          <w:rFonts w:ascii="Times-Roman" w:hAnsi="Times-Roman" w:cs="Times-Roman"/>
          <w:color w:val="000000"/>
          <w:kern w:val="0"/>
          <w:sz w:val="24"/>
          <w:szCs w:val="24"/>
        </w:rPr>
        <w:t xml:space="preserve"> dose.</w:t>
      </w:r>
    </w:p>
    <w:p w:rsidR="00C70375" w:rsidRPr="002C1403" w:rsidRDefault="0051610D" w:rsidP="00E10BF9">
      <w:pPr>
        <w:autoSpaceDE w:val="0"/>
        <w:autoSpaceDN w:val="0"/>
        <w:adjustRightInd w:val="0"/>
        <w:spacing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The most important allergen carriers in the outdoor air</w:t>
      </w:r>
      <w:r w:rsidR="00330120">
        <w:rPr>
          <w:rFonts w:ascii="Times-Roman" w:hAnsi="Times-Roman" w:cs="Times-Roman"/>
          <w:color w:val="000000"/>
          <w:kern w:val="0"/>
          <w:sz w:val="24"/>
          <w:szCs w:val="24"/>
        </w:rPr>
        <w:t xml:space="preserve"> as well as in the indoor air</w:t>
      </w:r>
      <w:r w:rsidRPr="0051610D">
        <w:rPr>
          <w:rFonts w:ascii="Times-Roman" w:hAnsi="Times-Roman" w:cs="Times-Roman"/>
          <w:color w:val="000000"/>
          <w:kern w:val="0"/>
          <w:sz w:val="24"/>
          <w:szCs w:val="24"/>
        </w:rPr>
        <w:t xml:space="preserve"> are pollen – with a diameter</w:t>
      </w:r>
      <w:r w:rsidR="00247747">
        <w:rPr>
          <w:rFonts w:ascii="Times-Roman" w:hAnsi="Times-Roman" w:cs="Times-Roman"/>
          <w:color w:val="000000"/>
          <w:kern w:val="0"/>
          <w:sz w:val="24"/>
          <w:szCs w:val="24"/>
        </w:rPr>
        <w:t xml:space="preserve"> </w:t>
      </w:r>
      <w:r w:rsidRPr="0051610D">
        <w:rPr>
          <w:rFonts w:ascii="Times-Roman" w:hAnsi="Times-Roman" w:cs="Times-Roman"/>
          <w:color w:val="000000"/>
          <w:kern w:val="0"/>
          <w:sz w:val="24"/>
          <w:szCs w:val="24"/>
        </w:rPr>
        <w:t xml:space="preserve">between 15 and 60 </w:t>
      </w:r>
      <w:r w:rsidR="00200F18">
        <w:rPr>
          <w:rFonts w:ascii="Times New Roman" w:hAnsi="Times New Roman" w:cs="Times New Roman"/>
          <w:color w:val="000000"/>
          <w:kern w:val="0"/>
          <w:sz w:val="24"/>
          <w:szCs w:val="24"/>
        </w:rPr>
        <w:t>µ</w:t>
      </w:r>
      <w:r w:rsidRPr="0051610D">
        <w:rPr>
          <w:rFonts w:ascii="Times-Roman" w:hAnsi="Times-Roman" w:cs="Times-Roman"/>
          <w:color w:val="000000"/>
          <w:kern w:val="0"/>
          <w:sz w:val="24"/>
          <w:szCs w:val="24"/>
        </w:rPr>
        <w:t xml:space="preserve">m – from anemophilic plants such as trees, grasses and </w:t>
      </w:r>
      <w:r w:rsidR="00D012DD" w:rsidRPr="0051610D">
        <w:rPr>
          <w:rFonts w:ascii="Times-Roman" w:hAnsi="Times-Roman" w:cs="Times-Roman"/>
          <w:color w:val="000000"/>
          <w:kern w:val="0"/>
          <w:sz w:val="24"/>
          <w:szCs w:val="24"/>
        </w:rPr>
        <w:t>weeds.</w:t>
      </w:r>
      <w:r w:rsidR="00D012DD">
        <w:rPr>
          <w:rFonts w:ascii="Times-Roman" w:hAnsi="Times-Roman" w:cs="Times-Roman"/>
          <w:color w:val="000000"/>
          <w:kern w:val="0"/>
          <w:sz w:val="24"/>
          <w:szCs w:val="24"/>
        </w:rPr>
        <w:t xml:space="preserve"> In</w:t>
      </w:r>
      <w:r w:rsidR="00247747">
        <w:rPr>
          <w:rFonts w:ascii="Times-Roman" w:hAnsi="Times-Roman" w:cs="Times-Roman"/>
          <w:color w:val="000000"/>
          <w:kern w:val="0"/>
          <w:sz w:val="24"/>
          <w:szCs w:val="24"/>
        </w:rPr>
        <w:t xml:space="preserve"> this thesis, we discuss five different </w:t>
      </w:r>
      <w:r w:rsidR="00D012DD">
        <w:rPr>
          <w:rFonts w:ascii="Times-Roman" w:hAnsi="Times-Roman" w:cs="Times-Roman"/>
          <w:color w:val="000000"/>
          <w:kern w:val="0"/>
          <w:sz w:val="24"/>
          <w:szCs w:val="24"/>
        </w:rPr>
        <w:t>species, which</w:t>
      </w:r>
      <w:r w:rsidR="00247747">
        <w:rPr>
          <w:rFonts w:ascii="Times-Roman" w:hAnsi="Times-Roman" w:cs="Times-Roman"/>
          <w:color w:val="000000"/>
          <w:kern w:val="0"/>
          <w:sz w:val="24"/>
          <w:szCs w:val="24"/>
        </w:rPr>
        <w:t xml:space="preserve"> </w:t>
      </w:r>
      <w:r w:rsidR="003570B1">
        <w:rPr>
          <w:rFonts w:ascii="Times-Roman" w:hAnsi="Times-Roman" w:cs="Times-Roman"/>
          <w:color w:val="000000"/>
          <w:kern w:val="0"/>
          <w:sz w:val="24"/>
          <w:szCs w:val="24"/>
        </w:rPr>
        <w:t>are</w:t>
      </w:r>
      <w:r w:rsidR="0024774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ragweed (</w:t>
      </w:r>
      <w:r w:rsidR="00E15BDF">
        <w:rPr>
          <w:rFonts w:ascii="Times-Roman" w:hAnsi="Times-Roman" w:cs="Times-Roman"/>
          <w:color w:val="000000"/>
          <w:kern w:val="0"/>
          <w:sz w:val="24"/>
          <w:szCs w:val="24"/>
        </w:rPr>
        <w:t>Ambrosia</w:t>
      </w:r>
      <w:r w:rsidR="00200F18">
        <w:rPr>
          <w:rFonts w:ascii="Times-Roman" w:hAnsi="Times-Roman" w:cs="Times-Roman"/>
          <w:color w:val="000000"/>
          <w:kern w:val="0"/>
          <w:sz w:val="24"/>
          <w:szCs w:val="24"/>
        </w:rPr>
        <w:t>)</w:t>
      </w:r>
      <w:r w:rsidR="00E15BDF">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mugwort (</w:t>
      </w:r>
      <w:r w:rsidR="00423D97">
        <w:rPr>
          <w:rFonts w:ascii="Times-Roman" w:hAnsi="Times-Roman" w:cs="Times-Roman"/>
          <w:color w:val="000000"/>
          <w:kern w:val="0"/>
          <w:sz w:val="24"/>
          <w:szCs w:val="24"/>
        </w:rPr>
        <w:t>Artemisia</w:t>
      </w:r>
      <w:r w:rsidR="00200F18">
        <w:rPr>
          <w:rFonts w:ascii="Times-Roman" w:hAnsi="Times-Roman" w:cs="Times-Roman"/>
          <w:color w:val="000000"/>
          <w:kern w:val="0"/>
          <w:sz w:val="24"/>
          <w:szCs w:val="24"/>
        </w:rPr>
        <w:t>)</w:t>
      </w:r>
      <w:r w:rsidR="00423D9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birch (</w:t>
      </w:r>
      <w:r w:rsidR="003570B1">
        <w:rPr>
          <w:rFonts w:ascii="Times-Roman" w:hAnsi="Times-Roman" w:cs="Times-Roman"/>
          <w:color w:val="000000"/>
          <w:kern w:val="0"/>
          <w:sz w:val="24"/>
          <w:szCs w:val="24"/>
        </w:rPr>
        <w:t>Betula</w:t>
      </w:r>
      <w:r w:rsidR="00200F18">
        <w:rPr>
          <w:rFonts w:ascii="Times-Roman" w:hAnsi="Times-Roman" w:cs="Times-Roman"/>
          <w:color w:val="000000"/>
          <w:kern w:val="0"/>
          <w:sz w:val="24"/>
          <w:szCs w:val="24"/>
        </w:rPr>
        <w:t>)</w:t>
      </w:r>
      <w:r w:rsidR="003570B1">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grass (</w:t>
      </w:r>
      <w:r w:rsidR="003570B1">
        <w:rPr>
          <w:rFonts w:ascii="Times-Roman" w:hAnsi="Times-Roman" w:cs="Times-Roman"/>
          <w:color w:val="000000"/>
          <w:kern w:val="0"/>
          <w:sz w:val="24"/>
          <w:szCs w:val="24"/>
        </w:rPr>
        <w:t>Gramineae</w:t>
      </w:r>
      <w:r w:rsidR="00200F18">
        <w:rPr>
          <w:rFonts w:ascii="Times-Roman" w:hAnsi="Times-Roman" w:cs="Times-Roman"/>
          <w:color w:val="000000"/>
          <w:kern w:val="0"/>
          <w:sz w:val="24"/>
          <w:szCs w:val="24"/>
        </w:rPr>
        <w:t>)</w:t>
      </w:r>
      <w:r w:rsidR="00247747">
        <w:rPr>
          <w:rFonts w:ascii="Times-Roman" w:hAnsi="Times-Roman" w:cs="Times-Roman"/>
          <w:color w:val="000000"/>
          <w:kern w:val="0"/>
          <w:sz w:val="24"/>
          <w:szCs w:val="24"/>
        </w:rPr>
        <w:t xml:space="preserve"> and </w:t>
      </w:r>
      <w:r w:rsidR="00200F18">
        <w:rPr>
          <w:rFonts w:ascii="Times-Roman" w:hAnsi="Times-Roman" w:cs="Times-Roman"/>
          <w:color w:val="000000"/>
          <w:kern w:val="0"/>
          <w:sz w:val="24"/>
          <w:szCs w:val="24"/>
        </w:rPr>
        <w:t>oak (</w:t>
      </w:r>
      <w:r w:rsidR="00D012DD">
        <w:rPr>
          <w:rFonts w:ascii="Times-Roman" w:hAnsi="Times-Roman" w:cs="Times-Roman"/>
          <w:color w:val="000000"/>
          <w:kern w:val="0"/>
          <w:sz w:val="24"/>
          <w:szCs w:val="24"/>
        </w:rPr>
        <w:t>Quercus</w:t>
      </w:r>
      <w:r w:rsidR="00200F18">
        <w:rPr>
          <w:rFonts w:ascii="Times-Roman" w:hAnsi="Times-Roman" w:cs="Times-Roman"/>
          <w:color w:val="000000"/>
          <w:kern w:val="0"/>
          <w:sz w:val="24"/>
          <w:szCs w:val="24"/>
        </w:rPr>
        <w:t>)</w:t>
      </w:r>
      <w:r w:rsidR="00D012DD">
        <w:rPr>
          <w:rFonts w:ascii="Times-Roman" w:hAnsi="Times-Roman" w:cs="Times-Roman"/>
          <w:color w:val="000000"/>
          <w:kern w:val="0"/>
          <w:sz w:val="24"/>
          <w:szCs w:val="24"/>
        </w:rPr>
        <w:t>.</w:t>
      </w:r>
      <w:r w:rsidR="00D012DD" w:rsidRPr="0051610D">
        <w:rPr>
          <w:rFonts w:ascii="Times-Roman" w:hAnsi="Times-Roman" w:cs="Times-Roman"/>
          <w:color w:val="000000"/>
          <w:kern w:val="0"/>
          <w:sz w:val="24"/>
          <w:szCs w:val="24"/>
        </w:rPr>
        <w:t xml:space="preserve"> However</w:t>
      </w:r>
      <w:r w:rsidRPr="0051610D">
        <w:rPr>
          <w:rFonts w:ascii="Times-Roman" w:hAnsi="Times-Roman" w:cs="Times-Roman"/>
          <w:color w:val="000000"/>
          <w:kern w:val="0"/>
          <w:sz w:val="24"/>
          <w:szCs w:val="24"/>
        </w:rPr>
        <w:t xml:space="preserve">, whole pollen grains are too large to penetrate the small airways. </w:t>
      </w:r>
      <w:r w:rsidR="00D012DD" w:rsidRPr="0051610D">
        <w:rPr>
          <w:rFonts w:ascii="Times-Roman" w:hAnsi="Times-Roman" w:cs="Times-Roman"/>
          <w:color w:val="000000"/>
          <w:kern w:val="0"/>
          <w:sz w:val="24"/>
          <w:szCs w:val="24"/>
        </w:rPr>
        <w:t>Since pollen</w:t>
      </w:r>
      <w:r w:rsidRPr="0051610D">
        <w:rPr>
          <w:rFonts w:ascii="Times-Roman" w:hAnsi="Times-Roman" w:cs="Times-Roman"/>
          <w:color w:val="000000"/>
          <w:kern w:val="0"/>
          <w:sz w:val="24"/>
          <w:szCs w:val="24"/>
        </w:rPr>
        <w:t xml:space="preserve"> is able to evoke IgE-mediated allergic reactions within seconds after </w:t>
      </w:r>
      <w:r w:rsidR="00D012DD" w:rsidRPr="0051610D">
        <w:rPr>
          <w:rFonts w:ascii="Times-Roman" w:hAnsi="Times-Roman" w:cs="Times-Roman"/>
          <w:color w:val="000000"/>
          <w:kern w:val="0"/>
          <w:sz w:val="24"/>
          <w:szCs w:val="24"/>
        </w:rPr>
        <w:t>contact with</w:t>
      </w:r>
      <w:r w:rsidRPr="0051610D">
        <w:rPr>
          <w:rFonts w:ascii="Times-Roman" w:hAnsi="Times-Roman" w:cs="Times-Roman"/>
          <w:color w:val="000000"/>
          <w:kern w:val="0"/>
          <w:sz w:val="24"/>
          <w:szCs w:val="24"/>
        </w:rPr>
        <w:t xml:space="preserve"> the mucosa, pollen allergens must be extremely water soluble and </w:t>
      </w:r>
      <w:r w:rsidR="00D012DD" w:rsidRPr="0051610D">
        <w:rPr>
          <w:rFonts w:ascii="Times-Roman" w:hAnsi="Times-Roman" w:cs="Times-Roman"/>
          <w:color w:val="000000"/>
          <w:kern w:val="0"/>
          <w:sz w:val="24"/>
          <w:szCs w:val="24"/>
        </w:rPr>
        <w:t>readily available</w:t>
      </w:r>
      <w:r w:rsidRPr="0051610D">
        <w:rPr>
          <w:rFonts w:ascii="Times-Roman" w:hAnsi="Times-Roman" w:cs="Times-Roman"/>
          <w:color w:val="000000"/>
          <w:kern w:val="0"/>
          <w:sz w:val="24"/>
          <w:szCs w:val="24"/>
        </w:rPr>
        <w:t xml:space="preserve">. In fact allergen liberation from pollen grains can occur on the </w:t>
      </w:r>
      <w:r w:rsidR="00D012DD" w:rsidRPr="0051610D">
        <w:rPr>
          <w:rFonts w:ascii="Times-Roman" w:hAnsi="Times-Roman" w:cs="Times-Roman"/>
          <w:color w:val="000000"/>
          <w:kern w:val="0"/>
          <w:sz w:val="24"/>
          <w:szCs w:val="24"/>
        </w:rPr>
        <w:t>mucosal surface</w:t>
      </w:r>
      <w:r w:rsidRPr="0051610D">
        <w:rPr>
          <w:rFonts w:ascii="Times-Roman" w:hAnsi="Times-Roman" w:cs="Times-Roman"/>
          <w:color w:val="000000"/>
          <w:kern w:val="0"/>
          <w:sz w:val="24"/>
          <w:szCs w:val="24"/>
        </w:rPr>
        <w:t xml:space="preserve"> of the upper respiratory tract after exposure to pollen</w:t>
      </w:r>
      <w:ins w:id="4" w:author="Yong" w:date="2013-12-15T14:29:00Z">
        <w:r w:rsidR="00200F18">
          <w:rPr>
            <w:rFonts w:ascii="Times-Roman" w:hAnsi="Times-Roman" w:cs="Times-Roman"/>
            <w:color w:val="000000"/>
            <w:kern w:val="0"/>
            <w:sz w:val="24"/>
            <w:szCs w:val="24"/>
          </w:rPr>
          <w:t xml:space="preserve"> </w:t>
        </w:r>
      </w:ins>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&lt;EndNote&gt;&lt;Cite&gt;&lt;Author&gt;Behrendt&lt;/Author&gt;&lt;Year&gt;2001&lt;/Year&gt;&lt;RecNum&gt;28&lt;/RecNum&gt;&lt;DisplayText&gt;(Behrendt and Becker 2001)&lt;/DisplayText&gt;&lt;record&gt;&lt;rec-number&gt;28&lt;/rec-number&gt;&lt;foreign-keys&gt;&lt;key app="EN" db-id="2dtzart979vtdiedr97v25sr9s5rt9vep9tt" timestamp="1386540144"&gt;28&lt;/key&gt;&lt;/foreign-keys&gt;&lt;ref-type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4" w:tooltip="Behrendt, 2001 #28" w:history="1">
        <w:r w:rsidR="00613327">
          <w:rPr>
            <w:rFonts w:ascii="Times-Roman" w:hAnsi="Times-Roman" w:cs="Times-Roman"/>
            <w:noProof/>
            <w:color w:val="000000"/>
            <w:kern w:val="0"/>
            <w:sz w:val="24"/>
            <w:szCs w:val="24"/>
          </w:rPr>
          <w:t>Behrendt and Becker 2001</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51610D">
        <w:rPr>
          <w:rFonts w:ascii="Times-Roman" w:hAnsi="Times-Roman" w:cs="Times-Roman"/>
          <w:color w:val="000000"/>
          <w:kern w:val="0"/>
          <w:sz w:val="24"/>
          <w:szCs w:val="24"/>
        </w:rPr>
        <w:t xml:space="preserve">. Symptoms can be explained by the interaction between the antigen and </w:t>
      </w:r>
      <w:r w:rsidR="00D012DD" w:rsidRPr="0051610D">
        <w:rPr>
          <w:rFonts w:ascii="Times-Roman" w:hAnsi="Times-Roman" w:cs="Times-Roman"/>
          <w:color w:val="000000"/>
          <w:kern w:val="0"/>
          <w:sz w:val="24"/>
          <w:szCs w:val="24"/>
        </w:rPr>
        <w:t>its corresponding</w:t>
      </w:r>
      <w:r w:rsidRPr="0051610D">
        <w:rPr>
          <w:rFonts w:ascii="Times-Roman" w:hAnsi="Times-Roman" w:cs="Times-Roman"/>
          <w:color w:val="000000"/>
          <w:kern w:val="0"/>
          <w:sz w:val="24"/>
          <w:szCs w:val="24"/>
        </w:rPr>
        <w:t xml:space="preserve"> IgE antibody and this phase is situated at the end of a cascade </w:t>
      </w:r>
      <w:r w:rsidR="00D012DD" w:rsidRPr="0051610D">
        <w:rPr>
          <w:rFonts w:ascii="Times-Roman" w:hAnsi="Times-Roman" w:cs="Times-Roman"/>
          <w:color w:val="000000"/>
          <w:kern w:val="0"/>
          <w:sz w:val="24"/>
          <w:szCs w:val="24"/>
        </w:rPr>
        <w:t>of events</w:t>
      </w:r>
      <w:r w:rsidRPr="0051610D">
        <w:rPr>
          <w:rFonts w:ascii="Times-Roman" w:hAnsi="Times-Roman" w:cs="Times-Roman"/>
          <w:color w:val="000000"/>
          <w:kern w:val="0"/>
          <w:sz w:val="24"/>
          <w:szCs w:val="24"/>
        </w:rPr>
        <w:t xml:space="preserve"> leading to </w:t>
      </w:r>
      <w:r w:rsidR="00D012DD" w:rsidRPr="0051610D">
        <w:rPr>
          <w:rFonts w:ascii="Times-Roman" w:hAnsi="Times-Roman" w:cs="Times-Roman"/>
          <w:color w:val="000000"/>
          <w:kern w:val="0"/>
          <w:sz w:val="24"/>
          <w:szCs w:val="24"/>
        </w:rPr>
        <w:t>allergy.</w:t>
      </w:r>
      <w:r w:rsidR="00AF7C50">
        <w:rPr>
          <w:rFonts w:ascii="Times-Roman" w:hAnsi="Times-Roman" w:cs="Times-Roman"/>
          <w:color w:val="000000"/>
          <w:kern w:val="0"/>
          <w:sz w:val="24"/>
          <w:szCs w:val="24"/>
        </w:rPr>
        <w:t xml:space="preserve"> </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 xml:space="preserve">Pollen Season </w:t>
      </w:r>
    </w:p>
    <w:p w:rsidR="00ED3009" w:rsidRPr="00C01CDF" w:rsidRDefault="00BC6BB1" w:rsidP="00FD571A">
      <w:pPr>
        <w:spacing w:line="480" w:lineRule="auto"/>
        <w:ind w:firstLine="720"/>
        <w:rPr>
          <w:rFonts w:hint="eastAsia"/>
        </w:rPr>
      </w:pPr>
      <w:r>
        <w:rPr>
          <w:rFonts w:ascii="Times-Roman" w:hAnsi="Times-Roman" w:cs="Times-Roman"/>
          <w:kern w:val="0"/>
          <w:sz w:val="24"/>
          <w:szCs w:val="24"/>
        </w:rPr>
        <w:t>D</w:t>
      </w:r>
      <w:r w:rsidR="006937AD" w:rsidRPr="00F90E99">
        <w:rPr>
          <w:rFonts w:ascii="Times-Roman" w:hAnsi="Times-Roman" w:cs="Times-Roman"/>
          <w:kern w:val="0"/>
          <w:sz w:val="24"/>
          <w:szCs w:val="24"/>
        </w:rPr>
        <w:t xml:space="preserve">ifferent </w:t>
      </w:r>
      <w:r w:rsidR="0073544C">
        <w:rPr>
          <w:rFonts w:ascii="Times-Roman" w:hAnsi="Times-Roman" w:cs="Times-Roman"/>
          <w:kern w:val="0"/>
          <w:sz w:val="24"/>
          <w:szCs w:val="24"/>
        </w:rPr>
        <w:t>methods</w:t>
      </w:r>
      <w:r w:rsidR="006937AD" w:rsidRPr="00F90E99">
        <w:rPr>
          <w:rFonts w:ascii="Times-Roman" w:hAnsi="Times-Roman" w:cs="Times-Roman"/>
          <w:kern w:val="0"/>
          <w:sz w:val="24"/>
          <w:szCs w:val="24"/>
        </w:rPr>
        <w:t xml:space="preserve"> of </w:t>
      </w:r>
      <w:r w:rsidR="00D012DD">
        <w:rPr>
          <w:rFonts w:ascii="Times-Roman" w:hAnsi="Times-Roman" w:cs="Times-Roman"/>
          <w:kern w:val="0"/>
          <w:sz w:val="24"/>
          <w:szCs w:val="24"/>
        </w:rPr>
        <w:t>observations</w:t>
      </w:r>
      <w:r w:rsidR="00F90E99">
        <w:rPr>
          <w:rFonts w:ascii="Times-Roman" w:hAnsi="Times-Roman" w:cs="Times-Roman"/>
          <w:kern w:val="0"/>
          <w:sz w:val="24"/>
          <w:szCs w:val="24"/>
        </w:rPr>
        <w:t xml:space="preserve"> and measurements</w:t>
      </w:r>
      <w:r w:rsidR="006937AD" w:rsidRPr="00F90E99">
        <w:rPr>
          <w:rFonts w:ascii="Times-Roman" w:hAnsi="Times-Roman" w:cs="Times-Roman"/>
          <w:kern w:val="0"/>
          <w:sz w:val="24"/>
          <w:szCs w:val="24"/>
        </w:rPr>
        <w:t xml:space="preserve">, </w:t>
      </w:r>
      <w:r>
        <w:rPr>
          <w:rFonts w:ascii="Times-Roman" w:hAnsi="Times-Roman" w:cs="Times-Roman"/>
          <w:kern w:val="0"/>
          <w:sz w:val="24"/>
          <w:szCs w:val="24"/>
        </w:rPr>
        <w:t xml:space="preserve">such as </w:t>
      </w:r>
      <w:r w:rsidR="006937AD" w:rsidRPr="00F90E99">
        <w:rPr>
          <w:rFonts w:ascii="Times-Roman" w:hAnsi="Times-Roman" w:cs="Times-Roman"/>
          <w:kern w:val="0"/>
          <w:sz w:val="24"/>
          <w:szCs w:val="24"/>
        </w:rPr>
        <w:t>phenological</w:t>
      </w:r>
      <w:r w:rsidR="00D012DD">
        <w:rPr>
          <w:rFonts w:ascii="Times-Roman" w:hAnsi="Times-Roman" w:cs="Times-Roman"/>
          <w:kern w:val="0"/>
          <w:sz w:val="24"/>
          <w:szCs w:val="24"/>
        </w:rPr>
        <w:t xml:space="preserve"> </w:t>
      </w:r>
      <w:r w:rsidR="006937AD" w:rsidRPr="00F90E99">
        <w:rPr>
          <w:rFonts w:ascii="Times-Roman" w:hAnsi="Times-Roman" w:cs="Times-Roman"/>
          <w:kern w:val="0"/>
          <w:sz w:val="24"/>
          <w:szCs w:val="24"/>
        </w:rPr>
        <w:t>events and pollen counts c</w:t>
      </w:r>
      <w:r>
        <w:rPr>
          <w:rFonts w:ascii="Times-Roman" w:hAnsi="Times-Roman" w:cs="Times-Roman"/>
          <w:kern w:val="0"/>
          <w:sz w:val="24"/>
          <w:szCs w:val="24"/>
        </w:rPr>
        <w:t>ould</w:t>
      </w:r>
      <w:r w:rsidR="006937AD" w:rsidRPr="00F90E99">
        <w:rPr>
          <w:rFonts w:ascii="Times-Roman" w:hAnsi="Times-Roman" w:cs="Times-Roman"/>
          <w:kern w:val="0"/>
          <w:sz w:val="24"/>
          <w:szCs w:val="24"/>
        </w:rPr>
        <w:t xml:space="preserve"> be </w:t>
      </w:r>
      <w:r>
        <w:rPr>
          <w:rFonts w:ascii="Times-Roman" w:hAnsi="Times-Roman" w:cs="Times-Roman"/>
          <w:kern w:val="0"/>
          <w:sz w:val="24"/>
          <w:szCs w:val="24"/>
        </w:rPr>
        <w:t xml:space="preserve">used to </w:t>
      </w:r>
      <w:r w:rsidRPr="00F90E99">
        <w:rPr>
          <w:rFonts w:ascii="Times-Roman" w:hAnsi="Times-Roman" w:cs="Times-Roman"/>
          <w:kern w:val="0"/>
          <w:sz w:val="24"/>
          <w:szCs w:val="24"/>
        </w:rPr>
        <w:t>trace</w:t>
      </w:r>
      <w:r w:rsidR="006937AD" w:rsidRPr="00F90E99">
        <w:rPr>
          <w:rFonts w:ascii="Times-Roman" w:hAnsi="Times-Roman" w:cs="Times-Roman"/>
          <w:kern w:val="0"/>
          <w:sz w:val="24"/>
          <w:szCs w:val="24"/>
        </w:rPr>
        <w:t xml:space="preserve"> back to </w:t>
      </w:r>
      <w:r w:rsidR="00F90E99">
        <w:rPr>
          <w:rFonts w:ascii="Times-Roman" w:hAnsi="Times-Roman" w:cs="Times-Roman"/>
          <w:kern w:val="0"/>
          <w:sz w:val="24"/>
          <w:szCs w:val="24"/>
        </w:rPr>
        <w:t xml:space="preserve">the same phenomenon, the </w:t>
      </w:r>
      <w:r w:rsidR="00D012DD">
        <w:rPr>
          <w:rFonts w:ascii="Times-Roman" w:hAnsi="Times-Roman" w:cs="Times-Roman"/>
          <w:kern w:val="0"/>
          <w:sz w:val="24"/>
          <w:szCs w:val="24"/>
        </w:rPr>
        <w:t>fl</w:t>
      </w:r>
      <w:r w:rsidR="00D012DD" w:rsidRPr="00F90E99">
        <w:rPr>
          <w:rFonts w:ascii="Times-Roman" w:hAnsi="Times-Roman" w:cs="Times-Roman"/>
          <w:kern w:val="0"/>
          <w:sz w:val="24"/>
          <w:szCs w:val="24"/>
        </w:rPr>
        <w:t>owering of</w:t>
      </w:r>
      <w:r w:rsidR="006937AD" w:rsidRPr="00F90E99">
        <w:rPr>
          <w:rFonts w:ascii="Times-Roman" w:hAnsi="Times-Roman" w:cs="Times-Roman"/>
          <w:kern w:val="0"/>
          <w:sz w:val="24"/>
          <w:szCs w:val="24"/>
        </w:rPr>
        <w:t xml:space="preserve"> plants. Similarly, both kinds of data can </w:t>
      </w:r>
      <w:r w:rsidR="003407B5" w:rsidRPr="00F90E99">
        <w:rPr>
          <w:rFonts w:ascii="Times-Roman" w:hAnsi="Times-Roman" w:cs="Times-Roman"/>
          <w:kern w:val="0"/>
          <w:sz w:val="24"/>
          <w:szCs w:val="24"/>
        </w:rPr>
        <w:t xml:space="preserve">be modeled </w:t>
      </w:r>
      <w:r w:rsidR="006937AD" w:rsidRPr="00F90E99">
        <w:rPr>
          <w:rFonts w:ascii="Times-Roman" w:hAnsi="Times-Roman" w:cs="Times-Roman"/>
          <w:kern w:val="0"/>
          <w:sz w:val="24"/>
          <w:szCs w:val="24"/>
        </w:rPr>
        <w:t xml:space="preserve">in many respects </w:t>
      </w:r>
      <w:r w:rsidR="003407B5">
        <w:rPr>
          <w:rFonts w:ascii="Times-Roman" w:hAnsi="Times-Roman" w:cs="Times-Roman"/>
          <w:kern w:val="0"/>
          <w:sz w:val="24"/>
          <w:szCs w:val="24"/>
        </w:rPr>
        <w:t>using</w:t>
      </w:r>
      <w:r w:rsidR="003407B5" w:rsidRPr="00F90E99">
        <w:rPr>
          <w:rFonts w:ascii="Times-Roman" w:hAnsi="Times-Roman" w:cs="Times-Roman"/>
          <w:kern w:val="0"/>
          <w:sz w:val="24"/>
          <w:szCs w:val="24"/>
        </w:rPr>
        <w:t xml:space="preserve"> </w:t>
      </w:r>
      <w:r w:rsidR="00D012DD" w:rsidRPr="00F90E99">
        <w:rPr>
          <w:rFonts w:ascii="Times-Roman" w:hAnsi="Times-Roman" w:cs="Times-Roman"/>
          <w:kern w:val="0"/>
          <w:sz w:val="24"/>
          <w:szCs w:val="24"/>
        </w:rPr>
        <w:t>a similar</w:t>
      </w:r>
      <w:r w:rsidR="006937AD" w:rsidRPr="00F90E99">
        <w:rPr>
          <w:rFonts w:ascii="Times-Roman" w:hAnsi="Times-Roman" w:cs="Times-Roman"/>
          <w:kern w:val="0"/>
          <w:sz w:val="24"/>
          <w:szCs w:val="24"/>
        </w:rPr>
        <w:t xml:space="preserve"> set of observation-based </w:t>
      </w:r>
      <w:r w:rsidR="00BD3E2B" w:rsidRPr="00F90E99">
        <w:rPr>
          <w:rFonts w:ascii="Times-Roman" w:hAnsi="Times-Roman" w:cs="Times-Roman"/>
          <w:kern w:val="0"/>
          <w:sz w:val="24"/>
          <w:szCs w:val="24"/>
        </w:rPr>
        <w:t>models.</w:t>
      </w:r>
      <w:r w:rsidR="00BD3E2B">
        <w:rPr>
          <w:rFonts w:ascii="Times-Roman" w:hAnsi="Times-Roman" w:cs="Times-Roman"/>
          <w:kern w:val="0"/>
          <w:sz w:val="24"/>
          <w:szCs w:val="24"/>
        </w:rPr>
        <w:t xml:space="preserve"> The first measurements are the </w:t>
      </w:r>
      <w:r w:rsidR="00EA4E5C">
        <w:rPr>
          <w:rFonts w:ascii="Times-Roman" w:hAnsi="Times-Roman" w:cs="Times-Roman"/>
          <w:kern w:val="0"/>
          <w:sz w:val="24"/>
          <w:szCs w:val="24"/>
        </w:rPr>
        <w:t xml:space="preserve">regression models </w:t>
      </w:r>
      <w:r w:rsidR="00BD3E2B">
        <w:rPr>
          <w:rFonts w:ascii="Times-Roman" w:hAnsi="Times-Roman" w:cs="Times-Roman"/>
          <w:kern w:val="0"/>
          <w:sz w:val="24"/>
          <w:szCs w:val="24"/>
        </w:rPr>
        <w:t>which could be</w:t>
      </w:r>
      <w:r w:rsidR="00EA4E5C">
        <w:rPr>
          <w:rFonts w:ascii="Times-Roman" w:hAnsi="Times-Roman" w:cs="Times-Roman"/>
          <w:kern w:val="0"/>
          <w:sz w:val="24"/>
          <w:szCs w:val="24"/>
        </w:rPr>
        <w:t xml:space="preserve"> used to </w:t>
      </w:r>
      <w:r w:rsidR="006937AD" w:rsidRPr="00F90E99">
        <w:rPr>
          <w:rFonts w:ascii="Times-Roman" w:hAnsi="Times-Roman" w:cs="Times-Roman"/>
          <w:kern w:val="0"/>
          <w:sz w:val="24"/>
          <w:szCs w:val="24"/>
        </w:rPr>
        <w:t xml:space="preserve">predict </w:t>
      </w:r>
      <w:r w:rsidR="00BD3E2B" w:rsidRPr="00F90E99">
        <w:rPr>
          <w:rFonts w:ascii="Times-Roman" w:hAnsi="Times-Roman" w:cs="Times-Roman"/>
          <w:color w:val="000000"/>
          <w:kern w:val="0"/>
          <w:sz w:val="24"/>
          <w:szCs w:val="24"/>
        </w:rPr>
        <w:t>phenological phases</w:t>
      </w:r>
      <w:r w:rsidR="00BD3E2B">
        <w:rPr>
          <w:rFonts w:ascii="Times-Roman" w:hAnsi="Times-Roman" w:cs="Times-Roman"/>
          <w:kern w:val="0"/>
          <w:sz w:val="24"/>
          <w:szCs w:val="24"/>
        </w:rPr>
        <w:t xml:space="preserve"> and </w:t>
      </w:r>
      <w:r w:rsidR="00EA4E5C">
        <w:rPr>
          <w:rFonts w:ascii="Times-Roman" w:hAnsi="Times-Roman" w:cs="Times-Roman"/>
          <w:kern w:val="0"/>
          <w:sz w:val="24"/>
          <w:szCs w:val="24"/>
        </w:rPr>
        <w:t xml:space="preserve">start date </w:t>
      </w:r>
      <w:r w:rsidR="00BD3E2B">
        <w:rPr>
          <w:rFonts w:ascii="Times-Roman" w:hAnsi="Times-Roman" w:cs="Times-Roman"/>
          <w:kern w:val="0"/>
          <w:sz w:val="24"/>
          <w:szCs w:val="24"/>
        </w:rPr>
        <w:t xml:space="preserve">and end date </w:t>
      </w:r>
      <w:r w:rsidR="00EA4E5C">
        <w:rPr>
          <w:rFonts w:ascii="Times-Roman" w:hAnsi="Times-Roman" w:cs="Times-Roman"/>
          <w:kern w:val="0"/>
          <w:sz w:val="24"/>
          <w:szCs w:val="24"/>
        </w:rPr>
        <w:t xml:space="preserve">of the starting date of the pollen </w:t>
      </w:r>
      <w:r w:rsidR="00BD3E2B">
        <w:rPr>
          <w:rFonts w:ascii="Times-Roman" w:hAnsi="Times-Roman" w:cs="Times-Roman"/>
          <w:kern w:val="0"/>
          <w:sz w:val="24"/>
          <w:szCs w:val="24"/>
        </w:rPr>
        <w:t>season, and the peak value.</w:t>
      </w:r>
      <w:r w:rsidR="00BD3E2B">
        <w:rPr>
          <w:rFonts w:ascii="Times-Roman" w:hAnsi="Times-Roman" w:cs="Times-Roman"/>
          <w:color w:val="000000"/>
          <w:kern w:val="0"/>
          <w:sz w:val="24"/>
          <w:szCs w:val="24"/>
        </w:rPr>
        <w:t xml:space="preserve"> The second one is the p</w:t>
      </w:r>
      <w:r w:rsidR="006937AD" w:rsidRPr="00F90E99">
        <w:rPr>
          <w:rFonts w:ascii="Times-Roman" w:hAnsi="Times-Roman" w:cs="Times-Roman"/>
          <w:color w:val="000000"/>
          <w:kern w:val="0"/>
          <w:sz w:val="24"/>
          <w:szCs w:val="24"/>
        </w:rPr>
        <w:t xml:space="preserve">henological models </w:t>
      </w:r>
      <w:r w:rsidR="00BD3E2B">
        <w:rPr>
          <w:rFonts w:ascii="Times-Roman" w:hAnsi="Times-Roman" w:cs="Times-Roman"/>
          <w:color w:val="000000"/>
          <w:kern w:val="0"/>
          <w:sz w:val="24"/>
          <w:szCs w:val="24"/>
        </w:rPr>
        <w:t>which would also</w:t>
      </w:r>
      <w:r w:rsidR="006937AD" w:rsidRPr="00F90E99">
        <w:rPr>
          <w:rFonts w:ascii="Times-Roman" w:hAnsi="Times-Roman" w:cs="Times-Roman"/>
          <w:color w:val="000000"/>
          <w:kern w:val="0"/>
          <w:sz w:val="24"/>
          <w:szCs w:val="24"/>
        </w:rPr>
        <w:t xml:space="preserve"> predict the entry dates of</w:t>
      </w:r>
      <w:r w:rsidR="00F90E99">
        <w:rPr>
          <w:rFonts w:ascii="Times-Roman" w:hAnsi="Times-Roman" w:cs="Times-Roman"/>
          <w:color w:val="000000"/>
          <w:kern w:val="0"/>
          <w:sz w:val="24"/>
          <w:szCs w:val="24"/>
        </w:rPr>
        <w:t xml:space="preserve"> </w:t>
      </w:r>
      <w:r w:rsidR="006937AD" w:rsidRPr="00F90E99">
        <w:rPr>
          <w:rFonts w:ascii="Times-Roman" w:hAnsi="Times-Roman" w:cs="Times-Roman"/>
          <w:color w:val="000000"/>
          <w:kern w:val="0"/>
          <w:sz w:val="24"/>
          <w:szCs w:val="24"/>
        </w:rPr>
        <w:lastRenderedPageBreak/>
        <w:t xml:space="preserve">phenological phases as well as the start, peak and end of the pollen </w:t>
      </w:r>
      <w:r w:rsidR="00D012DD" w:rsidRPr="00F90E99">
        <w:rPr>
          <w:rFonts w:ascii="Times-Roman" w:hAnsi="Times-Roman" w:cs="Times-Roman"/>
          <w:color w:val="000000"/>
          <w:kern w:val="0"/>
          <w:sz w:val="24"/>
          <w:szCs w:val="24"/>
        </w:rPr>
        <w:t>season. Phenological</w:t>
      </w:r>
      <w:r w:rsidR="006937AD" w:rsidRPr="00F90E99">
        <w:rPr>
          <w:rFonts w:ascii="Times-Roman" w:hAnsi="Times-Roman" w:cs="Times-Roman"/>
          <w:color w:val="000000"/>
          <w:kern w:val="0"/>
          <w:sz w:val="24"/>
          <w:szCs w:val="24"/>
        </w:rPr>
        <w:t xml:space="preserve"> models are sometimes </w:t>
      </w:r>
      <w:r w:rsidR="00BD3E2B">
        <w:rPr>
          <w:rFonts w:ascii="Times-Roman" w:hAnsi="Times-Roman" w:cs="Times-Roman"/>
          <w:color w:val="000000"/>
          <w:kern w:val="0"/>
          <w:sz w:val="24"/>
          <w:szCs w:val="24"/>
        </w:rPr>
        <w:t>classified</w:t>
      </w:r>
      <w:r w:rsidR="006937AD" w:rsidRPr="00F90E99">
        <w:rPr>
          <w:rFonts w:ascii="Times-Roman" w:hAnsi="Times-Roman" w:cs="Times-Roman"/>
          <w:color w:val="000000"/>
          <w:kern w:val="0"/>
          <w:sz w:val="24"/>
          <w:szCs w:val="24"/>
        </w:rPr>
        <w:t xml:space="preserve"> into the class of process-</w:t>
      </w:r>
      <w:r w:rsidR="00D012DD" w:rsidRPr="00F90E99">
        <w:rPr>
          <w:rFonts w:ascii="Times-Roman" w:hAnsi="Times-Roman" w:cs="Times-Roman"/>
          <w:color w:val="000000"/>
          <w:kern w:val="0"/>
          <w:sz w:val="24"/>
          <w:szCs w:val="24"/>
        </w:rPr>
        <w:t>based models</w:t>
      </w:r>
      <w:r w:rsidR="00BF6767">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&lt;EndNote&gt;&lt;Cite&gt;&lt;Author&gt;Chuine&lt;/Author&gt;&lt;Year&gt;2000&lt;/Year&gt;&lt;RecNum&gt;29&lt;/RecNum&gt;&lt;DisplayText&gt;(Chuine, Belmonte et al. 2000)&lt;/DisplayText&gt;&lt;record&gt;&lt;rec-number&gt;29&lt;/rec-number&gt;&lt;foreign-keys&gt;&lt;key app="EN" db-id="2dtzart979vtdiedr97v25sr9s5rt9vep9tt" timestamp="1386552200"&gt;29&lt;/key&gt;&lt;/foreign-keys&gt;&lt;ref-type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9" w:tooltip="Chuine, 2000 #29" w:history="1">
        <w:r w:rsidR="00613327">
          <w:rPr>
            <w:rFonts w:ascii="Times-Roman" w:hAnsi="Times-Roman" w:cs="Times-Roman"/>
            <w:noProof/>
            <w:color w:val="000000"/>
            <w:kern w:val="0"/>
            <w:sz w:val="24"/>
            <w:szCs w:val="24"/>
          </w:rPr>
          <w:t>Chuine, Belmonte et al. 2000</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006937AD" w:rsidRPr="00F90E99">
        <w:rPr>
          <w:rFonts w:ascii="Times-Roman" w:hAnsi="Times-Roman" w:cs="Times-Roman"/>
          <w:color w:val="000000"/>
          <w:kern w:val="0"/>
          <w:sz w:val="24"/>
          <w:szCs w:val="24"/>
        </w:rPr>
        <w:t xml:space="preserve">, </w:t>
      </w:r>
      <w:r w:rsidR="00BD3E2B">
        <w:rPr>
          <w:rFonts w:ascii="Times-Roman" w:hAnsi="Times-Roman" w:cs="Times-Roman"/>
          <w:color w:val="000000"/>
          <w:kern w:val="0"/>
          <w:sz w:val="24"/>
          <w:szCs w:val="24"/>
        </w:rPr>
        <w:t xml:space="preserve">the reason is that they are mainly based on </w:t>
      </w:r>
      <w:r w:rsidR="00BD3E2B" w:rsidRPr="00F90E99">
        <w:rPr>
          <w:rFonts w:ascii="Times-Roman" w:hAnsi="Times-Roman" w:cs="Times-Roman"/>
          <w:color w:val="000000"/>
          <w:kern w:val="0"/>
          <w:sz w:val="24"/>
          <w:szCs w:val="24"/>
        </w:rPr>
        <w:t>assumptions rooted in experimental results on plant physiological responses to various environmental variables</w:t>
      </w:r>
      <w:r w:rsidR="00BD3E2B">
        <w:rPr>
          <w:rFonts w:ascii="Times-Roman" w:hAnsi="Times-Roman" w:cs="Times-Roman"/>
          <w:color w:val="000000"/>
          <w:kern w:val="0"/>
          <w:sz w:val="24"/>
          <w:szCs w:val="24"/>
        </w:rPr>
        <w:t xml:space="preserve">. </w:t>
      </w:r>
      <w:r w:rsidR="00EA4E5C">
        <w:rPr>
          <w:rFonts w:ascii="Times-Roman" w:hAnsi="Times-Roman" w:cs="Times-Roman"/>
          <w:kern w:val="0"/>
          <w:sz w:val="24"/>
          <w:szCs w:val="24"/>
        </w:rPr>
        <w:t xml:space="preserve">In this article, pollen counts are used as the key data to calculate the length and start date of the </w:t>
      </w:r>
      <w:r w:rsidR="00BD3E2B">
        <w:rPr>
          <w:rFonts w:ascii="Times-Roman" w:hAnsi="Times-Roman" w:cs="Times-Roman"/>
          <w:kern w:val="0"/>
          <w:sz w:val="24"/>
          <w:szCs w:val="24"/>
        </w:rPr>
        <w:t>flowering, thus the regression model are a suitable measurement to predict this parameters.</w:t>
      </w:r>
    </w:p>
    <w:p w:rsidR="00BF6767" w:rsidRDefault="000B5F14" w:rsidP="00BF6767">
      <w:pPr>
        <w:pStyle w:val="2"/>
        <w:rPr>
          <w:rFonts w:ascii="Times New Roman" w:hAnsi="Times New Roman" w:cs="Times New Roman"/>
        </w:rPr>
      </w:pPr>
      <w:r w:rsidRPr="007E0204">
        <w:rPr>
          <w:rFonts w:ascii="Times New Roman" w:hAnsi="Times New Roman" w:cs="Times New Roman"/>
        </w:rPr>
        <w:t>Data Collection</w:t>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Section (Next)</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\h \* MERGEFORMAT </w:instrText>
      </w:r>
      <w:r w:rsidR="00AF3191">
        <w:fldChar w:fldCharType="end"/>
      </w:r>
      <w:r w:rsidR="00592BD6">
        <w:rPr>
          <w:rFonts w:ascii="Times New Roman" w:hAnsi="Times New Roman" w:cs="Times New Roman"/>
        </w:rPr>
        <w:fldChar w:fldCharType="end"/>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\r 1 \h \* MERGEFORMAT </w:instrText>
      </w:r>
      <w:r w:rsidR="00AF3191">
        <w:fldChar w:fldCharType="end"/>
      </w:r>
      <w:r w:rsidR="00AF3191">
        <w:fldChar w:fldCharType="begin"/>
      </w:r>
      <w:r w:rsidR="00AF3191">
        <w:instrText xml:space="preserve"> SEQ MTChap \h \* MERGEFORMAT </w:instrText>
      </w:r>
      <w:r w:rsidR="00AF3191">
        <w:fldChar w:fldCharType="end"/>
      </w:r>
      <w:r w:rsidR="00592BD6">
        <w:rPr>
          <w:rFonts w:ascii="Times New Roman" w:hAnsi="Times New Roman" w:cs="Times New Roman"/>
        </w:rPr>
        <w:fldChar w:fldCharType="end"/>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\r 1 \h \* MERGEFORMAT </w:instrText>
      </w:r>
      <w:r w:rsidR="00AF3191">
        <w:fldChar w:fldCharType="end"/>
      </w:r>
      <w:r w:rsidR="00AF3191">
        <w:fldChar w:fldCharType="begin"/>
      </w:r>
      <w:r w:rsidR="00AF3191">
        <w:instrText xml:space="preserve"> SEQ MTChap \h \* MERGEFORMAT </w:instrText>
      </w:r>
      <w:r w:rsidR="00AF3191">
        <w:fldChar w:fldCharType="end"/>
      </w:r>
      <w:r w:rsidR="00592BD6">
        <w:rPr>
          <w:rFonts w:ascii="Times New Roman" w:hAnsi="Times New Roman" w:cs="Times New Roman"/>
        </w:rPr>
        <w:fldChar w:fldCharType="end"/>
      </w:r>
    </w:p>
    <w:p w:rsidR="00A55F7E" w:rsidRPr="00BF6767" w:rsidRDefault="00BF6767" w:rsidP="00BF6767">
      <w:pPr>
        <w:pStyle w:val="3"/>
        <w:rPr>
          <w:sz w:val="32"/>
          <w:szCs w:val="32"/>
        </w:rPr>
      </w:pPr>
      <w:r>
        <w:t xml:space="preserve"> </w:t>
      </w:r>
      <w:r w:rsidR="0073544C">
        <w:t>Pollen D</w:t>
      </w:r>
      <w:r w:rsidR="00A55F7E" w:rsidRPr="00BF6767">
        <w:t>ata Collection</w:t>
      </w:r>
    </w:p>
    <w:p w:rsidR="00A11063" w:rsidRPr="000E4139" w:rsidRDefault="008F7242" w:rsidP="00FD571A">
      <w:pPr>
        <w:autoSpaceDE w:val="0"/>
        <w:autoSpaceDN w:val="0"/>
        <w:adjustRightInd w:val="0"/>
        <w:snapToGrid w:val="0"/>
        <w:spacing w:line="480" w:lineRule="auto"/>
        <w:ind w:firstLine="720"/>
        <w:contextualSpacing/>
        <w:jc w:val="left"/>
        <w:rPr>
          <w:rFonts w:ascii="Times-Roman" w:hAnsi="Times-Roman" w:cs="Times-Roman"/>
          <w:color w:val="000000"/>
          <w:kern w:val="0"/>
          <w:sz w:val="24"/>
          <w:szCs w:val="24"/>
        </w:rPr>
      </w:pPr>
      <w:r w:rsidRPr="00FD571A">
        <w:rPr>
          <w:rFonts w:ascii="Times-Roman" w:hAnsi="Times-Roman" w:cs="Times-Roman"/>
          <w:kern w:val="0"/>
          <w:sz w:val="24"/>
          <w:szCs w:val="24"/>
        </w:rPr>
        <w:t xml:space="preserve">Observed airborne pollen data from </w:t>
      </w:r>
      <w:r w:rsidR="000E13F3" w:rsidRPr="00FD571A">
        <w:rPr>
          <w:rFonts w:ascii="Times-Roman" w:hAnsi="Times-Roman" w:cs="Times-Roman"/>
          <w:kern w:val="0"/>
          <w:sz w:val="24"/>
          <w:szCs w:val="24"/>
        </w:rPr>
        <w:t xml:space="preserve">85 monitor </w:t>
      </w:r>
      <w:r w:rsidRPr="00FD571A">
        <w:rPr>
          <w:rFonts w:ascii="Times-Roman" w:hAnsi="Times-Roman" w:cs="Times-Roman"/>
          <w:kern w:val="0"/>
          <w:sz w:val="24"/>
          <w:szCs w:val="24"/>
        </w:rPr>
        <w:t>stations from 1994</w:t>
      </w:r>
      <w:r w:rsidR="000E13F3" w:rsidRPr="00FD571A">
        <w:rPr>
          <w:rFonts w:ascii="Times-Roman" w:hAnsi="Times-Roman" w:cs="Times-Roman"/>
          <w:kern w:val="0"/>
          <w:sz w:val="24"/>
          <w:szCs w:val="24"/>
        </w:rPr>
        <w:t xml:space="preserve"> </w:t>
      </w:r>
      <w:r w:rsidRPr="00FD571A">
        <w:rPr>
          <w:rFonts w:ascii="Times-Roman" w:hAnsi="Times-Roman" w:cs="Times-Roman"/>
          <w:kern w:val="0"/>
          <w:sz w:val="24"/>
          <w:szCs w:val="24"/>
        </w:rPr>
        <w:t>to 201</w:t>
      </w:r>
      <w:r w:rsidR="000E13F3" w:rsidRPr="00FD571A">
        <w:rPr>
          <w:rFonts w:ascii="Times-Roman" w:hAnsi="Times-Roman" w:cs="Times-Roman"/>
          <w:kern w:val="0"/>
          <w:sz w:val="24"/>
          <w:szCs w:val="24"/>
        </w:rPr>
        <w:t>0</w:t>
      </w:r>
      <w:r w:rsidRPr="00FD571A">
        <w:rPr>
          <w:rFonts w:ascii="Times-Roman" w:hAnsi="Times-Roman" w:cs="Times-Roman"/>
          <w:kern w:val="0"/>
          <w:sz w:val="24"/>
          <w:szCs w:val="24"/>
        </w:rPr>
        <w:t xml:space="preserve"> at </w:t>
      </w:r>
      <w:r w:rsidR="000E13F3" w:rsidRPr="00FD571A">
        <w:rPr>
          <w:rFonts w:ascii="Times-Roman" w:hAnsi="Times-Roman" w:cs="Times-Roman"/>
          <w:kern w:val="0"/>
          <w:sz w:val="24"/>
          <w:szCs w:val="24"/>
        </w:rPr>
        <w:t>nine different climates zones</w:t>
      </w:r>
      <w:r w:rsidR="00FF4081" w:rsidRPr="00FD571A">
        <w:rPr>
          <w:rFonts w:ascii="Times-Roman" w:hAnsi="Times-Roman" w:cs="Times-Roman"/>
          <w:kern w:val="0"/>
          <w:sz w:val="24"/>
          <w:szCs w:val="24"/>
        </w:rPr>
        <w:t xml:space="preserve"> </w:t>
      </w:r>
      <w:r w:rsidR="000E13F3" w:rsidRPr="00FD571A">
        <w:rPr>
          <w:rFonts w:ascii="Times-Roman" w:hAnsi="Times-Roman" w:cs="Times-Roman"/>
          <w:kern w:val="0"/>
          <w:sz w:val="24"/>
          <w:szCs w:val="24"/>
        </w:rPr>
        <w:t xml:space="preserve">in </w:t>
      </w:r>
      <w:r w:rsidRPr="00FD571A">
        <w:rPr>
          <w:rFonts w:ascii="Times-Roman" w:hAnsi="Times-Roman" w:cs="Times-Roman"/>
          <w:kern w:val="0"/>
          <w:sz w:val="24"/>
          <w:szCs w:val="24"/>
        </w:rPr>
        <w:t>the US</w:t>
      </w:r>
      <w:r w:rsidR="000277AA" w:rsidRPr="00FD571A">
        <w:rPr>
          <w:rFonts w:ascii="Times-Roman" w:hAnsi="Times-Roman" w:cs="Times-Roman"/>
          <w:kern w:val="0"/>
          <w:sz w:val="24"/>
          <w:szCs w:val="24"/>
        </w:rPr>
        <w:t xml:space="preserve"> (</w:t>
      </w:r>
      <w:r w:rsidR="000277AA" w:rsidRPr="00FD571A">
        <w:rPr>
          <w:rFonts w:ascii="Times-Roman" w:hAnsi="Times-Roman" w:cs="Times-Roman"/>
          <w:kern w:val="0"/>
          <w:sz w:val="24"/>
          <w:szCs w:val="24"/>
        </w:rPr>
        <w:fldChar w:fldCharType="begin"/>
      </w:r>
      <w:r w:rsidR="000277AA" w:rsidRPr="00FD571A">
        <w:rPr>
          <w:rFonts w:ascii="Times-Roman" w:hAnsi="Times-Roman" w:cs="Times-Roman"/>
          <w:kern w:val="0"/>
          <w:sz w:val="24"/>
          <w:szCs w:val="24"/>
        </w:rPr>
        <w:instrText xml:space="preserve"> REF _Ref374305588 \h  \* MERGEFORMAT </w:instrText>
      </w:r>
      <w:r w:rsidR="000277AA" w:rsidRPr="00FD571A">
        <w:rPr>
          <w:rFonts w:ascii="Times-Roman" w:hAnsi="Times-Roman" w:cs="Times-Roman"/>
          <w:kern w:val="0"/>
          <w:sz w:val="24"/>
          <w:szCs w:val="24"/>
        </w:rPr>
      </w:r>
      <w:r w:rsidR="000277AA" w:rsidRPr="00FD571A">
        <w:rPr>
          <w:rFonts w:ascii="Times-Roman" w:hAnsi="Times-Roman" w:cs="Times-Roman"/>
          <w:kern w:val="0"/>
          <w:sz w:val="24"/>
          <w:szCs w:val="24"/>
        </w:rPr>
        <w:fldChar w:fldCharType="separate"/>
      </w:r>
      <w:r w:rsidR="000277AA" w:rsidRPr="00FD571A">
        <w:rPr>
          <w:rFonts w:ascii="Times-Roman" w:hAnsi="Times-Roman" w:cs="Times-Roman"/>
          <w:kern w:val="0"/>
          <w:sz w:val="24"/>
          <w:szCs w:val="24"/>
        </w:rPr>
        <w:t>Figure 4</w:t>
      </w:r>
      <w:r w:rsidR="000277AA" w:rsidRPr="00FD571A">
        <w:rPr>
          <w:rFonts w:ascii="Times-Roman" w:hAnsi="Times-Roman" w:cs="Times-Roman"/>
          <w:kern w:val="0"/>
          <w:sz w:val="24"/>
          <w:szCs w:val="24"/>
        </w:rPr>
        <w:fldChar w:fldCharType="end"/>
      </w:r>
      <w:r w:rsidR="000277AA" w:rsidRPr="00FD571A">
        <w:rPr>
          <w:rFonts w:ascii="Times-Roman" w:hAnsi="Times-Roman" w:cs="Times-Roman"/>
          <w:kern w:val="0"/>
          <w:sz w:val="24"/>
          <w:szCs w:val="24"/>
        </w:rPr>
        <w:t>) (</w:t>
      </w:r>
      <w:r w:rsidR="000277AA" w:rsidRPr="00FD571A">
        <w:rPr>
          <w:rFonts w:ascii="Times-Roman" w:hAnsi="Times-Roman" w:cs="Times-Roman"/>
          <w:kern w:val="0"/>
          <w:sz w:val="24"/>
          <w:szCs w:val="24"/>
        </w:rPr>
        <w:fldChar w:fldCharType="begin"/>
      </w:r>
      <w:r w:rsidR="000277AA" w:rsidRPr="00FD571A">
        <w:rPr>
          <w:rFonts w:ascii="Times-Roman" w:hAnsi="Times-Roman" w:cs="Times-Roman"/>
          <w:kern w:val="0"/>
          <w:sz w:val="24"/>
          <w:szCs w:val="24"/>
        </w:rPr>
        <w:instrText xml:space="preserve"> REF _Ref374998133 \h  \* MERGEFORMAT </w:instrText>
      </w:r>
      <w:r w:rsidR="000277AA" w:rsidRPr="00FD571A">
        <w:rPr>
          <w:rFonts w:ascii="Times-Roman" w:hAnsi="Times-Roman" w:cs="Times-Roman"/>
          <w:kern w:val="0"/>
          <w:sz w:val="24"/>
          <w:szCs w:val="24"/>
        </w:rPr>
      </w:r>
      <w:r w:rsidR="000277AA" w:rsidRPr="00FD571A">
        <w:rPr>
          <w:rFonts w:ascii="Times-Roman" w:hAnsi="Times-Roman" w:cs="Times-Roman"/>
          <w:kern w:val="0"/>
          <w:sz w:val="24"/>
          <w:szCs w:val="24"/>
        </w:rPr>
        <w:fldChar w:fldCharType="separate"/>
      </w:r>
      <w:r w:rsidR="000277AA" w:rsidRPr="00FD571A">
        <w:rPr>
          <w:rFonts w:ascii="Times-Roman" w:hAnsi="Times-Roman" w:cs="Times-Roman"/>
          <w:kern w:val="0"/>
          <w:sz w:val="24"/>
          <w:szCs w:val="24"/>
        </w:rPr>
        <w:t>Figure 5</w:t>
      </w:r>
      <w:r w:rsidR="000277AA" w:rsidRPr="00FD571A">
        <w:rPr>
          <w:rFonts w:ascii="Times-Roman" w:hAnsi="Times-Roman" w:cs="Times-Roman"/>
          <w:kern w:val="0"/>
          <w:sz w:val="24"/>
          <w:szCs w:val="24"/>
        </w:rPr>
        <w:fldChar w:fldCharType="end"/>
      </w:r>
      <w:r w:rsidR="000277AA" w:rsidRPr="00FD571A">
        <w:rPr>
          <w:rFonts w:ascii="Times-Roman" w:hAnsi="Times-Roman" w:cs="Times-Roman"/>
          <w:kern w:val="0"/>
          <w:sz w:val="24"/>
          <w:szCs w:val="24"/>
        </w:rPr>
        <w:t>)</w:t>
      </w:r>
      <w:r w:rsidRPr="00FD571A">
        <w:rPr>
          <w:rFonts w:ascii="Times-Roman" w:hAnsi="Times-Roman" w:cs="Times-Roman"/>
          <w:kern w:val="0"/>
          <w:sz w:val="24"/>
          <w:szCs w:val="24"/>
        </w:rPr>
        <w:t xml:space="preserve"> were studied to examine</w:t>
      </w:r>
      <w:r w:rsidR="000E13F3" w:rsidRPr="00FD571A">
        <w:rPr>
          <w:rFonts w:ascii="Times-Roman" w:hAnsi="Times-Roman" w:cs="Times-Roman"/>
          <w:kern w:val="0"/>
          <w:sz w:val="24"/>
          <w:szCs w:val="24"/>
        </w:rPr>
        <w:t xml:space="preserve"> </w:t>
      </w:r>
      <w:r w:rsidR="00CE34F8" w:rsidRPr="00FD571A">
        <w:rPr>
          <w:rFonts w:ascii="Times-Roman" w:hAnsi="Times-Roman" w:cs="Times-Roman"/>
          <w:kern w:val="0"/>
          <w:sz w:val="24"/>
          <w:szCs w:val="24"/>
        </w:rPr>
        <w:t>the annual</w:t>
      </w:r>
      <w:r w:rsidRPr="00FD571A">
        <w:rPr>
          <w:rFonts w:ascii="Times-Roman" w:hAnsi="Times-Roman" w:cs="Times-Roman"/>
          <w:kern w:val="0"/>
          <w:sz w:val="24"/>
          <w:szCs w:val="24"/>
        </w:rPr>
        <w:t xml:space="preserve"> mean and </w:t>
      </w:r>
      <w:r w:rsidR="00CE34F8" w:rsidRPr="00FD571A">
        <w:rPr>
          <w:rFonts w:ascii="Times-Roman" w:hAnsi="Times-Roman" w:cs="Times-Roman"/>
          <w:kern w:val="0"/>
          <w:sz w:val="24"/>
          <w:szCs w:val="24"/>
        </w:rPr>
        <w:t>pea</w:t>
      </w:r>
      <w:r w:rsidR="00CE34F8" w:rsidRPr="000E4139">
        <w:rPr>
          <w:rFonts w:ascii="Times-Roman" w:hAnsi="Times-Roman" w:cs="Times-Roman"/>
          <w:color w:val="000000"/>
          <w:kern w:val="0"/>
          <w:sz w:val="24"/>
          <w:szCs w:val="24"/>
        </w:rPr>
        <w:t>k value</w:t>
      </w:r>
      <w:r w:rsidRPr="000E4139">
        <w:rPr>
          <w:rFonts w:ascii="Times-Roman" w:hAnsi="Times-Roman" w:cs="Times-Roman"/>
          <w:color w:val="000000"/>
          <w:kern w:val="0"/>
          <w:sz w:val="24"/>
          <w:szCs w:val="24"/>
        </w:rPr>
        <w:t xml:space="preserve"> of daily concentration</w:t>
      </w:r>
      <w:r w:rsidR="00863BE3" w:rsidRPr="000E4139">
        <w:rPr>
          <w:rFonts w:ascii="Times-Roman" w:hAnsi="Times-Roman" w:cs="Times-Roman"/>
          <w:color w:val="000000"/>
          <w:kern w:val="0"/>
          <w:sz w:val="24"/>
          <w:szCs w:val="24"/>
        </w:rPr>
        <w:t xml:space="preserve">s </w:t>
      </w:r>
      <w:r w:rsidR="000E13F3" w:rsidRPr="000E4139">
        <w:rPr>
          <w:rFonts w:ascii="Times-Roman" w:hAnsi="Times-Roman" w:cs="Times-Roman"/>
          <w:color w:val="000000"/>
          <w:kern w:val="0"/>
          <w:sz w:val="24"/>
          <w:szCs w:val="24"/>
        </w:rPr>
        <w:t>of fi</w:t>
      </w:r>
      <w:r w:rsidR="00863BE3" w:rsidRPr="000E4139">
        <w:rPr>
          <w:rFonts w:ascii="Times-Roman" w:hAnsi="Times-Roman" w:cs="Times-Roman"/>
          <w:color w:val="000000"/>
          <w:kern w:val="0"/>
          <w:sz w:val="24"/>
          <w:szCs w:val="24"/>
        </w:rPr>
        <w:t xml:space="preserve">ve different species of pollens </w:t>
      </w:r>
      <w:r w:rsidR="00CE34F8" w:rsidRPr="000E4139">
        <w:rPr>
          <w:rFonts w:ascii="Times-Roman" w:hAnsi="Times-Roman" w:cs="Times-Roman"/>
          <w:color w:val="000000"/>
          <w:kern w:val="0"/>
          <w:sz w:val="24"/>
          <w:szCs w:val="24"/>
        </w:rPr>
        <w:t>(Ambrosia</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Artemisia</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Betula, Gramineae</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and Quercus</w:t>
      </w:r>
      <w:r w:rsidR="000E13F3" w:rsidRPr="000E4139">
        <w:rPr>
          <w:rFonts w:ascii="Times-Roman" w:hAnsi="Times-Roman" w:cs="Times-Roman"/>
          <w:color w:val="000000"/>
          <w:kern w:val="0"/>
          <w:sz w:val="24"/>
          <w:szCs w:val="24"/>
        </w:rPr>
        <w:t>)</w:t>
      </w:r>
      <w:r w:rsidRPr="000E4139">
        <w:rPr>
          <w:rFonts w:ascii="Times-Roman" w:hAnsi="Times-Roman" w:cs="Times-Roman"/>
          <w:color w:val="000000"/>
          <w:kern w:val="0"/>
          <w:sz w:val="24"/>
          <w:szCs w:val="24"/>
        </w:rPr>
        <w:t xml:space="preserve">. </w:t>
      </w:r>
      <w:r w:rsidR="00FF4081" w:rsidRPr="000E4139">
        <w:rPr>
          <w:rFonts w:ascii="Times-Roman" w:hAnsi="Times-Roman" w:cs="Times-Roman"/>
          <w:color w:val="000000"/>
          <w:kern w:val="0"/>
          <w:sz w:val="24"/>
          <w:szCs w:val="24"/>
        </w:rPr>
        <w:t>Regression</w:t>
      </w:r>
      <w:r w:rsidR="00011A64" w:rsidRPr="000E4139">
        <w:rPr>
          <w:rFonts w:ascii="Times-Roman" w:hAnsi="Times-Roman" w:cs="Times-Roman"/>
          <w:color w:val="000000"/>
          <w:kern w:val="0"/>
          <w:sz w:val="24"/>
          <w:szCs w:val="24"/>
        </w:rPr>
        <w:t xml:space="preserve"> </w:t>
      </w:r>
      <w:r w:rsidR="00FF4081" w:rsidRPr="000E4139">
        <w:rPr>
          <w:rFonts w:ascii="Times-Roman" w:hAnsi="Times-Roman" w:cs="Times-Roman"/>
          <w:color w:val="000000"/>
          <w:kern w:val="0"/>
          <w:sz w:val="24"/>
          <w:szCs w:val="24"/>
        </w:rPr>
        <w:t xml:space="preserve">analyses </w:t>
      </w:r>
      <w:r w:rsidR="00011A64" w:rsidRPr="000E4139">
        <w:rPr>
          <w:rFonts w:ascii="Times-Roman" w:hAnsi="Times-Roman" w:cs="Times-Roman"/>
          <w:color w:val="000000"/>
          <w:kern w:val="0"/>
          <w:sz w:val="24"/>
          <w:szCs w:val="24"/>
        </w:rPr>
        <w:t>were used</w:t>
      </w:r>
      <w:r w:rsidRPr="000E4139">
        <w:rPr>
          <w:rFonts w:ascii="Times-Roman" w:hAnsi="Times-Roman" w:cs="Times-Roman"/>
          <w:color w:val="000000"/>
          <w:kern w:val="0"/>
          <w:sz w:val="24"/>
          <w:szCs w:val="24"/>
        </w:rPr>
        <w:t xml:space="preserve"> to simulate start dates and season lengths of</w:t>
      </w:r>
      <w:r w:rsidR="005575CD" w:rsidRPr="000E4139">
        <w:rPr>
          <w:rFonts w:ascii="Times-Roman" w:hAnsi="Times-Roman" w:cs="Times-Roman"/>
          <w:color w:val="000000"/>
          <w:kern w:val="0"/>
          <w:sz w:val="24"/>
          <w:szCs w:val="24"/>
        </w:rPr>
        <w:t xml:space="preserve"> these five different kinds of </w:t>
      </w:r>
      <w:r w:rsidRPr="000E4139">
        <w:rPr>
          <w:rFonts w:ascii="Times-Roman" w:hAnsi="Times-Roman" w:cs="Times-Roman"/>
          <w:color w:val="000000"/>
          <w:kern w:val="0"/>
          <w:sz w:val="24"/>
          <w:szCs w:val="24"/>
        </w:rPr>
        <w:t xml:space="preserve">pollen for </w:t>
      </w:r>
      <w:r w:rsidR="005575CD" w:rsidRPr="000E4139">
        <w:rPr>
          <w:rFonts w:ascii="Times-Roman" w:hAnsi="Times-Roman" w:cs="Times-Roman"/>
          <w:color w:val="000000"/>
          <w:kern w:val="0"/>
          <w:sz w:val="24"/>
          <w:szCs w:val="24"/>
        </w:rPr>
        <w:t>the 17 year</w:t>
      </w:r>
      <w:r w:rsidR="00FF4081" w:rsidRPr="000E4139">
        <w:rPr>
          <w:rFonts w:ascii="Times-Roman" w:hAnsi="Times-Roman" w:cs="Times-Roman"/>
          <w:color w:val="000000"/>
          <w:kern w:val="0"/>
          <w:sz w:val="24"/>
          <w:szCs w:val="24"/>
        </w:rPr>
        <w:t>s’</w:t>
      </w:r>
      <w:r w:rsidR="005575CD" w:rsidRPr="000E4139">
        <w:rPr>
          <w:rFonts w:ascii="Times-Roman" w:hAnsi="Times-Roman" w:cs="Times-Roman"/>
          <w:color w:val="000000"/>
          <w:kern w:val="0"/>
          <w:sz w:val="24"/>
          <w:szCs w:val="24"/>
        </w:rPr>
        <w:t xml:space="preserve"> data in</w:t>
      </w:r>
      <w:r w:rsidRPr="000E4139">
        <w:rPr>
          <w:rFonts w:ascii="Times-Roman" w:hAnsi="Times-Roman" w:cs="Times-Roman"/>
          <w:color w:val="000000"/>
          <w:kern w:val="0"/>
          <w:sz w:val="24"/>
          <w:szCs w:val="24"/>
        </w:rPr>
        <w:t xml:space="preserve"> contiguous US (</w:t>
      </w:r>
      <w:r w:rsidR="00863BE3" w:rsidRPr="000E4139">
        <w:rPr>
          <w:rFonts w:ascii="Times-Roman" w:hAnsi="Times-Roman" w:cs="Times-Roman"/>
          <w:color w:val="000000"/>
          <w:kern w:val="0"/>
          <w:sz w:val="24"/>
          <w:szCs w:val="24"/>
        </w:rPr>
        <w:t>CONUS).</w:t>
      </w:r>
    </w:p>
    <w:p w:rsidR="00E414B5" w:rsidRDefault="00E10BF9" w:rsidP="00BF6767">
      <w:pPr>
        <w:pStyle w:val="3"/>
      </w:pPr>
      <w:r>
        <w:t>Population D</w:t>
      </w:r>
      <w:r w:rsidR="004E22CF">
        <w:t>ata and Exposure Factor</w:t>
      </w:r>
      <w:r>
        <w:t>s</w:t>
      </w:r>
    </w:p>
    <w:p w:rsidR="004E22CF" w:rsidRDefault="004E22CF" w:rsidP="00FD571A">
      <w:pPr>
        <w:spacing w:line="480" w:lineRule="auto"/>
        <w:ind w:firstLine="720"/>
        <w:rPr>
          <w:rFonts w:ascii="Times New Roman" w:hAnsi="Times New Roman" w:cs="Times New Roman"/>
          <w:color w:val="000000"/>
          <w:sz w:val="24"/>
          <w:szCs w:val="24"/>
          <w:shd w:val="clear" w:color="auto" w:fill="FFFFFF"/>
        </w:rPr>
      </w:pPr>
      <w:r w:rsidRPr="004E22CF">
        <w:rPr>
          <w:rFonts w:ascii="Times New Roman" w:hAnsi="Times New Roman" w:cs="Times New Roman"/>
          <w:color w:val="000000"/>
          <w:sz w:val="24"/>
          <w:szCs w:val="24"/>
          <w:shd w:val="clear" w:color="auto" w:fill="FFFFFF"/>
        </w:rPr>
        <w:t>The population data is from the United States census bureau. The demographic data contains the general population information</w:t>
      </w:r>
      <w:r w:rsidR="00FF4081">
        <w:rPr>
          <w:rFonts w:ascii="Times New Roman" w:hAnsi="Times New Roman" w:cs="Times New Roman"/>
          <w:color w:val="000000"/>
          <w:sz w:val="24"/>
          <w:szCs w:val="24"/>
          <w:shd w:val="clear" w:color="auto" w:fill="FFFFFF"/>
        </w:rPr>
        <w:t xml:space="preserve"> </w:t>
      </w:r>
      <w:r w:rsidR="009B77BD" w:rsidRPr="004E22CF">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&lt;EndNote&gt;&lt;Cite&gt;&lt;Author&gt;U.S&lt;/Author&gt;&lt;Year&gt;2010&lt;/Year&gt;&lt;RecNum&gt;30&lt;/RecNum&gt;&lt;DisplayText&gt;(U.S 2010)&lt;/DisplayText&gt;&lt;record&gt;&lt;rec-number&gt;30&lt;/rec-number&gt;&lt;foreign-keys&gt;&lt;key app="EN" db-id="2dtzart979vtdiedr97v25sr9s5rt9vep9tt" timestamp="1386559507"&gt;30&lt;/key&gt;&lt;/foreign-keys&gt;&lt;ref-type name="Journal Article"&gt;17&lt;/ref-type&gt;&lt;contributors&gt;&lt;authors&gt;&lt;author&gt;Census Bureau U.S&lt;/author&gt;&lt;/authors&gt;&lt;/contributors&gt;&lt;titles&gt;&lt;title&gt;Profile of General Population and Housing Characteristics: 2010  &lt;/title&gt;&lt;/titles&gt;&lt;dates&gt;&lt;year&gt;2010&lt;/year&gt;&lt;/dates&gt;&lt;urls&gt;&lt;/urls&gt;&lt;/record&gt;&lt;/Cite&gt;&lt;/EndNote&gt;</w:instrText>
      </w:r>
      <w:r w:rsidR="009B77BD" w:rsidRPr="004E22CF">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1" w:tooltip="U.S, 2010 #30" w:history="1">
        <w:r w:rsidR="00613327">
          <w:rPr>
            <w:rFonts w:ascii="Times New Roman" w:hAnsi="Times New Roman" w:cs="Times New Roman"/>
            <w:noProof/>
            <w:color w:val="000000"/>
            <w:sz w:val="24"/>
            <w:szCs w:val="24"/>
            <w:shd w:val="clear" w:color="auto" w:fill="FFFFFF"/>
          </w:rPr>
          <w:t>U.S 2010</w:t>
        </w:r>
      </w:hyperlink>
      <w:r w:rsidR="00613327">
        <w:rPr>
          <w:rFonts w:ascii="Times New Roman" w:hAnsi="Times New Roman" w:cs="Times New Roman"/>
          <w:noProof/>
          <w:color w:val="000000"/>
          <w:sz w:val="24"/>
          <w:szCs w:val="24"/>
          <w:shd w:val="clear" w:color="auto" w:fill="FFFFFF"/>
        </w:rPr>
        <w:t>)</w:t>
      </w:r>
      <w:r w:rsidR="009B77BD" w:rsidRPr="004E22CF">
        <w:rPr>
          <w:rFonts w:ascii="Times New Roman" w:hAnsi="Times New Roman" w:cs="Times New Roman"/>
          <w:color w:val="000000"/>
          <w:sz w:val="24"/>
          <w:szCs w:val="24"/>
          <w:shd w:val="clear" w:color="auto" w:fill="FFFFFF"/>
        </w:rPr>
        <w:fldChar w:fldCharType="end"/>
      </w:r>
      <w:r w:rsidRPr="004E22CF">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w:t>
      </w:r>
      <w:r w:rsidRPr="004E22CF">
        <w:rPr>
          <w:rFonts w:ascii="Times New Roman" w:hAnsi="Times New Roman" w:cs="Times New Roman"/>
          <w:color w:val="000000"/>
          <w:sz w:val="24"/>
          <w:szCs w:val="24"/>
          <w:shd w:val="clear" w:color="auto" w:fill="FFFFFF"/>
        </w:rPr>
        <w:t>in which the</w:t>
      </w:r>
      <w:r w:rsidR="00423D97">
        <w:rPr>
          <w:rFonts w:ascii="Times New Roman" w:hAnsi="Times New Roman" w:cs="Times New Roman"/>
          <w:color w:val="000000"/>
          <w:sz w:val="24"/>
          <w:szCs w:val="24"/>
          <w:shd w:val="clear" w:color="auto" w:fill="FFFFFF"/>
        </w:rPr>
        <w:t xml:space="preserve"> state-level </w:t>
      </w:r>
      <w:r w:rsidRPr="004E22CF">
        <w:rPr>
          <w:rFonts w:ascii="Times New Roman" w:hAnsi="Times New Roman" w:cs="Times New Roman"/>
          <w:color w:val="000000"/>
          <w:sz w:val="24"/>
          <w:szCs w:val="24"/>
          <w:shd w:val="clear" w:color="auto" w:fill="FFFFFF"/>
        </w:rPr>
        <w:t xml:space="preserve">population is </w:t>
      </w:r>
      <w:r w:rsidR="00FF4081">
        <w:rPr>
          <w:rFonts w:ascii="Times New Roman" w:hAnsi="Times New Roman" w:cs="Times New Roman"/>
          <w:color w:val="000000"/>
          <w:sz w:val="24"/>
          <w:szCs w:val="24"/>
          <w:shd w:val="clear" w:color="auto" w:fill="FFFFFF"/>
        </w:rPr>
        <w:t xml:space="preserve">classified </w:t>
      </w:r>
      <w:r w:rsidR="00423D97">
        <w:rPr>
          <w:rFonts w:ascii="Times New Roman" w:hAnsi="Times New Roman" w:cs="Times New Roman"/>
          <w:color w:val="000000"/>
          <w:sz w:val="24"/>
          <w:szCs w:val="24"/>
          <w:shd w:val="clear" w:color="auto" w:fill="FFFFFF"/>
        </w:rPr>
        <w:t>by age group</w:t>
      </w:r>
      <w:r w:rsidRPr="004E22CF">
        <w:rPr>
          <w:rFonts w:ascii="Times New Roman" w:hAnsi="Times New Roman" w:cs="Times New Roman"/>
          <w:color w:val="000000"/>
          <w:sz w:val="24"/>
          <w:szCs w:val="24"/>
          <w:shd w:val="clear" w:color="auto" w:fill="FFFFFF"/>
        </w:rPr>
        <w:t xml:space="preserve"> and sex.</w:t>
      </w:r>
      <w:r w:rsidR="00423D97">
        <w:rPr>
          <w:rFonts w:ascii="Times New Roman" w:hAnsi="Times New Roman" w:cs="Times New Roman"/>
          <w:color w:val="000000"/>
          <w:sz w:val="24"/>
          <w:szCs w:val="24"/>
          <w:shd w:val="clear" w:color="auto" w:fill="FFFFFF"/>
        </w:rPr>
        <w:t xml:space="preserve"> We combine</w:t>
      </w:r>
      <w:r w:rsidR="00FF4081">
        <w:rPr>
          <w:rFonts w:ascii="Times New Roman" w:hAnsi="Times New Roman" w:cs="Times New Roman"/>
          <w:color w:val="000000"/>
          <w:sz w:val="24"/>
          <w:szCs w:val="24"/>
          <w:shd w:val="clear" w:color="auto" w:fill="FFFFFF"/>
        </w:rPr>
        <w:t>d</w:t>
      </w:r>
      <w:r w:rsidR="00423D97">
        <w:rPr>
          <w:rFonts w:ascii="Times New Roman" w:hAnsi="Times New Roman" w:cs="Times New Roman"/>
          <w:color w:val="000000"/>
          <w:sz w:val="24"/>
          <w:szCs w:val="24"/>
          <w:shd w:val="clear" w:color="auto" w:fill="FFFFFF"/>
        </w:rPr>
        <w:t xml:space="preserve"> those </w:t>
      </w:r>
      <w:r w:rsidR="00A27C06">
        <w:rPr>
          <w:rFonts w:ascii="Times New Roman" w:hAnsi="Times New Roman" w:cs="Times New Roman"/>
          <w:color w:val="000000"/>
          <w:sz w:val="24"/>
          <w:szCs w:val="24"/>
          <w:shd w:val="clear" w:color="auto" w:fill="FFFFFF"/>
        </w:rPr>
        <w:t>data, using</w:t>
      </w:r>
      <w:r w:rsidR="00423D97">
        <w:rPr>
          <w:rFonts w:ascii="Times New Roman" w:hAnsi="Times New Roman" w:cs="Times New Roman"/>
          <w:color w:val="000000"/>
          <w:sz w:val="24"/>
          <w:szCs w:val="24"/>
          <w:shd w:val="clear" w:color="auto" w:fill="FFFFFF"/>
        </w:rPr>
        <w:t xml:space="preserve"> ArcGIS to generate the population data on age and sex in 9 different climate regions to </w:t>
      </w:r>
      <w:proofErr w:type="spellStart"/>
      <w:r w:rsidR="008A0F7B">
        <w:rPr>
          <w:rFonts w:ascii="Times New Roman" w:hAnsi="Times New Roman" w:cs="Times New Roman"/>
          <w:color w:val="000000"/>
          <w:sz w:val="24"/>
          <w:szCs w:val="24"/>
          <w:shd w:val="clear" w:color="auto" w:fill="FFFFFF"/>
        </w:rPr>
        <w:t>coupe</w:t>
      </w:r>
      <w:proofErr w:type="spellEnd"/>
      <w:r w:rsidR="00FF4081">
        <w:rPr>
          <w:rFonts w:ascii="Times New Roman" w:hAnsi="Times New Roman" w:cs="Times New Roman"/>
          <w:color w:val="000000"/>
          <w:sz w:val="24"/>
          <w:szCs w:val="24"/>
          <w:shd w:val="clear" w:color="auto" w:fill="FFFFFF"/>
        </w:rPr>
        <w:t xml:space="preserve"> with </w:t>
      </w:r>
      <w:r w:rsidR="00423D97">
        <w:rPr>
          <w:rFonts w:ascii="Times New Roman" w:hAnsi="Times New Roman" w:cs="Times New Roman"/>
          <w:color w:val="000000"/>
          <w:sz w:val="24"/>
          <w:szCs w:val="24"/>
          <w:shd w:val="clear" w:color="auto" w:fill="FFFFFF"/>
        </w:rPr>
        <w:t>the corresponding pollen data.</w:t>
      </w:r>
    </w:p>
    <w:p w:rsidR="00A27C06" w:rsidRDefault="00A27C06" w:rsidP="008A0F7B">
      <w:pPr>
        <w:spacing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Exposure Factor data </w:t>
      </w:r>
      <w:r w:rsidR="00FF4081">
        <w:rPr>
          <w:rFonts w:ascii="Times New Roman" w:hAnsi="Times New Roman" w:cs="Times New Roman"/>
          <w:color w:val="000000"/>
          <w:sz w:val="24"/>
          <w:szCs w:val="24"/>
          <w:shd w:val="clear" w:color="auto" w:fill="FFFFFF"/>
        </w:rPr>
        <w:t xml:space="preserve">were </w:t>
      </w:r>
      <w:r>
        <w:rPr>
          <w:rFonts w:ascii="Times New Roman" w:hAnsi="Times New Roman" w:cs="Times New Roman"/>
          <w:color w:val="000000"/>
          <w:sz w:val="24"/>
          <w:szCs w:val="24"/>
          <w:shd w:val="clear" w:color="auto" w:fill="FFFFFF"/>
        </w:rPr>
        <w:t xml:space="preserve">obtained from </w:t>
      </w:r>
      <w:r w:rsidR="00766C6D">
        <w:rPr>
          <w:rFonts w:ascii="Times New Roman" w:hAnsi="Times New Roman" w:cs="Times New Roman"/>
          <w:color w:val="000000"/>
          <w:sz w:val="24"/>
          <w:szCs w:val="24"/>
          <w:shd w:val="clear" w:color="auto" w:fill="FFFFFF"/>
        </w:rPr>
        <w:t>US</w:t>
      </w:r>
      <w:r>
        <w:rPr>
          <w:rFonts w:ascii="Times New Roman" w:hAnsi="Times New Roman" w:cs="Times New Roman"/>
          <w:color w:val="000000"/>
          <w:sz w:val="24"/>
          <w:szCs w:val="24"/>
          <w:shd w:val="clear" w:color="auto" w:fill="FFFFFF"/>
        </w:rPr>
        <w:t>EPA</w:t>
      </w:r>
      <w:r w:rsidR="00766C6D">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Exposure Factors H</w:t>
      </w:r>
      <w:r>
        <w:rPr>
          <w:rFonts w:ascii="Times New Roman" w:hAnsi="Times New Roman" w:cs="Times New Roman"/>
          <w:color w:val="000000"/>
          <w:sz w:val="24"/>
          <w:szCs w:val="24"/>
          <w:shd w:val="clear" w:color="auto" w:fill="FFFFFF"/>
        </w:rPr>
        <w:t>andbook</w:t>
      </w:r>
      <w:r w:rsidR="00FF4081">
        <w:rPr>
          <w:rFonts w:ascii="Times New Roman" w:hAnsi="Times New Roman" w:cs="Times New Roman"/>
          <w:color w:val="000000"/>
          <w:sz w:val="24"/>
          <w:szCs w:val="24"/>
          <w:shd w:val="clear" w:color="auto" w:fill="FFFFFF"/>
        </w:rPr>
        <w:t xml:space="preserve"> </w:t>
      </w:r>
      <w:r w:rsidR="00592BD6">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 w:tooltip="Agency, 2010 #5" w:history="1">
        <w:r w:rsidR="00613327">
          <w:rPr>
            <w:rFonts w:ascii="Times New Roman" w:hAnsi="Times New Roman" w:cs="Times New Roman"/>
            <w:noProof/>
            <w:color w:val="000000"/>
            <w:sz w:val="24"/>
            <w:szCs w:val="24"/>
            <w:shd w:val="clear" w:color="auto" w:fill="FFFFFF"/>
          </w:rPr>
          <w:t>Agency 2010</w:t>
        </w:r>
      </w:hyperlink>
      <w:r w:rsidR="00613327">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These </w:t>
      </w:r>
      <w:r w:rsidR="00227E87">
        <w:rPr>
          <w:rFonts w:ascii="Times New Roman" w:hAnsi="Times New Roman" w:cs="Times New Roman"/>
          <w:color w:val="000000"/>
          <w:sz w:val="24"/>
          <w:szCs w:val="24"/>
          <w:shd w:val="clear" w:color="auto" w:fill="FFFFFF"/>
        </w:rPr>
        <w:t>factor</w:t>
      </w:r>
      <w:r w:rsidR="00FF4081">
        <w:rPr>
          <w:rFonts w:ascii="Times New Roman" w:hAnsi="Times New Roman" w:cs="Times New Roman"/>
          <w:color w:val="000000"/>
          <w:sz w:val="24"/>
          <w:szCs w:val="24"/>
          <w:shd w:val="clear" w:color="auto" w:fill="FFFFFF"/>
        </w:rPr>
        <w:t>s</w:t>
      </w:r>
      <w:r w:rsidR="00227E87">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include</w:t>
      </w:r>
      <w:r w:rsidR="00227E87">
        <w:rPr>
          <w:rFonts w:ascii="Times New Roman" w:hAnsi="Times New Roman" w:cs="Times New Roman"/>
          <w:color w:val="000000"/>
          <w:sz w:val="24"/>
          <w:szCs w:val="24"/>
          <w:shd w:val="clear" w:color="auto" w:fill="FFFFFF"/>
        </w:rPr>
        <w:t xml:space="preserve"> the value of inhalation,</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dermal contact frequency,</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skin surface, hand surface, indoor time/out</w:t>
      </w:r>
      <w:r w:rsidR="00FF4081">
        <w:rPr>
          <w:rFonts w:ascii="Times New Roman" w:hAnsi="Times New Roman" w:cs="Times New Roman"/>
          <w:color w:val="000000"/>
          <w:sz w:val="24"/>
          <w:szCs w:val="24"/>
          <w:shd w:val="clear" w:color="auto" w:fill="FFFFFF"/>
        </w:rPr>
        <w:t>door</w:t>
      </w:r>
      <w:r w:rsidR="00227E87">
        <w:rPr>
          <w:rFonts w:ascii="Times New Roman" w:hAnsi="Times New Roman" w:cs="Times New Roman"/>
          <w:color w:val="000000"/>
          <w:sz w:val="24"/>
          <w:szCs w:val="24"/>
          <w:shd w:val="clear" w:color="auto" w:fill="FFFFFF"/>
        </w:rPr>
        <w:t xml:space="preserve"> time and other exposure factor data in different age groups and sex. In each age group, ten different </w:t>
      </w:r>
      <w:r w:rsidR="00227E87">
        <w:rPr>
          <w:rFonts w:ascii="Times New Roman" w:hAnsi="Times New Roman" w:cs="Times New Roman"/>
          <w:color w:val="000000"/>
          <w:sz w:val="24"/>
          <w:szCs w:val="24"/>
          <w:shd w:val="clear" w:color="auto" w:fill="FFFFFF"/>
        </w:rPr>
        <w:lastRenderedPageBreak/>
        <w:t>percentiles level (</w:t>
      </w:r>
      <w:r w:rsidR="00BF2267">
        <w:rPr>
          <w:rFonts w:ascii="Times New Roman" w:hAnsi="Times New Roman" w:cs="Times New Roman"/>
          <w:color w:val="000000"/>
          <w:sz w:val="24"/>
          <w:szCs w:val="24"/>
          <w:shd w:val="clear" w:color="auto" w:fill="FFFFFF"/>
        </w:rPr>
        <w:t>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10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25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50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75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90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xml:space="preserve">, </w:t>
      </w:r>
      <w:r w:rsidR="000E4139">
        <w:rPr>
          <w:rFonts w:ascii="Times New Roman" w:hAnsi="Times New Roman" w:cs="Times New Roman"/>
          <w:color w:val="000000"/>
          <w:sz w:val="24"/>
          <w:szCs w:val="24"/>
          <w:shd w:val="clear" w:color="auto" w:fill="FFFFFF"/>
        </w:rPr>
        <w:t>and 95th</w:t>
      </w:r>
      <w:r w:rsidR="00BF2267">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and mean values of exposure factors are used to generate the exposure scenario in the nine climate zones.</w:t>
      </w:r>
    </w:p>
    <w:p w:rsidR="00227E87" w:rsidRPr="004E22CF" w:rsidRDefault="00227E87" w:rsidP="00B260E3">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These exposure factor data are all in country-level.</w:t>
      </w:r>
      <w:r w:rsidR="00B260E3" w:rsidRPr="00B260E3">
        <w:rPr>
          <w:rFonts w:ascii="Times New Roman" w:hAnsi="Times New Roman" w:cs="Times New Roman"/>
          <w:color w:val="000000"/>
          <w:sz w:val="24"/>
          <w:szCs w:val="24"/>
          <w:shd w:val="clear" w:color="auto" w:fill="FFFFFF"/>
        </w:rPr>
        <w:t xml:space="preserve"> Inhalation rate distribution and other exposure factors are the same for different climate regions,</w:t>
      </w:r>
      <w:r>
        <w:rPr>
          <w:rFonts w:ascii="Times New Roman" w:hAnsi="Times New Roman" w:cs="Times New Roman"/>
          <w:color w:val="000000"/>
          <w:sz w:val="24"/>
          <w:szCs w:val="24"/>
          <w:shd w:val="clear" w:color="auto" w:fill="FFFFFF"/>
        </w:rPr>
        <w:t xml:space="preserve"> although the temperature,</w:t>
      </w:r>
      <w:r w:rsidR="00FF40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illumination time </w:t>
      </w:r>
      <w:r w:rsidR="00EA27A0">
        <w:rPr>
          <w:rFonts w:ascii="Times New Roman" w:hAnsi="Times New Roman" w:cs="Times New Roman"/>
          <w:color w:val="000000"/>
          <w:sz w:val="24"/>
          <w:szCs w:val="24"/>
          <w:shd w:val="clear" w:color="auto" w:fill="FFFFFF"/>
        </w:rPr>
        <w:t xml:space="preserve">and other environmental factors </w:t>
      </w:r>
      <w:r>
        <w:rPr>
          <w:rFonts w:ascii="Times New Roman" w:hAnsi="Times New Roman" w:cs="Times New Roman"/>
          <w:color w:val="000000"/>
          <w:sz w:val="24"/>
          <w:szCs w:val="24"/>
          <w:shd w:val="clear" w:color="auto" w:fill="FFFFFF"/>
        </w:rPr>
        <w:t xml:space="preserve">may surely affect </w:t>
      </w:r>
      <w:r w:rsidR="00EA27A0">
        <w:rPr>
          <w:rFonts w:ascii="Times New Roman" w:hAnsi="Times New Roman" w:cs="Times New Roman"/>
          <w:color w:val="000000"/>
          <w:sz w:val="24"/>
          <w:szCs w:val="24"/>
          <w:shd w:val="clear" w:color="auto" w:fill="FFFFFF"/>
        </w:rPr>
        <w:t>values</w:t>
      </w:r>
      <w:r w:rsidR="00FD4DBD">
        <w:rPr>
          <w:rFonts w:ascii="Times New Roman" w:hAnsi="Times New Roman" w:cs="Times New Roman"/>
          <w:color w:val="000000"/>
          <w:sz w:val="24"/>
          <w:szCs w:val="24"/>
          <w:shd w:val="clear" w:color="auto" w:fill="FFFFFF"/>
        </w:rPr>
        <w:t xml:space="preserve"> of those factors</w:t>
      </w:r>
      <w:r w:rsidR="00EA27A0">
        <w:rPr>
          <w:rFonts w:ascii="Times New Roman" w:hAnsi="Times New Roman" w:cs="Times New Roman"/>
          <w:color w:val="000000"/>
          <w:sz w:val="24"/>
          <w:szCs w:val="24"/>
          <w:shd w:val="clear" w:color="auto" w:fill="FFFFFF"/>
        </w:rPr>
        <w:t>.</w:t>
      </w:r>
    </w:p>
    <w:p w:rsidR="00590ABB" w:rsidRPr="007E0204" w:rsidRDefault="00590ABB" w:rsidP="00713C12">
      <w:pPr>
        <w:pStyle w:val="2"/>
        <w:rPr>
          <w:rFonts w:ascii="Times New Roman" w:hAnsi="Times New Roman" w:cs="Times New Roman"/>
        </w:rPr>
      </w:pPr>
      <w:r w:rsidRPr="007E0204">
        <w:rPr>
          <w:rFonts w:ascii="Times New Roman" w:hAnsi="Times New Roman" w:cs="Times New Roman"/>
        </w:rPr>
        <w:t>Exposure Method</w:t>
      </w:r>
      <w:r w:rsidR="003E5B79" w:rsidRPr="007E0204">
        <w:rPr>
          <w:rFonts w:ascii="Times New Roman" w:hAnsi="Times New Roman" w:cs="Times New Roman"/>
        </w:rPr>
        <w:t xml:space="preserve"> Selection</w:t>
      </w:r>
      <w:r w:rsidR="00592BD6">
        <w:rPr>
          <w:rFonts w:ascii="Times New Roman" w:hAnsi="Times New Roman" w:cs="Times New Roman"/>
        </w:rPr>
        <w:fldChar w:fldCharType="begin"/>
      </w:r>
      <w:r w:rsidR="00C32C92">
        <w:rPr>
          <w:rFonts w:ascii="Times New Roman" w:hAnsi="Times New Roman" w:cs="Times New Roman"/>
        </w:rPr>
        <w:instrText xml:space="preserve"> MACROBUTTON MTEditEquationSection2 </w:instrText>
      </w:r>
      <w:r w:rsidR="00C32C92" w:rsidRPr="00C32C92">
        <w:rPr>
          <w:rStyle w:val="MTEquationSection"/>
        </w:rPr>
        <w:instrText>Equation Chapter (Next) Section 1</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\r 1 \h \* MERGEFORMAT </w:instrText>
      </w:r>
      <w:r w:rsidR="00AF3191">
        <w:fldChar w:fldCharType="end"/>
      </w:r>
      <w:r w:rsidR="00AF3191">
        <w:fldChar w:fldCharType="begin"/>
      </w:r>
      <w:r w:rsidR="00AF3191">
        <w:instrText xml:space="preserve"> SEQ MTChap \h \* MERGEFORMAT </w:instrText>
      </w:r>
      <w:r w:rsidR="00AF3191">
        <w:fldChar w:fldCharType="end"/>
      </w:r>
      <w:r w:rsidR="00592BD6">
        <w:rPr>
          <w:rFonts w:ascii="Times New Roman" w:hAnsi="Times New Roman" w:cs="Times New Roman"/>
        </w:rPr>
        <w:fldChar w:fldCharType="end"/>
      </w:r>
    </w:p>
    <w:p w:rsidR="003E5B79" w:rsidRPr="009F663B" w:rsidRDefault="00713C12" w:rsidP="00BF6767">
      <w:pPr>
        <w:pStyle w:val="3"/>
      </w:pPr>
      <w:r w:rsidRPr="009F663B">
        <w:t>I</w:t>
      </w:r>
      <w:r w:rsidR="003E5B79" w:rsidRPr="009F663B">
        <w:t>nhalation</w:t>
      </w:r>
    </w:p>
    <w:p w:rsidR="000E59E3" w:rsidRPr="00195966" w:rsidRDefault="00590ABB" w:rsidP="00B260E3">
      <w:pPr>
        <w:spacing w:line="480" w:lineRule="auto"/>
        <w:ind w:firstLine="4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Exposure can be quantified by multiplying the concentration of an agent </w:t>
      </w:r>
      <w:r w:rsidR="007C779C">
        <w:rPr>
          <w:rFonts w:ascii="Times New Roman" w:hAnsi="Times New Roman" w:cs="Times New Roman"/>
          <w:color w:val="000000"/>
          <w:sz w:val="24"/>
          <w:szCs w:val="24"/>
          <w:shd w:val="clear" w:color="auto" w:fill="FFFFFF"/>
        </w:rPr>
        <w:t>and</w:t>
      </w:r>
      <w:r w:rsidR="007C779C"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w:t>
      </w:r>
      <w:r w:rsidR="007C779C">
        <w:rPr>
          <w:rFonts w:ascii="Times New Roman" w:hAnsi="Times New Roman" w:cs="Times New Roman"/>
          <w:color w:val="000000"/>
          <w:sz w:val="24"/>
          <w:szCs w:val="24"/>
          <w:shd w:val="clear" w:color="auto" w:fill="FFFFFF"/>
        </w:rPr>
        <w:t xml:space="preserve">exposed </w:t>
      </w:r>
      <w:r w:rsidRPr="00195966">
        <w:rPr>
          <w:rFonts w:ascii="Times New Roman" w:hAnsi="Times New Roman" w:cs="Times New Roman"/>
          <w:color w:val="000000"/>
          <w:sz w:val="24"/>
          <w:szCs w:val="24"/>
          <w:shd w:val="clear" w:color="auto" w:fill="FFFFFF"/>
        </w:rPr>
        <w:t>duration. Exposure can be instantaneous when the contact between an agent and a target occurs at a single point in time and space</w:t>
      </w:r>
      <w:r w:rsidR="00B441C7" w:rsidRPr="00195966">
        <w:rPr>
          <w:rFonts w:ascii="Times New Roman" w:hAnsi="Times New Roman" w:cs="Times New Roman"/>
          <w:color w:val="000000"/>
          <w:sz w:val="24"/>
          <w:szCs w:val="24"/>
          <w:shd w:val="clear" w:color="auto" w:fill="FFFFFF"/>
        </w:rPr>
        <w:t>.</w:t>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summation of instantaneous exposures over the exposure duration is called the time-integrated exposure. Equation </w:t>
      </w:r>
      <w:r w:rsidR="007C779C">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GOTOBUTTON ZEqnNum262233  \* MERGEFORMAT </w:instrText>
      </w:r>
      <w:r w:rsidR="007C779C">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REF ZEqnNum262233 \* Charformat \! \* MERGEFORMAT </w:instrText>
      </w:r>
      <w:r w:rsidR="007C779C">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(3.1)</w:instrText>
      </w:r>
      <w:r w:rsidR="007C779C">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shows the time-integrated exposure</w:t>
      </w:r>
      <w:r w:rsidR="00592BD6">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&lt;EndNote&gt;&lt;Cite&gt;&lt;Author&gt;Fogh&lt;/Author&gt;&lt;Year&gt;2000&lt;/Year&gt;&lt;RecNum&gt;2&lt;/RecNum&gt;&lt;DisplayText&gt;(Fogh and Andersson 2000)&lt;/DisplayText&gt;&lt;record&gt;&lt;rec-number&gt;2&lt;/rec-number&gt;&lt;foreign-keys&gt;&lt;key app="EN" db-id="2dtzart979vtdiedr97v25sr9s5rt9vep9tt" timestamp="1386367475"&gt;2&lt;/key&gt;&lt;/foreign-keys&gt;&lt;ref-type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2" w:tooltip="Fogh, 2000 #2" w:history="1">
        <w:r w:rsidR="00613327">
          <w:rPr>
            <w:rFonts w:ascii="Times New Roman" w:hAnsi="Times New Roman" w:cs="Times New Roman"/>
            <w:noProof/>
            <w:color w:val="000000"/>
            <w:sz w:val="24"/>
            <w:szCs w:val="24"/>
            <w:shd w:val="clear" w:color="auto" w:fill="FFFFFF"/>
          </w:rPr>
          <w:t>Fogh and Andersson 2000</w:t>
        </w:r>
      </w:hyperlink>
      <w:r w:rsidR="00613327">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sidRPr="00195966">
        <w:rPr>
          <w:rFonts w:ascii="Times New Roman" w:hAnsi="Times New Roman" w:cs="Times New Roman"/>
          <w:color w:val="000000"/>
          <w:sz w:val="24"/>
          <w:szCs w:val="24"/>
          <w:shd w:val="clear" w:color="auto" w:fill="FFFFFF"/>
        </w:rPr>
        <w:t>.</w:t>
      </w:r>
    </w:p>
    <w:p w:rsidR="00590ABB" w:rsidRPr="00C01CDF" w:rsidRDefault="00E351E3" w:rsidP="007C779C">
      <w:pPr>
        <w:pStyle w:val="MTDisplayEquation"/>
        <w:ind w:left="840"/>
      </w:pPr>
      <w:r>
        <w:tab/>
      </w:r>
      <w:r w:rsidR="00085987" w:rsidRPr="00E351E3">
        <w:rPr>
          <w:position w:val="-18"/>
        </w:rPr>
        <w:object w:dxaOrig="150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26.4pt" o:ole="">
            <v:imagedata r:id="rId9" o:title=""/>
          </v:shape>
          <o:OLEObject Type="Embed" ProgID="Equation.DSMT4" ShapeID="_x0000_i1025" DrawAspect="Content" ObjectID="_1448886378" r:id="rId10"/>
        </w:object>
      </w:r>
      <w:r>
        <w:t xml:space="preserve"> </w:t>
      </w:r>
      <w:r>
        <w:tab/>
      </w:r>
      <w:r w:rsidR="00592BD6">
        <w:fldChar w:fldCharType="begin"/>
      </w:r>
      <w:r>
        <w:instrText xml:space="preserve"> MACROBUTTON MTPlaceRef \* MERGEFORMAT </w:instrText>
      </w:r>
      <w:r w:rsidR="00AF3191">
        <w:fldChar w:fldCharType="begin"/>
      </w:r>
      <w:r w:rsidR="00AF3191">
        <w:instrText xml:space="preserve"> SEQ MTEqn \h \* MERGEFORMAT </w:instrText>
      </w:r>
      <w:r w:rsidR="00AF3191">
        <w:fldChar w:fldCharType="end"/>
      </w:r>
      <w:bookmarkStart w:id="5" w:name="ZEqnNum262233"/>
      <w:r>
        <w:instrText>(</w:instrText>
      </w:r>
      <w:fldSimple w:instr=" SEQ MTChap \c \* Arabic \* MERGEFORMAT ">
        <w:r w:rsidR="00DA1F97">
          <w:rPr>
            <w:noProof/>
          </w:rPr>
          <w:instrText>3</w:instrText>
        </w:r>
      </w:fldSimple>
      <w:r>
        <w:instrText>.</w:instrText>
      </w:r>
      <w:fldSimple w:instr=" SEQ MTEqn \c \* Arabic \* MERGEFORMAT ">
        <w:r w:rsidR="00DA1F97">
          <w:rPr>
            <w:noProof/>
          </w:rPr>
          <w:instrText>1</w:instrText>
        </w:r>
      </w:fldSimple>
      <w:r>
        <w:instrText>)</w:instrText>
      </w:r>
      <w:bookmarkEnd w:id="5"/>
      <w:r w:rsidR="00592BD6">
        <w:fldChar w:fldCharType="end"/>
      </w:r>
    </w:p>
    <w:p w:rsidR="00202512" w:rsidRDefault="00590ABB" w:rsidP="00202512">
      <w:pPr>
        <w:pStyle w:val="CM46"/>
        <w:snapToGrid w:val="0"/>
        <w:spacing w:after="240" w:line="480" w:lineRule="auto"/>
        <w:ind w:left="420"/>
        <w:mirrorIndents/>
        <w:rPr>
          <w:color w:val="000000"/>
          <w:kern w:val="2"/>
        </w:rPr>
      </w:pPr>
      <w:proofErr w:type="gramStart"/>
      <w:r w:rsidRPr="00C01CDF">
        <w:rPr>
          <w:color w:val="000000"/>
          <w:kern w:val="2"/>
        </w:rPr>
        <w:t>where</w:t>
      </w:r>
      <w:proofErr w:type="gramEnd"/>
      <w:r w:rsidRPr="00C01CDF">
        <w:rPr>
          <w:color w:val="000000"/>
          <w:kern w:val="2"/>
        </w:rPr>
        <w:t xml:space="preserve">: </w:t>
      </w:r>
    </w:p>
    <w:p w:rsidR="00742B53" w:rsidRPr="00C01CDF" w:rsidRDefault="00590ABB" w:rsidP="003B3572">
      <w:pPr>
        <w:pStyle w:val="CM46"/>
        <w:numPr>
          <w:ilvl w:val="0"/>
          <w:numId w:val="5"/>
        </w:numPr>
        <w:snapToGrid w:val="0"/>
        <w:spacing w:after="240" w:line="480" w:lineRule="auto"/>
        <w:mirrorIndents/>
        <w:rPr>
          <w:color w:val="000000"/>
          <w:kern w:val="2"/>
        </w:rPr>
      </w:pPr>
      <w:commentRangeStart w:id="6"/>
      <w:r w:rsidRPr="00C01CDF">
        <w:rPr>
          <w:color w:val="000000"/>
          <w:kern w:val="2"/>
        </w:rPr>
        <w:t>E = Time-integrated exposure (mass)</w:t>
      </w:r>
      <w:commentRangeEnd w:id="6"/>
      <w:r w:rsidR="00806D6B">
        <w:rPr>
          <w:rStyle w:val="ae"/>
          <w:rFonts w:ascii="Cambria Math" w:hAnsi="Cambria Math" w:cstheme="minorBidi"/>
          <w:kern w:val="2"/>
        </w:rPr>
        <w:commentReference w:id="6"/>
      </w:r>
      <w:r w:rsidRPr="00C01CDF">
        <w:rPr>
          <w:color w:val="000000"/>
          <w:kern w:val="2"/>
        </w:rPr>
        <w:t>,</w:t>
      </w:r>
    </w:p>
    <w:p w:rsidR="00742B53" w:rsidRPr="00C01CDF"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t2– t1 = Exposure duration (ED) (time),</w:t>
      </w:r>
    </w:p>
    <w:p w:rsidR="00742B53"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C = Exposure conc</w:t>
      </w:r>
      <w:r w:rsidR="00742B53" w:rsidRPr="00C01CDF">
        <w:rPr>
          <w:color w:val="000000"/>
          <w:kern w:val="2"/>
        </w:rPr>
        <w:t xml:space="preserve">entration as a function of time </w:t>
      </w:r>
      <w:r w:rsidRPr="00C01CDF">
        <w:rPr>
          <w:color w:val="000000"/>
          <w:kern w:val="2"/>
        </w:rPr>
        <w:t>(mass/volume).</w:t>
      </w:r>
    </w:p>
    <w:p w:rsidR="00085987" w:rsidRPr="00C43DB7" w:rsidRDefault="00085987" w:rsidP="003B3572">
      <w:pPr>
        <w:pStyle w:val="CM46"/>
        <w:numPr>
          <w:ilvl w:val="0"/>
          <w:numId w:val="5"/>
        </w:numPr>
        <w:snapToGrid w:val="0"/>
        <w:spacing w:after="240" w:line="480" w:lineRule="auto"/>
        <w:mirrorIndents/>
        <w:rPr>
          <w:color w:val="000000"/>
          <w:kern w:val="2"/>
        </w:rPr>
      </w:pPr>
      <w:r>
        <w:rPr>
          <w:color w:val="000000"/>
          <w:kern w:val="2"/>
        </w:rPr>
        <w:t>I = Inhalation factors</w:t>
      </w:r>
      <w:ins w:id="7" w:author="Yong" w:date="2013-12-15T15:58:00Z">
        <w:r w:rsidR="00806D6B">
          <w:rPr>
            <w:color w:val="000000"/>
            <w:kern w:val="2"/>
          </w:rPr>
          <w:t xml:space="preserve"> </w:t>
        </w:r>
      </w:ins>
      <w:r>
        <w:rPr>
          <w:color w:val="000000"/>
          <w:kern w:val="2"/>
        </w:rPr>
        <w:t>(volume/</w:t>
      </w:r>
      <w:r w:rsidR="00617B13">
        <w:rPr>
          <w:color w:val="000000"/>
          <w:kern w:val="2"/>
        </w:rPr>
        <w:t>time</w:t>
      </w:r>
      <w:r>
        <w:rPr>
          <w:color w:val="000000"/>
          <w:kern w:val="2"/>
        </w:rPr>
        <w:t>)</w:t>
      </w:r>
      <w:r w:rsidRPr="00C01CDF">
        <w:rPr>
          <w:color w:val="000000"/>
          <w:kern w:val="2"/>
        </w:rPr>
        <w:t>.</w:t>
      </w:r>
    </w:p>
    <w:p w:rsidR="00984014" w:rsidRPr="00195966" w:rsidRDefault="00806D6B"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Time-averaged exposure was obtained by dividing the integrated exposure</w:t>
      </w:r>
      <w:r w:rsidR="00590ABB" w:rsidRPr="0019596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by exposure duration.</w:t>
      </w:r>
    </w:p>
    <w:p w:rsidR="00984014" w:rsidRDefault="00590ABB"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lastRenderedPageBreak/>
        <w:t xml:space="preserve">In </w:t>
      </w:r>
      <w:r w:rsidR="00806D6B">
        <w:rPr>
          <w:rFonts w:ascii="Times New Roman" w:hAnsi="Times New Roman" w:cs="Times New Roman"/>
          <w:color w:val="000000"/>
          <w:sz w:val="24"/>
          <w:szCs w:val="24"/>
          <w:shd w:val="clear" w:color="auto" w:fill="FFFFFF"/>
        </w:rPr>
        <w:t>the current study</w:t>
      </w:r>
      <w:r w:rsidRPr="00195966">
        <w:rPr>
          <w:rFonts w:ascii="Times New Roman" w:hAnsi="Times New Roman" w:cs="Times New Roman"/>
          <w:color w:val="000000"/>
          <w:sz w:val="24"/>
          <w:szCs w:val="24"/>
          <w:shd w:val="clear" w:color="auto" w:fill="FFFFFF"/>
        </w:rPr>
        <w:t xml:space="preserve">, since the </w:t>
      </w:r>
      <w:r w:rsidR="00742B53" w:rsidRPr="00195966">
        <w:rPr>
          <w:rFonts w:ascii="Times New Roman" w:hAnsi="Times New Roman" w:cs="Times New Roman"/>
          <w:color w:val="000000"/>
          <w:sz w:val="24"/>
          <w:szCs w:val="24"/>
          <w:shd w:val="clear" w:color="auto" w:fill="FFFFFF"/>
        </w:rPr>
        <w:t>time step</w:t>
      </w:r>
      <w:r w:rsidRPr="00195966">
        <w:rPr>
          <w:rFonts w:ascii="Times New Roman" w:hAnsi="Times New Roman" w:cs="Times New Roman"/>
          <w:color w:val="000000"/>
          <w:sz w:val="24"/>
          <w:szCs w:val="24"/>
          <w:shd w:val="clear" w:color="auto" w:fill="FFFFFF"/>
        </w:rPr>
        <w:t xml:space="preserve"> is</w:t>
      </w:r>
      <w:r w:rsidR="00107663">
        <w:rPr>
          <w:rFonts w:ascii="Times New Roman" w:hAnsi="Times New Roman" w:cs="Times New Roman"/>
          <w:color w:val="000000"/>
          <w:sz w:val="24"/>
          <w:szCs w:val="24"/>
          <w:shd w:val="clear" w:color="auto" w:fill="FFFFFF"/>
        </w:rPr>
        <w:t xml:space="preserve"> 1 </w:t>
      </w:r>
      <w:r w:rsidR="00B87340">
        <w:rPr>
          <w:rFonts w:ascii="Times New Roman" w:hAnsi="Times New Roman" w:cs="Times New Roman"/>
          <w:color w:val="000000"/>
          <w:sz w:val="24"/>
          <w:szCs w:val="24"/>
          <w:shd w:val="clear" w:color="auto" w:fill="FFFFFF"/>
        </w:rPr>
        <w:t>day,</w:t>
      </w:r>
      <w:r w:rsidRPr="00195966">
        <w:rPr>
          <w:rFonts w:ascii="Times New Roman" w:hAnsi="Times New Roman" w:cs="Times New Roman"/>
          <w:color w:val="000000"/>
          <w:sz w:val="24"/>
          <w:szCs w:val="24"/>
          <w:shd w:val="clear" w:color="auto" w:fill="FFFFFF"/>
        </w:rPr>
        <w:t xml:space="preserve"> we integrated the concentration through the whole</w:t>
      </w:r>
      <w:r w:rsidR="00107663">
        <w:rPr>
          <w:rFonts w:ascii="Times New Roman" w:hAnsi="Times New Roman" w:cs="Times New Roman"/>
          <w:color w:val="000000"/>
          <w:sz w:val="24"/>
          <w:szCs w:val="24"/>
          <w:shd w:val="clear" w:color="auto" w:fill="FFFFFF"/>
        </w:rPr>
        <w:t xml:space="preserve"> pollen</w:t>
      </w:r>
      <w:r w:rsidRPr="00195966">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season (</w:t>
      </w:r>
      <w:r w:rsidRPr="00195966">
        <w:rPr>
          <w:rFonts w:ascii="Times New Roman" w:hAnsi="Times New Roman" w:cs="Times New Roman"/>
          <w:color w:val="000000"/>
          <w:sz w:val="24"/>
          <w:szCs w:val="24"/>
          <w:shd w:val="clear" w:color="auto" w:fill="FFFFFF"/>
        </w:rPr>
        <w:t>a</w:t>
      </w:r>
      <w:r w:rsidR="00742B53" w:rsidRPr="00195966">
        <w:rPr>
          <w:rFonts w:ascii="Times New Roman" w:hAnsi="Times New Roman" w:cs="Times New Roman"/>
          <w:color w:val="000000"/>
          <w:sz w:val="24"/>
          <w:szCs w:val="24"/>
          <w:shd w:val="clear" w:color="auto" w:fill="FFFFFF"/>
        </w:rPr>
        <w:t>n</w:t>
      </w:r>
      <w:r w:rsidRPr="00195966">
        <w:rPr>
          <w:rFonts w:ascii="Times New Roman" w:hAnsi="Times New Roman" w:cs="Times New Roman"/>
          <w:color w:val="000000"/>
          <w:sz w:val="24"/>
          <w:szCs w:val="24"/>
          <w:shd w:val="clear" w:color="auto" w:fill="FFFFFF"/>
        </w:rPr>
        <w:t xml:space="preserve"> average time about </w:t>
      </w:r>
      <w:r w:rsidR="00107663">
        <w:rPr>
          <w:rFonts w:ascii="Times New Roman" w:hAnsi="Times New Roman" w:cs="Times New Roman"/>
          <w:color w:val="000000"/>
          <w:sz w:val="24"/>
          <w:szCs w:val="24"/>
          <w:shd w:val="clear" w:color="auto" w:fill="FFFFFF"/>
        </w:rPr>
        <w:t>3 months</w:t>
      </w:r>
      <w:r w:rsidRPr="00195966">
        <w:rPr>
          <w:rFonts w:ascii="Times New Roman" w:hAnsi="Times New Roman" w:cs="Times New Roman"/>
          <w:color w:val="000000"/>
          <w:sz w:val="24"/>
          <w:szCs w:val="24"/>
          <w:shd w:val="clear" w:color="auto" w:fill="FFFFFF"/>
        </w:rPr>
        <w:t>)</w:t>
      </w:r>
      <w:ins w:id="8" w:author="Yong" w:date="2013-12-15T16:01:00Z">
        <w:r w:rsidR="00806D6B">
          <w:rPr>
            <w:rFonts w:ascii="Times New Roman" w:hAnsi="Times New Roman" w:cs="Times New Roman"/>
            <w:color w:val="000000"/>
            <w:sz w:val="24"/>
            <w:szCs w:val="24"/>
            <w:shd w:val="clear" w:color="auto" w:fill="FFFFFF"/>
          </w:rPr>
          <w:t xml:space="preserve"> </w:t>
        </w:r>
      </w:ins>
      <w:r w:rsidR="00107663">
        <w:rPr>
          <w:rFonts w:ascii="Times New Roman" w:hAnsi="Times New Roman" w:cs="Times New Roman"/>
          <w:color w:val="000000"/>
          <w:sz w:val="24"/>
          <w:szCs w:val="24"/>
          <w:shd w:val="clear" w:color="auto" w:fill="FFFFFF"/>
        </w:rPr>
        <w:t>for each species</w:t>
      </w:r>
      <w:r w:rsidR="00742B53" w:rsidRPr="00195966">
        <w:rPr>
          <w:rFonts w:ascii="Times New Roman" w:hAnsi="Times New Roman" w:cs="Times New Roman"/>
          <w:color w:val="000000"/>
          <w:sz w:val="24"/>
          <w:szCs w:val="24"/>
          <w:shd w:val="clear" w:color="auto" w:fill="FFFFFF"/>
        </w:rPr>
        <w:t>,</w:t>
      </w:r>
      <w:r w:rsidR="00806D6B">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and we use</w:t>
      </w:r>
      <w:r w:rsidR="00806D6B">
        <w:rPr>
          <w:rFonts w:ascii="Times New Roman" w:hAnsi="Times New Roman" w:cs="Times New Roman"/>
          <w:color w:val="000000"/>
          <w:sz w:val="24"/>
          <w:szCs w:val="24"/>
          <w:shd w:val="clear" w:color="auto" w:fill="FFFFFF"/>
        </w:rPr>
        <w:t>d</w:t>
      </w:r>
      <w:r w:rsidR="00742B53" w:rsidRPr="00195966">
        <w:rPr>
          <w:rFonts w:ascii="Times New Roman" w:hAnsi="Times New Roman" w:cs="Times New Roman"/>
          <w:color w:val="000000"/>
          <w:sz w:val="24"/>
          <w:szCs w:val="24"/>
          <w:shd w:val="clear" w:color="auto" w:fill="FFFFFF"/>
        </w:rPr>
        <w:t xml:space="preserve"> </w:t>
      </w:r>
      <w:r w:rsidR="00107663">
        <w:rPr>
          <w:rFonts w:ascii="Times New Roman" w:hAnsi="Times New Roman" w:cs="Times New Roman"/>
          <w:color w:val="000000"/>
          <w:sz w:val="24"/>
          <w:szCs w:val="24"/>
          <w:shd w:val="clear" w:color="auto" w:fill="FFFFFF"/>
        </w:rPr>
        <w:t xml:space="preserve">pollen counts which </w:t>
      </w:r>
      <w:r w:rsidR="00806D6B">
        <w:rPr>
          <w:rFonts w:ascii="Times New Roman" w:hAnsi="Times New Roman" w:cs="Times New Roman"/>
          <w:color w:val="000000"/>
          <w:sz w:val="24"/>
          <w:szCs w:val="24"/>
          <w:shd w:val="clear" w:color="auto" w:fill="FFFFFF"/>
        </w:rPr>
        <w:t xml:space="preserve">are </w:t>
      </w:r>
      <w:r w:rsidR="00107663">
        <w:rPr>
          <w:rFonts w:ascii="Times New Roman" w:hAnsi="Times New Roman" w:cs="Times New Roman"/>
          <w:color w:val="000000"/>
          <w:sz w:val="24"/>
          <w:szCs w:val="24"/>
          <w:shd w:val="clear" w:color="auto" w:fill="FFFFFF"/>
        </w:rPr>
        <w:t>considered as a more appropriate measurement of the scenario</w:t>
      </w:r>
      <w:del w:id="9" w:author="Yong" w:date="2013-12-15T16:02:00Z">
        <w:r w:rsidR="00107663" w:rsidDel="00806D6B">
          <w:rPr>
            <w:rFonts w:ascii="Times New Roman" w:hAnsi="Times New Roman" w:cs="Times New Roman"/>
            <w:color w:val="000000"/>
            <w:sz w:val="24"/>
            <w:szCs w:val="24"/>
            <w:shd w:val="clear" w:color="auto" w:fill="FFFFFF"/>
          </w:rPr>
          <w:delText>.</w:delText>
        </w:r>
      </w:del>
      <w:r w:rsidR="00107663">
        <w:rPr>
          <w:rFonts w:ascii="Times New Roman" w:hAnsi="Times New Roman" w:cs="Times New Roman"/>
          <w:color w:val="000000"/>
          <w:sz w:val="24"/>
          <w:szCs w:val="24"/>
          <w:shd w:val="clear" w:color="auto" w:fill="FFFFFF"/>
        </w:rPr>
        <w:t>.</w:t>
      </w:r>
    </w:p>
    <w:p w:rsidR="00B132C8" w:rsidRDefault="00B132C8" w:rsidP="00EE4EA3">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Then we consider</w:t>
      </w:r>
      <w:r w:rsidR="00806D6B">
        <w:rPr>
          <w:rFonts w:ascii="Times New Roman" w:hAnsi="Times New Roman" w:cs="Times New Roman"/>
          <w:color w:val="000000"/>
          <w:sz w:val="24"/>
          <w:szCs w:val="24"/>
          <w:shd w:val="clear" w:color="auto" w:fill="FFFFFF"/>
        </w:rPr>
        <w:t>ed</w:t>
      </w:r>
      <w:r>
        <w:rPr>
          <w:rFonts w:ascii="Times New Roman" w:hAnsi="Times New Roman" w:cs="Times New Roman"/>
          <w:color w:val="000000"/>
          <w:sz w:val="24"/>
          <w:szCs w:val="24"/>
          <w:shd w:val="clear" w:color="auto" w:fill="FFFFFF"/>
        </w:rPr>
        <w:t xml:space="preserve"> the indoor and outdoor </w:t>
      </w:r>
      <w:r w:rsidR="00EE4EA3">
        <w:rPr>
          <w:rFonts w:ascii="Times New Roman" w:hAnsi="Times New Roman" w:cs="Times New Roman"/>
          <w:color w:val="000000"/>
          <w:sz w:val="24"/>
          <w:szCs w:val="24"/>
          <w:shd w:val="clear" w:color="auto" w:fill="FFFFFF"/>
        </w:rPr>
        <w:t>exposures as in equation</w:t>
      </w:r>
      <w:r w:rsidR="00EE4EA3" w:rsidRPr="00EE4EA3">
        <w:rPr>
          <w:position w:val="-4"/>
          <w:shd w:val="clear" w:color="auto" w:fill="FFFFFF"/>
        </w:rPr>
        <w:object w:dxaOrig="180" w:dyaOrig="279">
          <v:shape id="_x0000_i1026" type="#_x0000_t75" style="width:9pt;height:13.8pt" o:ole="">
            <v:imagedata r:id="rId12" o:title=""/>
          </v:shape>
          <o:OLEObject Type="Embed" ProgID="Equation.DSMT4" ShapeID="_x0000_i1026" DrawAspect="Content" ObjectID="_1448886379" r:id="rId13"/>
        </w:objec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ZEqnNum807455  \* MERGEFORMAT </w:instrTex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ZEqnNum807455 \* Charformat \! \* MERGEFORMAT </w:instrText>
      </w:r>
      <w:r w:rsidR="00806D6B">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(3.2)</w:instrText>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t xml:space="preserve"> </w:t>
      </w:r>
      <w:proofErr w:type="gramStart"/>
      <w:r w:rsidR="00EE4EA3">
        <w:rPr>
          <w:rFonts w:ascii="Times New Roman" w:hAnsi="Times New Roman" w:cs="Times New Roman"/>
          <w:color w:val="000000"/>
          <w:sz w:val="24"/>
          <w:szCs w:val="24"/>
          <w:shd w:val="clear" w:color="auto" w:fill="FFFFFF"/>
        </w:rPr>
        <w:t xml:space="preserve">and </w:t>
      </w:r>
      <w:proofErr w:type="gramEnd"/>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ZEqnNum102372  \* MERGEFORMAT </w:instrTex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ZEqnNum102372 \* Charformat \! \* MERGEFORMAT </w:instrText>
      </w:r>
      <w:r w:rsidR="00806D6B">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(3.3)</w:instrText>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Outdoor:</w:t>
      </w:r>
    </w:p>
    <w:p w:rsidR="0090261D" w:rsidRDefault="0090261D" w:rsidP="0090261D">
      <w:pPr>
        <w:pStyle w:val="MTDisplayEquation"/>
        <w:rPr>
          <w:shd w:val="clear" w:color="auto" w:fill="FFFFFF"/>
        </w:rPr>
      </w:pPr>
      <w:r>
        <w:rPr>
          <w:shd w:val="clear" w:color="auto" w:fill="FFFFFF"/>
        </w:rPr>
        <w:tab/>
      </w:r>
      <w:r w:rsidR="003923D9" w:rsidRPr="0090261D">
        <w:rPr>
          <w:position w:val="-18"/>
          <w:shd w:val="clear" w:color="auto" w:fill="FFFFFF"/>
        </w:rPr>
        <w:object w:dxaOrig="1939" w:dyaOrig="520">
          <v:shape id="_x0000_i1027" type="#_x0000_t75" style="width:97.2pt;height:26.4pt" o:ole="">
            <v:imagedata r:id="rId14" o:title=""/>
          </v:shape>
          <o:OLEObject Type="Embed" ProgID="Equation.DSMT4" ShapeID="_x0000_i1027" DrawAspect="Content" ObjectID="_1448886380" r:id="rId15"/>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bookmarkStart w:id="10" w:name="ZEqnNum807455"/>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2</w:instrText>
        </w:r>
      </w:fldSimple>
      <w:r>
        <w:rPr>
          <w:shd w:val="clear" w:color="auto" w:fill="FFFFFF"/>
        </w:rPr>
        <w:instrText>)</w:instrText>
      </w:r>
      <w:bookmarkEnd w:id="10"/>
      <w:r w:rsidR="00592BD6">
        <w:rPr>
          <w:shd w:val="clear" w:color="auto" w:fill="FFFFFF"/>
        </w:rPr>
        <w:fldChar w:fldCharType="end"/>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Indoor</w:t>
      </w:r>
    </w:p>
    <w:p w:rsidR="0090261D" w:rsidRDefault="0090261D" w:rsidP="0090261D">
      <w:pPr>
        <w:pStyle w:val="MTDisplayEquation"/>
        <w:rPr>
          <w:shd w:val="clear" w:color="auto" w:fill="FFFFFF"/>
        </w:rPr>
      </w:pPr>
      <w:r>
        <w:rPr>
          <w:shd w:val="clear" w:color="auto" w:fill="FFFFFF"/>
        </w:rPr>
        <w:tab/>
      </w:r>
      <w:r w:rsidR="003923D9" w:rsidRPr="0090261D">
        <w:rPr>
          <w:position w:val="-30"/>
          <w:shd w:val="clear" w:color="auto" w:fill="FFFFFF"/>
        </w:rPr>
        <w:object w:dxaOrig="2620" w:dyaOrig="680">
          <v:shape id="_x0000_i1028" type="#_x0000_t75" style="width:131.4pt;height:33.6pt" o:ole="">
            <v:imagedata r:id="rId16" o:title=""/>
          </v:shape>
          <o:OLEObject Type="Embed" ProgID="Equation.DSMT4" ShapeID="_x0000_i1028" DrawAspect="Content" ObjectID="_1448886381" r:id="rId17"/>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bookmarkStart w:id="11" w:name="ZEqnNum102372"/>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3</w:instrText>
        </w:r>
      </w:fldSimple>
      <w:r>
        <w:rPr>
          <w:shd w:val="clear" w:color="auto" w:fill="FFFFFF"/>
        </w:rPr>
        <w:instrText>)</w:instrText>
      </w:r>
      <w:bookmarkEnd w:id="11"/>
      <w:r w:rsidR="00592BD6">
        <w:rPr>
          <w:shd w:val="clear" w:color="auto" w:fill="FFFFFF"/>
        </w:rPr>
        <w:fldChar w:fldCharType="end"/>
      </w:r>
    </w:p>
    <w:p w:rsidR="00C32C92" w:rsidRPr="00C01CDF" w:rsidRDefault="00C32C92" w:rsidP="003B3572">
      <w:pPr>
        <w:pStyle w:val="CM46"/>
        <w:numPr>
          <w:ilvl w:val="0"/>
          <w:numId w:val="7"/>
        </w:numPr>
        <w:snapToGrid w:val="0"/>
        <w:spacing w:after="240" w:line="480" w:lineRule="auto"/>
        <w:mirrorIndents/>
        <w:rPr>
          <w:color w:val="000000"/>
          <w:kern w:val="2"/>
        </w:rPr>
      </w:pPr>
      <w:r>
        <w:rPr>
          <w:color w:val="000000"/>
          <w:shd w:val="clear" w:color="auto" w:fill="FFFFFF"/>
        </w:rPr>
        <w:t xml:space="preserve">Where </w:t>
      </w:r>
      <w:r w:rsidRPr="00C01CDF">
        <w:rPr>
          <w:color w:val="000000"/>
          <w:kern w:val="2"/>
        </w:rPr>
        <w:t>E = Time-integrated exposure (mass),</w:t>
      </w:r>
    </w:p>
    <w:p w:rsidR="00C32C92" w:rsidRPr="00C01CDF"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t2– t1 = Exposure duration (ED) (time),</w:t>
      </w:r>
    </w:p>
    <w:p w:rsidR="00C32C92"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C = Exposure concentration as a function of time (mass/volume).</w:t>
      </w:r>
    </w:p>
    <w:p w:rsidR="00C32C92" w:rsidRDefault="00C32C92" w:rsidP="003B3572">
      <w:pPr>
        <w:pStyle w:val="CM46"/>
        <w:numPr>
          <w:ilvl w:val="0"/>
          <w:numId w:val="7"/>
        </w:numPr>
        <w:snapToGrid w:val="0"/>
        <w:spacing w:after="240" w:line="480" w:lineRule="auto"/>
        <w:mirrorIndents/>
        <w:rPr>
          <w:color w:val="000000"/>
          <w:kern w:val="2"/>
        </w:rPr>
      </w:pPr>
      <w:r>
        <w:rPr>
          <w:color w:val="000000"/>
          <w:kern w:val="2"/>
        </w:rPr>
        <w:t>I = Inhalation factors (volume/time)</w:t>
      </w:r>
      <w:r w:rsidRPr="00C01CDF">
        <w:rPr>
          <w:color w:val="000000"/>
          <w:kern w:val="2"/>
        </w:rPr>
        <w:t>.</w:t>
      </w:r>
    </w:p>
    <w:p w:rsidR="00C32C92" w:rsidRPr="00C32C92" w:rsidRDefault="00F2117A" w:rsidP="003B3572">
      <w:pPr>
        <w:pStyle w:val="CM46"/>
        <w:numPr>
          <w:ilvl w:val="0"/>
          <w:numId w:val="7"/>
        </w:numPr>
        <w:snapToGrid w:val="0"/>
        <w:spacing w:after="240" w:line="480" w:lineRule="auto"/>
        <w:mirrorIndents/>
      </w:pP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d</m:t>
            </m:r>
          </m:sub>
        </m:sSub>
      </m:oMath>
      <w:r w:rsidR="00806D6B">
        <w:rPr>
          <w:color w:val="000000"/>
          <w:shd w:val="clear" w:color="auto" w:fill="FFFFFF"/>
        </w:rPr>
        <w:t xml:space="preserve"> </w:t>
      </w:r>
      <w:proofErr w:type="gramStart"/>
      <w:r w:rsidR="00806D6B">
        <w:rPr>
          <w:color w:val="000000"/>
          <w:shd w:val="clear" w:color="auto" w:fill="FFFFFF"/>
        </w:rPr>
        <w:t>and</w:t>
      </w:r>
      <w:proofErr w:type="gramEnd"/>
      <w:r w:rsidR="00120D5B">
        <w:rPr>
          <w:rFonts w:hint="eastAsia"/>
          <w:color w:val="000000"/>
          <w:shd w:val="clear" w:color="auto" w:fill="FFFFFF"/>
        </w:rPr>
        <w:t xml:space="preserve"> </w:t>
      </w: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v</m:t>
            </m:r>
          </m:sub>
        </m:sSub>
      </m:oMath>
      <w:r w:rsidR="00C32C92" w:rsidRPr="00195966">
        <w:rPr>
          <w:color w:val="000000"/>
          <w:shd w:val="clear" w:color="auto" w:fill="FFFFFF"/>
        </w:rPr>
        <w:t xml:space="preserve"> are ventilation rate and indoor deposition velocity, respectively.</w:t>
      </w:r>
    </w:p>
    <w:p w:rsidR="003E5B79" w:rsidRPr="009F663B" w:rsidRDefault="003E5B79" w:rsidP="00BF6767">
      <w:pPr>
        <w:pStyle w:val="3"/>
      </w:pPr>
      <w:commentRangeStart w:id="12"/>
      <w:r w:rsidRPr="009F663B">
        <w:t xml:space="preserve">Dermal Exposure </w:t>
      </w:r>
      <w:r w:rsidR="00D9268C">
        <w:t>and Ingestion</w:t>
      </w:r>
      <w:commentRangeEnd w:id="12"/>
      <w:r w:rsidR="00806D6B">
        <w:rPr>
          <w:rStyle w:val="ae"/>
          <w:rFonts w:ascii="Cambria Math" w:eastAsiaTheme="minorEastAsia" w:hAnsi="Cambria Math" w:cstheme="minorBidi"/>
          <w:b w:val="0"/>
          <w:bCs w:val="0"/>
          <w:color w:val="auto"/>
        </w:rPr>
        <w:commentReference w:id="12"/>
      </w:r>
    </w:p>
    <w:p w:rsidR="003E5B79" w:rsidRPr="00195966" w:rsidRDefault="003E5B7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Dermal exposure to volatile chemical compound is fully studied </w:t>
      </w:r>
      <w:r w:rsidR="000225B3" w:rsidRPr="00195966">
        <w:rPr>
          <w:rFonts w:ascii="Times New Roman" w:hAnsi="Times New Roman" w:cs="Times New Roman"/>
          <w:color w:val="000000"/>
          <w:sz w:val="24"/>
          <w:szCs w:val="24"/>
          <w:shd w:val="clear" w:color="auto" w:fill="FFFFFF"/>
        </w:rPr>
        <w:t>already</w:t>
      </w:r>
      <w:ins w:id="13" w:author="Yong" w:date="2013-12-15T16:06:00Z">
        <w:r w:rsidR="00806D6B">
          <w:rPr>
            <w:rFonts w:ascii="Times New Roman" w:hAnsi="Times New Roman" w:cs="Times New Roman"/>
            <w:color w:val="000000"/>
            <w:sz w:val="24"/>
            <w:szCs w:val="24"/>
            <w:shd w:val="clear" w:color="auto" w:fill="FFFFFF"/>
          </w:rPr>
          <w:t xml:space="preserve"> </w:t>
        </w:r>
      </w:ins>
      <w:r w:rsidR="00592BD6">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&lt;EndNote&gt;&lt;Cite&gt;&lt;Author&gt;Hu&lt;/Author&gt;&lt;Year&gt;2011&lt;/Year&gt;&lt;RecNum&gt;3&lt;/RecNum&gt;&lt;DisplayText&gt;(Hu, Zhang et al. 2011)&lt;/DisplayText&gt;&lt;record&gt;&lt;rec-number&gt;3&lt;/rec-number&gt;&lt;foreign-keys&gt;&lt;key app="EN" db-id="2dtzart979vtdiedr97v25sr9s5rt9vep9tt" timestamp="1386367512"&gt;3&lt;/key&gt;&lt;/foreign-keys&gt;&lt;ref-type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4" w:tooltip="Hu, 2011 #3" w:history="1">
        <w:r w:rsidR="00613327">
          <w:rPr>
            <w:rFonts w:ascii="Times New Roman" w:hAnsi="Times New Roman" w:cs="Times New Roman"/>
            <w:noProof/>
            <w:color w:val="000000"/>
            <w:sz w:val="24"/>
            <w:szCs w:val="24"/>
            <w:shd w:val="clear" w:color="auto" w:fill="FFFFFF"/>
          </w:rPr>
          <w:t>Hu, Zhang et al. 2011</w:t>
        </w:r>
      </w:hyperlink>
      <w:r w:rsidR="00613327">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sidR="000225B3" w:rsidRPr="00195966">
        <w:rPr>
          <w:rFonts w:ascii="Times New Roman" w:hAnsi="Times New Roman" w:cs="Times New Roman"/>
          <w:color w:val="000000"/>
          <w:sz w:val="24"/>
          <w:szCs w:val="24"/>
          <w:shd w:val="clear" w:color="auto" w:fill="FFFFFF"/>
        </w:rPr>
        <w:t xml:space="preserve">, however, the reports to the dermal exposure to pollen remains </w:t>
      </w:r>
      <w:r w:rsidR="007171DC" w:rsidRPr="00195966">
        <w:rPr>
          <w:rFonts w:ascii="Times New Roman" w:hAnsi="Times New Roman" w:cs="Times New Roman"/>
          <w:color w:val="000000"/>
          <w:sz w:val="24"/>
          <w:szCs w:val="24"/>
          <w:shd w:val="clear" w:color="auto" w:fill="FFFFFF"/>
        </w:rPr>
        <w:t>rare. We use</w:t>
      </w:r>
      <w:r w:rsidR="00806D6B">
        <w:rPr>
          <w:rFonts w:ascii="Times New Roman" w:hAnsi="Times New Roman" w:cs="Times New Roman"/>
          <w:color w:val="000000"/>
          <w:sz w:val="24"/>
          <w:szCs w:val="24"/>
          <w:shd w:val="clear" w:color="auto" w:fill="FFFFFF"/>
        </w:rPr>
        <w:t>d</w:t>
      </w:r>
      <w:r w:rsidR="007171DC" w:rsidRPr="00195966">
        <w:rPr>
          <w:rFonts w:ascii="Times New Roman" w:hAnsi="Times New Roman" w:cs="Times New Roman"/>
          <w:color w:val="000000"/>
          <w:sz w:val="24"/>
          <w:szCs w:val="24"/>
          <w:shd w:val="clear" w:color="auto" w:fill="FFFFFF"/>
        </w:rPr>
        <w:t xml:space="preserve"> dry deposition model to estimate the adherence of pollen </w:t>
      </w:r>
      <w:r w:rsidR="00806D6B">
        <w:rPr>
          <w:rFonts w:ascii="Times New Roman" w:hAnsi="Times New Roman" w:cs="Times New Roman"/>
          <w:color w:val="000000"/>
          <w:sz w:val="24"/>
          <w:szCs w:val="24"/>
          <w:shd w:val="clear" w:color="auto" w:fill="FFFFFF"/>
        </w:rPr>
        <w:t>on</w:t>
      </w:r>
      <w:ins w:id="14" w:author="Yong" w:date="2013-12-15T16:07:00Z">
        <w:r w:rsidR="00806D6B" w:rsidRPr="00195966">
          <w:rPr>
            <w:rFonts w:ascii="Times New Roman" w:hAnsi="Times New Roman" w:cs="Times New Roman"/>
            <w:color w:val="000000"/>
            <w:sz w:val="24"/>
            <w:szCs w:val="24"/>
            <w:shd w:val="clear" w:color="auto" w:fill="FFFFFF"/>
          </w:rPr>
          <w:t xml:space="preserve"> </w:t>
        </w:r>
      </w:ins>
      <w:r w:rsidR="007171DC" w:rsidRPr="00195966">
        <w:rPr>
          <w:rFonts w:ascii="Times New Roman" w:hAnsi="Times New Roman" w:cs="Times New Roman"/>
          <w:color w:val="000000"/>
          <w:sz w:val="24"/>
          <w:szCs w:val="24"/>
          <w:shd w:val="clear" w:color="auto" w:fill="FFFFFF"/>
        </w:rPr>
        <w:t>human skins.</w:t>
      </w:r>
    </w:p>
    <w:p w:rsidR="00096F0B" w:rsidRPr="000A7D4A" w:rsidDel="00806D6B" w:rsidRDefault="00096F0B" w:rsidP="008F7242">
      <w:pPr>
        <w:spacing w:line="480" w:lineRule="auto"/>
        <w:ind w:firstLineChars="300" w:firstLine="720"/>
        <w:rPr>
          <w:del w:id="15" w:author="Yong" w:date="2013-12-15T16:07:00Z"/>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The dry deposition model assumed that the transport </w:t>
      </w:r>
      <w:r w:rsidR="00E71A0E" w:rsidRPr="00195966">
        <w:rPr>
          <w:rFonts w:ascii="Times New Roman" w:hAnsi="Times New Roman" w:cs="Times New Roman"/>
          <w:color w:val="000000"/>
          <w:sz w:val="24"/>
          <w:szCs w:val="24"/>
          <w:shd w:val="clear" w:color="auto" w:fill="FFFFFF"/>
        </w:rPr>
        <w:t>of material</w:t>
      </w:r>
      <w:r w:rsidRPr="00195966">
        <w:rPr>
          <w:rFonts w:ascii="Times New Roman" w:hAnsi="Times New Roman" w:cs="Times New Roman"/>
          <w:color w:val="000000"/>
          <w:sz w:val="24"/>
          <w:szCs w:val="24"/>
          <w:shd w:val="clear" w:color="auto" w:fill="FFFFFF"/>
        </w:rPr>
        <w:t xml:space="preserve"> to the surface is to be governed by three </w:t>
      </w:r>
      <w:r w:rsidR="00F07D8F" w:rsidRPr="00195966">
        <w:rPr>
          <w:rFonts w:ascii="Times New Roman" w:hAnsi="Times New Roman" w:cs="Times New Roman"/>
          <w:color w:val="000000"/>
          <w:sz w:val="24"/>
          <w:szCs w:val="24"/>
          <w:shd w:val="clear" w:color="auto" w:fill="FFFFFF"/>
        </w:rPr>
        <w:t>resistances</w:t>
      </w:r>
      <w:r w:rsidRPr="00195966">
        <w:rPr>
          <w:rFonts w:ascii="Times New Roman" w:hAnsi="Times New Roman" w:cs="Times New Roman"/>
          <w:color w:val="000000"/>
          <w:sz w:val="24"/>
          <w:szCs w:val="24"/>
          <w:shd w:val="clear" w:color="auto" w:fill="FFFFFF"/>
        </w:rPr>
        <w:t xml:space="preserve"> in series: the aerodynamic </w:t>
      </w:r>
      <w:proofErr w:type="gramStart"/>
      <w:r w:rsidRPr="00195966">
        <w:rPr>
          <w:rFonts w:ascii="Times New Roman" w:hAnsi="Times New Roman" w:cs="Times New Roman"/>
          <w:color w:val="000000"/>
          <w:sz w:val="24"/>
          <w:szCs w:val="24"/>
          <w:shd w:val="clear" w:color="auto" w:fill="FFFFFF"/>
        </w:rPr>
        <w:t xml:space="preserve">resistance </w:t>
      </w:r>
      <w:proofErr w:type="gramEnd"/>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a</m:t>
            </m:r>
          </m:sub>
        </m:sSub>
      </m:oMath>
      <w:ins w:id="16" w:author="Yong" w:date="2013-12-15T16:07:00Z">
        <w:r w:rsidR="00806D6B">
          <w:rPr>
            <w:rFonts w:ascii="Times New Roman" w:hAnsi="Times New Roman" w:cs="Times New Roman"/>
            <w:color w:val="000000"/>
            <w:sz w:val="24"/>
            <w:szCs w:val="24"/>
            <w:shd w:val="clear" w:color="auto" w:fill="FFFFFF"/>
          </w:rPr>
          <w:t xml:space="preserve">, </w:t>
        </w:r>
      </w:ins>
    </w:p>
    <w:p w:rsidR="00096F0B" w:rsidRPr="00195966" w:rsidRDefault="002B436D"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The</w:t>
      </w:r>
      <w:r w:rsidR="00096F0B" w:rsidRPr="00195966">
        <w:rPr>
          <w:rFonts w:ascii="Times New Roman" w:hAnsi="Times New Roman" w:cs="Times New Roman"/>
          <w:color w:val="000000"/>
          <w:sz w:val="24"/>
          <w:szCs w:val="24"/>
          <w:shd w:val="clear" w:color="auto" w:fill="FFFFFF"/>
        </w:rPr>
        <w:t xml:space="preserve"> </w:t>
      </w:r>
      <w:r w:rsidR="00F07D8F" w:rsidRPr="00195966">
        <w:rPr>
          <w:rFonts w:ascii="Times New Roman" w:hAnsi="Times New Roman" w:cs="Times New Roman"/>
          <w:color w:val="000000"/>
          <w:sz w:val="24"/>
          <w:szCs w:val="24"/>
          <w:shd w:val="clear" w:color="auto" w:fill="FFFFFF"/>
        </w:rPr>
        <w:t xml:space="preserve">quasi-laminar layer </w:t>
      </w:r>
      <w:proofErr w:type="gramStart"/>
      <w:r w:rsidRPr="00195966">
        <w:rPr>
          <w:rFonts w:ascii="Times New Roman" w:hAnsi="Times New Roman" w:cs="Times New Roman"/>
          <w:color w:val="000000"/>
          <w:sz w:val="24"/>
          <w:szCs w:val="24"/>
          <w:shd w:val="clear" w:color="auto" w:fill="FFFFFF"/>
        </w:rPr>
        <w:t>resistance</w:t>
      </w:r>
      <w:r>
        <w:rPr>
          <w:rFonts w:ascii="Times New Roman" w:hAnsi="Times New Roman" w:cs="Times New Roman"/>
          <w:color w:val="000000"/>
          <w:sz w:val="24"/>
          <w:szCs w:val="24"/>
          <w:shd w:val="clear" w:color="auto" w:fill="FFFFFF"/>
        </w:rPr>
        <w:t xml:space="preserve"> </w:t>
      </w:r>
      <w:proofErr w:type="gramEnd"/>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b</m:t>
            </m:r>
          </m:sub>
        </m:sSub>
      </m:oMath>
      <w:r w:rsidR="00F41EF7" w:rsidRPr="00195966">
        <w:rPr>
          <w:rFonts w:ascii="Times New Roman" w:hAnsi="Times New Roman" w:cs="Times New Roman"/>
          <w:color w:val="000000"/>
          <w:sz w:val="24"/>
          <w:szCs w:val="24"/>
          <w:shd w:val="clear" w:color="auto" w:fill="FFFFFF"/>
        </w:rPr>
        <w:t>,</w:t>
      </w:r>
      <w:r w:rsidR="00F07D8F" w:rsidRPr="00195966">
        <w:rPr>
          <w:rFonts w:ascii="Times New Roman" w:hAnsi="Times New Roman" w:cs="Times New Roman"/>
          <w:color w:val="000000"/>
          <w:sz w:val="24"/>
          <w:szCs w:val="24"/>
          <w:shd w:val="clear" w:color="auto" w:fill="FFFFFF"/>
        </w:rPr>
        <w:t xml:space="preserve"> </w:t>
      </w:r>
      <w:r w:rsidR="00F41EF7" w:rsidRPr="00195966">
        <w:rPr>
          <w:rFonts w:ascii="Times New Roman" w:hAnsi="Times New Roman" w:cs="Times New Roman"/>
          <w:color w:val="000000"/>
          <w:sz w:val="24"/>
          <w:szCs w:val="24"/>
          <w:shd w:val="clear" w:color="auto" w:fill="FFFFFF"/>
        </w:rPr>
        <w:t>and</w:t>
      </w:r>
      <w:r w:rsidR="00E71A0E" w:rsidRPr="00195966">
        <w:rPr>
          <w:rFonts w:ascii="Times New Roman" w:hAnsi="Times New Roman" w:cs="Times New Roman"/>
          <w:color w:val="000000"/>
          <w:sz w:val="24"/>
          <w:szCs w:val="24"/>
          <w:shd w:val="clear" w:color="auto" w:fill="FFFFFF"/>
        </w:rPr>
        <w:t xml:space="preserve"> the surface or canopy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c</m:t>
            </m:r>
          </m:sub>
        </m:sSub>
      </m:oMath>
      <w:r w:rsidR="00E71A0E" w:rsidRPr="00195966">
        <w:rPr>
          <w:rFonts w:ascii="Times New Roman" w:hAnsi="Times New Roman" w:cs="Times New Roman"/>
          <w:color w:val="000000"/>
          <w:sz w:val="24"/>
          <w:szCs w:val="24"/>
          <w:shd w:val="clear" w:color="auto" w:fill="FFFFFF"/>
        </w:rPr>
        <w:t>.</w:t>
      </w:r>
      <w:ins w:id="17" w:author="Yong" w:date="2013-12-15T16:07:00Z">
        <w:r w:rsidR="00806D6B">
          <w:rPr>
            <w:rFonts w:ascii="Times New Roman" w:hAnsi="Times New Roman" w:cs="Times New Roman"/>
            <w:color w:val="000000"/>
            <w:sz w:val="24"/>
            <w:szCs w:val="24"/>
            <w:shd w:val="clear" w:color="auto" w:fill="FFFFFF"/>
          </w:rPr>
          <w:t xml:space="preserve"> </w:t>
        </w:r>
      </w:ins>
      <w:r w:rsidR="00E71A0E" w:rsidRPr="00195966">
        <w:rPr>
          <w:rFonts w:ascii="Times New Roman" w:hAnsi="Times New Roman" w:cs="Times New Roman"/>
          <w:color w:val="000000"/>
          <w:sz w:val="24"/>
          <w:szCs w:val="24"/>
          <w:shd w:val="clear" w:color="auto" w:fill="FFFFFF"/>
        </w:rPr>
        <w:lastRenderedPageBreak/>
        <w:t xml:space="preserve">The total </w:t>
      </w:r>
      <w:r w:rsidR="00A1533C" w:rsidRPr="00195966">
        <w:rPr>
          <w:rFonts w:ascii="Times New Roman" w:hAnsi="Times New Roman" w:cs="Times New Roman"/>
          <w:color w:val="000000"/>
          <w:sz w:val="24"/>
          <w:szCs w:val="24"/>
          <w:shd w:val="clear" w:color="auto" w:fill="FFFFFF"/>
        </w:rPr>
        <w:t>resistance,</w:t>
      </w:r>
      <w:r w:rsidR="00806D6B">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t</m:t>
            </m:r>
          </m:sub>
        </m:sSub>
      </m:oMath>
      <w:r w:rsidR="00E71A0E" w:rsidRPr="00195966">
        <w:rPr>
          <w:rFonts w:ascii="Times New Roman" w:hAnsi="Times New Roman" w:cs="Times New Roman"/>
          <w:color w:val="000000"/>
          <w:sz w:val="24"/>
          <w:szCs w:val="24"/>
          <w:shd w:val="clear" w:color="auto" w:fill="FFFFFF"/>
        </w:rPr>
        <w:t xml:space="preserve"> by </w:t>
      </w:r>
      <w:r w:rsidR="00A1533C" w:rsidRPr="00195966">
        <w:rPr>
          <w:rFonts w:ascii="Times New Roman" w:hAnsi="Times New Roman" w:cs="Times New Roman"/>
          <w:color w:val="000000"/>
          <w:sz w:val="24"/>
          <w:szCs w:val="24"/>
          <w:shd w:val="clear" w:color="auto" w:fill="FFFFFF"/>
        </w:rPr>
        <w:t xml:space="preserve">definition, </w:t>
      </w:r>
      <w:r w:rsidR="00806D6B">
        <w:rPr>
          <w:rFonts w:ascii="Times New Roman" w:hAnsi="Times New Roman" w:cs="Times New Roman"/>
          <w:color w:val="000000"/>
          <w:sz w:val="24"/>
          <w:szCs w:val="24"/>
          <w:shd w:val="clear" w:color="auto" w:fill="FFFFFF"/>
        </w:rPr>
        <w:t xml:space="preserve">is </w:t>
      </w:r>
      <w:r w:rsidR="00A1533C" w:rsidRPr="00195966">
        <w:rPr>
          <w:rFonts w:ascii="Times New Roman" w:hAnsi="Times New Roman" w:cs="Times New Roman"/>
          <w:color w:val="000000"/>
          <w:sz w:val="24"/>
          <w:szCs w:val="24"/>
          <w:shd w:val="clear" w:color="auto" w:fill="FFFFFF"/>
        </w:rPr>
        <w:t>the</w:t>
      </w:r>
      <w:r w:rsidR="00E71A0E" w:rsidRPr="00195966">
        <w:rPr>
          <w:rFonts w:ascii="Times New Roman" w:hAnsi="Times New Roman" w:cs="Times New Roman"/>
          <w:color w:val="000000"/>
          <w:sz w:val="24"/>
          <w:szCs w:val="24"/>
          <w:shd w:val="clear" w:color="auto" w:fill="FFFFFF"/>
        </w:rPr>
        <w:t xml:space="preserve"> inverse of the deposition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BF6767">
        <w:trPr>
          <w:jc w:val="center"/>
        </w:trPr>
        <w:tc>
          <w:tcPr>
            <w:tcW w:w="618" w:type="dxa"/>
            <w:tcMar>
              <w:top w:w="60" w:type="dxa"/>
              <w:bottom w:w="60" w:type="dxa"/>
            </w:tcMar>
            <w:vAlign w:val="center"/>
          </w:tcPr>
          <w:p w:rsidR="000A7D4A" w:rsidRDefault="000A7D4A" w:rsidP="000A7D4A">
            <w:pPr>
              <w:pStyle w:val="MTDisplayEquation"/>
              <w:ind w:left="0"/>
            </w:pPr>
          </w:p>
        </w:tc>
        <w:tc>
          <w:tcPr>
            <w:tcW w:w="7068" w:type="dxa"/>
            <w:tcMar>
              <w:top w:w="60" w:type="dxa"/>
              <w:bottom w:w="60" w:type="dxa"/>
            </w:tcMar>
            <w:vAlign w:val="center"/>
          </w:tcPr>
          <w:p w:rsidR="000A7D4A" w:rsidRDefault="00F2117A" w:rsidP="000A7D4A">
            <w:pPr>
              <w:pStyle w:val="MTDisplayEquation"/>
              <w:ind w:left="0"/>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w:rPr>
                    <w:rFonts w:ascii="Cambria Math" w:hAnsi="Cambria Math"/>
                    <w:i/>
                    <w:position w:val="-4"/>
                  </w:rPr>
                  <w:object w:dxaOrig="180" w:dyaOrig="279">
                    <v:shape id="_x0000_i1029" type="#_x0000_t75" style="width:9.6pt;height:13.8pt" o:ole="">
                      <v:imagedata r:id="rId12" o:title=""/>
                    </v:shape>
                    <o:OLEObject Type="Embed" ProgID="Equation.DSMT4" ShapeID="_x0000_i1029" DrawAspect="Content" ObjectID="_1448886382" r:id="rId18"/>
                  </w:object>
                </m:r>
                <m:r>
                  <w:rPr>
                    <w:rFonts w:ascii="Cambria Math" w:hAnsi="Cambria Math"/>
                  </w:rPr>
                  <m:t xml:space="preserve"> </m:t>
                </m:r>
              </m:oMath>
            </m:oMathPara>
          </w:p>
        </w:tc>
        <w:tc>
          <w:tcPr>
            <w:tcW w:w="620" w:type="dxa"/>
            <w:tcMar>
              <w:top w:w="60" w:type="dxa"/>
              <w:bottom w:w="60" w:type="dxa"/>
            </w:tcMar>
            <w:vAlign w:val="center"/>
          </w:tcPr>
          <w:p w:rsidR="000A7D4A" w:rsidRDefault="00592BD6" w:rsidP="000A7D4A">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4</w:instrText>
              </w:r>
            </w:fldSimple>
            <w:r w:rsidR="00E351E3">
              <w:instrText>)</w:instrText>
            </w:r>
            <w:r>
              <w:fldChar w:fldCharType="end"/>
            </w:r>
          </w:p>
        </w:tc>
      </w:tr>
    </w:tbl>
    <w:p w:rsidR="007171DC" w:rsidRDefault="00984014"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For particle dry deposition,</w:t>
      </w:r>
      <w:ins w:id="18" w:author="Yong" w:date="2013-12-15T16:09:00Z">
        <w:r w:rsidR="00806D6B">
          <w:rPr>
            <w:rFonts w:ascii="Times New Roman" w:hAnsi="Times New Roman" w:cs="Times New Roman"/>
            <w:color w:val="000000"/>
            <w:sz w:val="24"/>
            <w:szCs w:val="24"/>
            <w:shd w:val="clear" w:color="auto" w:fill="FFFFFF"/>
          </w:rPr>
          <w:t xml:space="preserve"> </w:t>
        </w:r>
        <m:oMath>
          <m:r>
            <w:rPr>
              <w:rFonts w:cs="Times New Roman"/>
              <w:color w:val="000000"/>
              <w:sz w:val="24"/>
              <w:szCs w:val="24"/>
              <w:shd w:val="clear" w:color="auto" w:fill="FFFFFF"/>
            </w:rPr>
            <m:t xml:space="preserve"> </m:t>
          </m:r>
        </m:oMath>
      </w:ins>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d</m:t>
            </m:r>
          </m:sub>
        </m:sSub>
      </m:oMath>
      <w:r w:rsidRPr="00195966">
        <w:rPr>
          <w:rFonts w:ascii="Times New Roman" w:hAnsi="Times New Roman" w:cs="Times New Roman"/>
          <w:color w:val="000000"/>
          <w:sz w:val="24"/>
          <w:szCs w:val="24"/>
          <w:shd w:val="clear" w:color="auto" w:fill="FFFFFF"/>
        </w:rPr>
        <w:t xml:space="preserve"> becomes</w:t>
      </w:r>
    </w:p>
    <w:p w:rsidR="000A7D4A" w:rsidRPr="00195966" w:rsidRDefault="000A7D4A" w:rsidP="000A7D4A">
      <w:pPr>
        <w:pStyle w:val="MTDisplayEquation"/>
        <w:rPr>
          <w:shd w:val="clear" w:color="auto" w:fill="FFFFFF"/>
        </w:rPr>
      </w:pPr>
      <w:r>
        <w:rPr>
          <w:shd w:val="clear" w:color="auto" w:fill="FFFFFF"/>
        </w:rPr>
        <w:tab/>
      </w:r>
      <w:r w:rsidR="00E351E3" w:rsidRPr="000A7D4A">
        <w:rPr>
          <w:position w:val="-30"/>
          <w:shd w:val="clear" w:color="auto" w:fill="FFFFFF"/>
        </w:rPr>
        <w:object w:dxaOrig="2540" w:dyaOrig="680">
          <v:shape id="_x0000_i1030" type="#_x0000_t75" style="width:127.8pt;height:33.6pt" o:ole="">
            <v:imagedata r:id="rId19" o:title=""/>
          </v:shape>
          <o:OLEObject Type="Embed" ProgID="Equation.DSMT4" ShapeID="_x0000_i1030" DrawAspect="Content" ObjectID="_1448886383" r:id="rId20"/>
        </w:object>
      </w:r>
      <w:r>
        <w:rPr>
          <w:shd w:val="clear" w:color="auto" w:fill="FFFFFF"/>
        </w:rPr>
        <w:t xml:space="preserve"> </w:t>
      </w:r>
      <w:r>
        <w:rPr>
          <w:shd w:val="clear" w:color="auto" w:fill="FFFFFF"/>
        </w:rPr>
        <w:tab/>
      </w:r>
      <w:r w:rsidR="00592BD6">
        <w:rPr>
          <w:shd w:val="clear" w:color="auto" w:fill="FFFFFF"/>
        </w:rPr>
        <w:fldChar w:fldCharType="begin"/>
      </w:r>
      <w:r w:rsidR="00E351E3">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r w:rsidR="00E351E3">
        <w:rPr>
          <w:shd w:val="clear" w:color="auto" w:fill="FFFFFF"/>
        </w:rPr>
        <w:instrText>(</w:instrText>
      </w:r>
      <w:fldSimple w:instr=" SEQ MTChap \c \* Arabic \* MERGEFORMAT ">
        <w:r w:rsidR="00DA1F97" w:rsidRPr="00DA1F97">
          <w:rPr>
            <w:noProof/>
            <w:shd w:val="clear" w:color="auto" w:fill="FFFFFF"/>
          </w:rPr>
          <w:instrText>3</w:instrText>
        </w:r>
      </w:fldSimple>
      <w:r w:rsidR="00E351E3">
        <w:rPr>
          <w:shd w:val="clear" w:color="auto" w:fill="FFFFFF"/>
        </w:rPr>
        <w:instrText>.</w:instrText>
      </w:r>
      <w:fldSimple w:instr=" SEQ MTEqn \c \* Arabic \* MERGEFORMAT ">
        <w:r w:rsidR="00DA1F97" w:rsidRPr="00DA1F97">
          <w:rPr>
            <w:noProof/>
            <w:shd w:val="clear" w:color="auto" w:fill="FFFFFF"/>
          </w:rPr>
          <w:instrText>5</w:instrText>
        </w:r>
      </w:fldSimple>
      <w:r w:rsidR="00E351E3">
        <w:rPr>
          <w:shd w:val="clear" w:color="auto" w:fill="FFFFFF"/>
        </w:rPr>
        <w:instrText>)</w:instrText>
      </w:r>
      <w:r w:rsidR="00592BD6">
        <w:rPr>
          <w:shd w:val="clear" w:color="auto" w:fill="FFFFFF"/>
        </w:rPr>
        <w:fldChar w:fldCharType="end"/>
      </w:r>
    </w:p>
    <w:p w:rsidR="00984014" w:rsidRPr="00195966" w:rsidRDefault="00806D6B" w:rsidP="000A7D4A">
      <w:pPr>
        <w:spacing w:line="480" w:lineRule="auto"/>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where</w:t>
      </w:r>
      <w:proofErr w:type="gramEnd"/>
      <w:r w:rsidR="00984014" w:rsidRPr="00195966">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s</m:t>
            </m:r>
          </m:sub>
        </m:sSub>
      </m:oMath>
      <w:r w:rsidR="00984014" w:rsidRPr="00195966">
        <w:rPr>
          <w:rFonts w:ascii="Times New Roman" w:hAnsi="Times New Roman" w:cs="Times New Roman"/>
          <w:color w:val="000000"/>
          <w:sz w:val="24"/>
          <w:szCs w:val="24"/>
          <w:shd w:val="clear" w:color="auto" w:fill="FFFFFF"/>
        </w:rPr>
        <w:t xml:space="preserve"> is the particle settling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0A7D4A">
        <w:trPr>
          <w:jc w:val="center"/>
        </w:trPr>
        <w:tc>
          <w:tcPr>
            <w:tcW w:w="619" w:type="dxa"/>
            <w:tcMar>
              <w:top w:w="60" w:type="dxa"/>
              <w:bottom w:w="60" w:type="dxa"/>
            </w:tcMar>
            <w:vAlign w:val="center"/>
          </w:tcPr>
          <w:p w:rsidR="000A7D4A" w:rsidRDefault="000A7D4A" w:rsidP="000A7D4A">
            <w:pPr>
              <w:pStyle w:val="MTDisplayEquation"/>
              <w:ind w:left="0"/>
            </w:pPr>
          </w:p>
        </w:tc>
        <w:tc>
          <w:tcPr>
            <w:tcW w:w="7073" w:type="dxa"/>
            <w:tcMar>
              <w:top w:w="60" w:type="dxa"/>
              <w:bottom w:w="60" w:type="dxa"/>
            </w:tcMar>
            <w:vAlign w:val="center"/>
          </w:tcPr>
          <w:p w:rsidR="000A7D4A" w:rsidRDefault="00F2117A" w:rsidP="000A7D4A">
            <w:pPr>
              <w:pStyle w:val="MTDisplayEquation"/>
              <w:ind w:left="0"/>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z</m:t>
                            </m:r>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den>
                        </m:f>
                      </m:e>
                    </m:d>
                  </m:e>
                </m:func>
                <m:r>
                  <w:rPr>
                    <w:rFonts w:ascii="Cambria Math" w:hAnsi="Cambria Math"/>
                    <w:i/>
                    <w:position w:val="-4"/>
                  </w:rPr>
                  <w:object w:dxaOrig="180" w:dyaOrig="279">
                    <v:shape id="_x0000_i1031" type="#_x0000_t75" style="width:9.6pt;height:13.8pt" o:ole="">
                      <v:imagedata r:id="rId12" o:title=""/>
                    </v:shape>
                    <o:OLEObject Type="Embed" ProgID="Equation.DSMT4" ShapeID="_x0000_i1031" DrawAspect="Content" ObjectID="_1448886384" r:id="rId21"/>
                  </w:object>
                </m:r>
                <m:r>
                  <w:rPr>
                    <w:rFonts w:ascii="Cambria Math" w:hAnsi="Cambria Math"/>
                  </w:rPr>
                  <m:t xml:space="preserve"> </m:t>
                </m:r>
              </m:oMath>
            </m:oMathPara>
          </w:p>
        </w:tc>
        <w:tc>
          <w:tcPr>
            <w:tcW w:w="620" w:type="dxa"/>
            <w:tcMar>
              <w:top w:w="60" w:type="dxa"/>
              <w:bottom w:w="60" w:type="dxa"/>
            </w:tcMar>
            <w:vAlign w:val="center"/>
          </w:tcPr>
          <w:p w:rsidR="000A7D4A" w:rsidRDefault="00592BD6" w:rsidP="000A7D4A">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bookmarkStart w:id="19" w:name="ZEqnNum755853"/>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6</w:instrText>
              </w:r>
            </w:fldSimple>
            <w:r w:rsidR="00E351E3">
              <w:instrText>)</w:instrText>
            </w:r>
            <w:bookmarkEnd w:id="19"/>
            <w:r>
              <w:fldChar w:fldCharType="end"/>
            </w:r>
          </w:p>
        </w:tc>
      </w:tr>
    </w:tbl>
    <w:p w:rsidR="00721671" w:rsidRPr="000A7D4A" w:rsidRDefault="00721671" w:rsidP="00721671">
      <w:pPr>
        <w:pStyle w:val="MTDisplayEquation"/>
        <w:ind w:left="0"/>
        <w:rPr>
          <w:rFonts w:ascii="Cambria Math" w:hAnsi="Cambria Math" w:hint="eastAsia"/>
          <w:oMath/>
        </w:rPr>
      </w:pPr>
      <w:r>
        <w:rPr>
          <w:rFonts w:ascii="Cambria Math" w:hAnsi="Cambria Math" w:cstheme="minorBidi"/>
        </w:rPr>
        <w:tab/>
      </w:r>
      <w:r w:rsidRPr="00721671">
        <w:rPr>
          <w:rFonts w:ascii="Cambria Math" w:hAnsi="Cambria Math" w:cstheme="minorBidi"/>
          <w:position w:val="-32"/>
        </w:rPr>
        <w:object w:dxaOrig="2420" w:dyaOrig="760">
          <v:shape id="_x0000_i1032" type="#_x0000_t75" style="width:120.6pt;height:36.6pt" o:ole="">
            <v:imagedata r:id="rId22" o:title=""/>
          </v:shape>
          <o:OLEObject Type="Embed" ProgID="Equation.DSMT4" ShapeID="_x0000_i1032" DrawAspect="Content" ObjectID="_1448886385" r:id="rId23"/>
        </w:object>
      </w:r>
      <w:r>
        <w:rPr>
          <w:rFonts w:ascii="Cambria Math" w:hAnsi="Cambria Math" w:cstheme="minorBidi"/>
        </w:rPr>
        <w:t xml:space="preserve"> </w:t>
      </w:r>
      <w:r>
        <w:rPr>
          <w:rFonts w:ascii="Cambria Math" w:hAnsi="Cambria Math" w:cstheme="minorBidi"/>
        </w:rPr>
        <w:tab/>
      </w:r>
      <w:r w:rsidR="00592BD6">
        <w:rPr>
          <w:rFonts w:ascii="Cambria Math" w:hAnsi="Cambria Math" w:cstheme="minorBidi"/>
        </w:rPr>
        <w:fldChar w:fldCharType="begin"/>
      </w:r>
      <w:r>
        <w:rPr>
          <w:rFonts w:ascii="Cambria Math" w:hAnsi="Cambria Math" w:cstheme="minorBidi"/>
        </w:rPr>
        <w:instrText xml:space="preserve"> MACROBUTTON MTPlaceRef \* MERGEFORMAT </w:instrText>
      </w:r>
      <w:r w:rsidR="00AF3191">
        <w:fldChar w:fldCharType="begin"/>
      </w:r>
      <w:r w:rsidR="00AF3191">
        <w:instrText xml:space="preserve"> SEQ MTEqn \h \* MERGEFORMAT </w:instrText>
      </w:r>
      <w:r w:rsidR="00AF3191">
        <w:fldChar w:fldCharType="end"/>
      </w:r>
      <w:r>
        <w:rPr>
          <w:rFonts w:ascii="Cambria Math" w:hAnsi="Cambria Math" w:cstheme="minorBidi"/>
        </w:rPr>
        <w:instrText>(</w:instrText>
      </w:r>
      <w:fldSimple w:instr=" SEQ MTChap \c \* Arabic \* MERGEFORMAT ">
        <w:r w:rsidR="00DA1F97" w:rsidRPr="00DA1F97">
          <w:rPr>
            <w:rFonts w:ascii="Cambria Math" w:hAnsi="Cambria Math" w:cstheme="minorBidi"/>
            <w:noProof/>
          </w:rPr>
          <w:instrText>3</w:instrText>
        </w:r>
      </w:fldSimple>
      <w:r>
        <w:rPr>
          <w:rFonts w:ascii="Cambria Math" w:hAnsi="Cambria Math" w:cstheme="minorBidi"/>
        </w:rPr>
        <w:instrText>.</w:instrText>
      </w:r>
      <w:fldSimple w:instr=" SEQ MTEqn \c \* Arabic \* MERGEFORMAT ">
        <w:r w:rsidR="00DA1F97" w:rsidRPr="00DA1F97">
          <w:rPr>
            <w:rFonts w:ascii="Cambria Math" w:hAnsi="Cambria Math" w:cstheme="minorBidi"/>
            <w:noProof/>
          </w:rPr>
          <w:instrText>7</w:instrText>
        </w:r>
      </w:fldSimple>
      <w:r>
        <w:rPr>
          <w:rFonts w:ascii="Cambria Math" w:hAnsi="Cambria Math" w:cstheme="minorBidi"/>
        </w:rPr>
        <w:instrText>)</w:instrText>
      </w:r>
      <w:r w:rsidR="00592BD6">
        <w:rPr>
          <w:rFonts w:ascii="Cambria Math" w:hAnsi="Cambria Math" w:cstheme="minorBidi"/>
        </w:rPr>
        <w:fldChar w:fldCharType="end"/>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F2117A" w:rsidP="00A27B67">
            <w:pPr>
              <w:pStyle w:val="MTDisplayEquation"/>
              <w:ind w:left="0"/>
              <w:jc w:val="cente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ρ</m:t>
                        </m:r>
                      </m:e>
                      <m:sub>
                        <m:r>
                          <m:rPr>
                            <m:sty m:val="p"/>
                          </m:rPr>
                          <w:rPr>
                            <w:rFonts w:ascii="Cambria Math" w:hAnsi="Cambria Math"/>
                          </w:rPr>
                          <m:t>p</m:t>
                        </m:r>
                      </m:sub>
                    </m:sSub>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p</m:t>
                        </m:r>
                      </m:sub>
                      <m:sup>
                        <m:r>
                          <m:rPr>
                            <m:sty m:val="p"/>
                          </m:rPr>
                          <w:rPr>
                            <w:rFonts w:ascii="Cambria Math" w:hAnsi="Cambria Math"/>
                          </w:rPr>
                          <m:t>2</m:t>
                        </m:r>
                      </m:sup>
                    </m:sSubSup>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num>
                  <m:den>
                    <m:r>
                      <m:rPr>
                        <m:sty m:val="p"/>
                      </m:rPr>
                      <w:rPr>
                        <w:rFonts w:ascii="Cambria Math" w:hAnsi="Cambria Math"/>
                      </w:rPr>
                      <m:t>18μ</m:t>
                    </m:r>
                  </m:den>
                </m:f>
                <m:r>
                  <w:rPr>
                    <w:rFonts w:ascii="Cambria Math" w:hAnsi="Cambria Math"/>
                    <w:i/>
                    <w:position w:val="-4"/>
                  </w:rPr>
                  <w:object w:dxaOrig="180" w:dyaOrig="279">
                    <v:shape id="_x0000_i1033" type="#_x0000_t75" style="width:9.6pt;height:13.8pt" o:ole="">
                      <v:imagedata r:id="rId12" o:title=""/>
                    </v:shape>
                    <o:OLEObject Type="Embed" ProgID="Equation.DSMT4" ShapeID="_x0000_i1033" DrawAspect="Content" ObjectID="_1448886386" r:id="rId24"/>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8</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rPr>
                <w:shd w:val="clear" w:color="auto" w:fill="FFFFFF"/>
              </w:rPr>
            </w:pPr>
          </w:p>
        </w:tc>
        <w:tc>
          <w:tcPr>
            <w:tcW w:w="7073" w:type="dxa"/>
            <w:tcMar>
              <w:top w:w="60" w:type="dxa"/>
              <w:bottom w:w="60" w:type="dxa"/>
            </w:tcMar>
            <w:vAlign w:val="center"/>
          </w:tcPr>
          <w:p w:rsidR="00A27B67" w:rsidRDefault="00F2117A" w:rsidP="00A27B67">
            <w:pPr>
              <w:pStyle w:val="MTDisplayEquation"/>
              <w:ind w:left="0"/>
              <w:jc w:val="center"/>
              <w:rPr>
                <w:shd w:val="clear" w:color="auto" w:fill="FFFFFF"/>
              </w:rPr>
            </w:pPr>
            <m:oMathPara>
              <m:oMath>
                <m:sSub>
                  <m:sSubPr>
                    <m:ctrlPr>
                      <w:rPr>
                        <w:rFonts w:ascii="Cambria Math" w:hAnsi="Cambria Math"/>
                        <w:shd w:val="clear" w:color="auto" w:fill="FFFFFF"/>
                      </w:rPr>
                    </m:ctrlPr>
                  </m:sSubPr>
                  <m:e>
                    <m:r>
                      <m:rPr>
                        <m:sty m:val="p"/>
                      </m:rPr>
                      <w:rPr>
                        <w:rFonts w:ascii="Cambria Math" w:hAnsi="Cambria Math"/>
                        <w:shd w:val="clear" w:color="auto" w:fill="FFFFFF"/>
                      </w:rPr>
                      <m:t>C</m:t>
                    </m:r>
                  </m:e>
                  <m:sub>
                    <m:r>
                      <m:rPr>
                        <m:sty m:val="p"/>
                      </m:rPr>
                      <w:rPr>
                        <w:rFonts w:ascii="Cambria Math" w:hAnsi="Cambria Math"/>
                        <w:shd w:val="clear" w:color="auto" w:fill="FFFFFF"/>
                      </w:rPr>
                      <m:t>c</m:t>
                    </m:r>
                  </m:sub>
                </m:sSub>
                <m:r>
                  <m:rPr>
                    <m:sty m:val="p"/>
                  </m:rPr>
                  <w:rPr>
                    <w:rFonts w:ascii="Cambria Math" w:hAnsi="Cambria Math"/>
                    <w:shd w:val="clear" w:color="auto" w:fill="FFFFFF"/>
                  </w:rPr>
                  <m:t>=1+</m:t>
                </m:r>
                <m:f>
                  <m:fPr>
                    <m:ctrlPr>
                      <w:rPr>
                        <w:rFonts w:ascii="Cambria Math" w:hAnsi="Cambria Math"/>
                        <w:shd w:val="clear" w:color="auto" w:fill="FFFFFF"/>
                      </w:rPr>
                    </m:ctrlPr>
                  </m:fPr>
                  <m:num>
                    <m:r>
                      <m:rPr>
                        <m:sty m:val="p"/>
                      </m:rPr>
                      <w:rPr>
                        <w:rFonts w:ascii="Cambria Math" w:hAnsi="Cambria Math"/>
                        <w:shd w:val="clear" w:color="auto" w:fill="FFFFFF"/>
                      </w:rPr>
                      <m:t>2λ</m:t>
                    </m:r>
                  </m:num>
                  <m:den>
                    <m:sSub>
                      <m:sSubPr>
                        <m:ctrlPr>
                          <w:rPr>
                            <w:rFonts w:ascii="Cambria Math" w:hAnsi="Cambria Math"/>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p</m:t>
                        </m:r>
                      </m:sub>
                    </m:sSub>
                  </m:den>
                </m:f>
                <m:d>
                  <m:dPr>
                    <m:ctrlPr>
                      <w:rPr>
                        <w:rFonts w:ascii="Cambria Math" w:hAnsi="Cambria Math"/>
                        <w:shd w:val="clear" w:color="auto" w:fill="FFFFFF"/>
                      </w:rPr>
                    </m:ctrlPr>
                  </m:dPr>
                  <m:e>
                    <m:r>
                      <m:rPr>
                        <m:sty m:val="p"/>
                      </m:rPr>
                      <w:rPr>
                        <w:rFonts w:ascii="Cambria Math" w:hAnsi="Cambria Math"/>
                        <w:shd w:val="clear" w:color="auto" w:fill="FFFFFF"/>
                      </w:rPr>
                      <m:t>1.257+0.4</m:t>
                    </m:r>
                    <m:sSup>
                      <m:sSupPr>
                        <m:ctrlPr>
                          <w:rPr>
                            <w:rFonts w:ascii="Cambria Math" w:hAnsi="Cambria Math"/>
                            <w:shd w:val="clear" w:color="auto" w:fill="FFFFFF"/>
                          </w:rPr>
                        </m:ctrlPr>
                      </m:sSupPr>
                      <m:e>
                        <m:r>
                          <m:rPr>
                            <m:sty m:val="p"/>
                          </m:rPr>
                          <w:rPr>
                            <w:rFonts w:ascii="Cambria Math" w:hAnsi="Cambria Math"/>
                            <w:shd w:val="clear" w:color="auto" w:fill="FFFFFF"/>
                          </w:rPr>
                          <m:t>e</m:t>
                        </m:r>
                      </m:e>
                      <m:sup>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0.55Dp</m:t>
                            </m:r>
                          </m:num>
                          <m:den>
                            <m:r>
                              <m:rPr>
                                <m:sty m:val="p"/>
                              </m:rPr>
                              <w:rPr>
                                <w:rFonts w:ascii="Cambria Math" w:hAnsi="Cambria Math"/>
                                <w:shd w:val="clear" w:color="auto" w:fill="FFFFFF"/>
                              </w:rPr>
                              <m:t>λ</m:t>
                            </m:r>
                          </m:den>
                        </m:f>
                      </m:sup>
                    </m:sSup>
                  </m:e>
                </m:d>
                <m:r>
                  <w:rPr>
                    <w:rFonts w:ascii="Cambria Math" w:hAnsi="Cambria Math"/>
                    <w:i/>
                    <w:position w:val="-4"/>
                    <w:shd w:val="clear" w:color="auto" w:fill="FFFFFF"/>
                  </w:rPr>
                  <w:object w:dxaOrig="180" w:dyaOrig="279">
                    <v:shape id="_x0000_i1034" type="#_x0000_t75" style="width:9.6pt;height:13.8pt" o:ole="">
                      <v:imagedata r:id="rId12" o:title=""/>
                    </v:shape>
                    <o:OLEObject Type="Embed" ProgID="Equation.DSMT4" ShapeID="_x0000_i1034" DrawAspect="Content" ObjectID="_1448886387" r:id="rId25"/>
                  </w:object>
                </m:r>
                <m:r>
                  <w:rPr>
                    <w:rFonts w:ascii="Cambria Math" w:hAnsi="Cambria Math"/>
                    <w:shd w:val="clear" w:color="auto" w:fill="FFFFFF"/>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rPr>
                <w:shd w:val="clear" w:color="auto" w:fill="FFFFFF"/>
              </w:rPr>
            </w:pPr>
            <w:r>
              <w:rPr>
                <w:shd w:val="clear" w:color="auto" w:fill="FFFFFF"/>
              </w:rPr>
              <w:fldChar w:fldCharType="begin"/>
            </w:r>
            <w:r w:rsidR="00E351E3">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r w:rsidR="00E351E3">
              <w:rPr>
                <w:shd w:val="clear" w:color="auto" w:fill="FFFFFF"/>
              </w:rPr>
              <w:instrText>(</w:instrText>
            </w:r>
            <w:fldSimple w:instr=" SEQ MTChap \c \* Arabic \* MERGEFORMAT ">
              <w:r w:rsidR="00DA1F97" w:rsidRPr="00DA1F97">
                <w:rPr>
                  <w:noProof/>
                  <w:shd w:val="clear" w:color="auto" w:fill="FFFFFF"/>
                </w:rPr>
                <w:instrText>3</w:instrText>
              </w:r>
            </w:fldSimple>
            <w:r w:rsidR="00E351E3">
              <w:rPr>
                <w:shd w:val="clear" w:color="auto" w:fill="FFFFFF"/>
              </w:rPr>
              <w:instrText>.</w:instrText>
            </w:r>
            <w:fldSimple w:instr=" SEQ MTEqn \c \* Arabic \* MERGEFORMAT ">
              <w:r w:rsidR="00DA1F97" w:rsidRPr="00DA1F97">
                <w:rPr>
                  <w:noProof/>
                  <w:shd w:val="clear" w:color="auto" w:fill="FFFFFF"/>
                </w:rPr>
                <w:instrText>9</w:instrText>
              </w:r>
            </w:fldSimple>
            <w:r w:rsidR="00E351E3">
              <w:rPr>
                <w:shd w:val="clear" w:color="auto" w:fill="FFFFFF"/>
              </w:rPr>
              <w:instrText>)</w:instrText>
            </w:r>
            <w:r>
              <w:rPr>
                <w:shd w:val="clear" w:color="auto" w:fill="FFFFFF"/>
              </w:rPr>
              <w:fldChar w:fldCharType="end"/>
            </w:r>
          </w:p>
        </w:tc>
      </w:tr>
    </w:tbl>
    <w:p w:rsidR="005503D9" w:rsidRPr="00195966" w:rsidRDefault="005503D9"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ρ</m:t>
            </m:r>
          </m:e>
          <m:sub>
            <m:r>
              <m:rPr>
                <m:sty m:val="p"/>
              </m:rPr>
              <w:rPr>
                <w:rFonts w:cs="Times New Roman"/>
                <w:color w:val="000000"/>
                <w:sz w:val="24"/>
                <w:szCs w:val="24"/>
                <w:shd w:val="clear" w:color="auto" w:fill="FFFFFF"/>
              </w:rPr>
              <m:t>p</m:t>
            </m:r>
          </m:sub>
        </m:sSub>
      </m:oMath>
      <w:r w:rsidR="00F16E6C" w:rsidRPr="00195966">
        <w:rPr>
          <w:rFonts w:ascii="Times New Roman" w:hAnsi="Times New Roman" w:cs="Times New Roman"/>
          <w:color w:val="000000"/>
          <w:sz w:val="24"/>
          <w:szCs w:val="24"/>
          <w:shd w:val="clear" w:color="auto" w:fill="FFFFFF"/>
        </w:rPr>
        <w:t xml:space="preserve"> </w:t>
      </w:r>
      <w:r w:rsidR="007A6297" w:rsidRPr="00195966">
        <w:rPr>
          <w:rFonts w:ascii="Times New Roman" w:hAnsi="Times New Roman" w:cs="Times New Roman"/>
          <w:color w:val="000000"/>
          <w:sz w:val="24"/>
          <w:szCs w:val="24"/>
          <w:shd w:val="clear" w:color="auto" w:fill="FFFFFF"/>
        </w:rPr>
        <w:t xml:space="preserve">is the density of the </w:t>
      </w:r>
      <w:r w:rsidR="00F16E6C" w:rsidRPr="00195966">
        <w:rPr>
          <w:rFonts w:ascii="Times New Roman" w:hAnsi="Times New Roman" w:cs="Times New Roman"/>
          <w:color w:val="000000"/>
          <w:sz w:val="24"/>
          <w:szCs w:val="24"/>
          <w:shd w:val="clear" w:color="auto" w:fill="FFFFFF"/>
        </w:rPr>
        <w:t>particle,</w:t>
      </w:r>
      <w:r w:rsidRPr="00195966">
        <w:rPr>
          <w:rFonts w:ascii="Times New Roman" w:hAnsi="Times New Roman" w:cs="Times New Roman"/>
          <w:color w:val="000000"/>
          <w:sz w:val="24"/>
          <w:szCs w:val="24"/>
          <w:shd w:val="clear" w:color="auto" w:fill="FFFFFF"/>
        </w:rPr>
        <w:t xml:space="preserv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D</m:t>
            </m:r>
          </m:e>
          <m:sub>
            <m:r>
              <m:rPr>
                <m:sty m:val="p"/>
              </m:rPr>
              <w:rPr>
                <w:rFonts w:cs="Times New Roman"/>
                <w:color w:val="000000"/>
                <w:sz w:val="24"/>
                <w:szCs w:val="24"/>
                <w:shd w:val="clear" w:color="auto" w:fill="FFFFFF"/>
              </w:rPr>
              <m:t>p</m:t>
            </m:r>
          </m:sub>
        </m:sSub>
      </m:oMath>
      <w:r w:rsidRPr="00195966">
        <w:rPr>
          <w:rFonts w:ascii="Times New Roman" w:hAnsi="Times New Roman" w:cs="Times New Roman"/>
          <w:color w:val="000000"/>
          <w:sz w:val="24"/>
          <w:szCs w:val="24"/>
          <w:shd w:val="clear" w:color="auto" w:fill="FFFFFF"/>
        </w:rPr>
        <w:t xml:space="preserve"> is the particle </w:t>
      </w:r>
      <w:r w:rsidR="00F16E6C" w:rsidRPr="00195966">
        <w:rPr>
          <w:rFonts w:ascii="Times New Roman" w:hAnsi="Times New Roman" w:cs="Times New Roman"/>
          <w:color w:val="000000"/>
          <w:sz w:val="24"/>
          <w:szCs w:val="24"/>
          <w:shd w:val="clear" w:color="auto" w:fill="FFFFFF"/>
        </w:rPr>
        <w:t xml:space="preserve">diameter, g </w:t>
      </w:r>
      <w:r w:rsidRPr="00195966">
        <w:rPr>
          <w:rFonts w:ascii="Times New Roman" w:hAnsi="Times New Roman" w:cs="Times New Roman"/>
          <w:color w:val="000000"/>
          <w:sz w:val="24"/>
          <w:szCs w:val="24"/>
          <w:shd w:val="clear" w:color="auto" w:fill="FFFFFF"/>
        </w:rPr>
        <w:t xml:space="preserve">is the gravitational </w:t>
      </w:r>
      <w:r w:rsidR="00F16E6C" w:rsidRPr="00195966">
        <w:rPr>
          <w:rFonts w:ascii="Times New Roman" w:hAnsi="Times New Roman" w:cs="Times New Roman"/>
          <w:color w:val="000000"/>
          <w:sz w:val="24"/>
          <w:szCs w:val="24"/>
          <w:shd w:val="clear" w:color="auto" w:fill="FFFFFF"/>
        </w:rPr>
        <w:t xml:space="preserve">acceleration, μ </w:t>
      </w:r>
      <w:r w:rsidRPr="00195966">
        <w:rPr>
          <w:rFonts w:ascii="Times New Roman" w:hAnsi="Times New Roman" w:cs="Times New Roman"/>
          <w:color w:val="000000"/>
          <w:sz w:val="24"/>
          <w:szCs w:val="24"/>
          <w:shd w:val="clear" w:color="auto" w:fill="FFFFFF"/>
        </w:rPr>
        <w:t xml:space="preserve">is the viscosity of air, and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C</m:t>
            </m:r>
          </m:e>
          <m:sub>
            <m:r>
              <m:rPr>
                <m:sty m:val="p"/>
              </m:rPr>
              <w:rPr>
                <w:rFonts w:cs="Times New Roman"/>
                <w:color w:val="000000"/>
                <w:sz w:val="24"/>
                <w:szCs w:val="24"/>
                <w:shd w:val="clear" w:color="auto" w:fill="FFFFFF"/>
              </w:rPr>
              <m:t>c</m:t>
            </m:r>
          </m:sub>
        </m:sSub>
      </m:oMath>
      <w:r w:rsidRPr="00195966">
        <w:rPr>
          <w:rFonts w:ascii="Times New Roman" w:hAnsi="Times New Roman" w:cs="Times New Roman"/>
          <w:color w:val="000000"/>
          <w:sz w:val="24"/>
          <w:szCs w:val="24"/>
          <w:shd w:val="clear" w:color="auto" w:fill="FFFFFF"/>
        </w:rPr>
        <w:t xml:space="preserve"> is the slip correction factor.</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Sc</m:t>
                </m:r>
                <m:r>
                  <m:rPr>
                    <m:sty m:val="p"/>
                  </m:rPr>
                  <w:rPr>
                    <w:rFonts w:ascii="Cambria Math" w:hAnsi="Cambria Math"/>
                  </w:rPr>
                  <m:t>=</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ρ</m:t>
                        </m:r>
                      </m:e>
                      <m:sub>
                        <m:r>
                          <w:rPr>
                            <w:rFonts w:ascii="Cambria Math" w:hAnsi="Cambria Math"/>
                          </w:rPr>
                          <m:t>a</m:t>
                        </m:r>
                      </m:sub>
                    </m:sSub>
                    <m:r>
                      <w:rPr>
                        <w:rFonts w:ascii="Cambria Math" w:hAnsi="Cambria Math"/>
                      </w:rPr>
                      <m:t>D</m:t>
                    </m:r>
                  </m:den>
                </m:f>
                <m:r>
                  <w:rPr>
                    <w:rFonts w:ascii="Cambria Math" w:hAnsi="Cambria Math"/>
                    <w:i/>
                    <w:position w:val="-4"/>
                  </w:rPr>
                  <w:object w:dxaOrig="180" w:dyaOrig="279">
                    <v:shape id="_x0000_i1035" type="#_x0000_t75" style="width:9.6pt;height:13.8pt" o:ole="">
                      <v:imagedata r:id="rId12" o:title=""/>
                    </v:shape>
                    <o:OLEObject Type="Embed" ProgID="Equation.DSMT4" ShapeID="_x0000_i1035" DrawAspect="Content" ObjectID="_1448886388" r:id="rId26"/>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10</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m:rPr>
                            <m:sty m:val="p"/>
                          </m:rPr>
                          <w:rPr>
                            <w:rFonts w:ascii="Cambria Math" w:hAnsi="Cambria Math"/>
                          </w:rPr>
                          <m:t>2</m:t>
                        </m:r>
                      </m:sup>
                    </m:sSubSup>
                    <m:sSub>
                      <m:sSubPr>
                        <m:ctrlPr>
                          <w:rPr>
                            <w:rFonts w:ascii="Cambria Math" w:hAnsi="Cambria Math"/>
                          </w:rPr>
                        </m:ctrlPr>
                      </m:sSubPr>
                      <m:e>
                        <m:r>
                          <w:rPr>
                            <w:rFonts w:ascii="Cambria Math" w:hAnsi="Cambria Math"/>
                          </w:rPr>
                          <m:t>ρ</m:t>
                        </m:r>
                      </m:e>
                      <m:sub>
                        <m:r>
                          <w:rPr>
                            <w:rFonts w:ascii="Cambria Math" w:hAnsi="Cambria Math"/>
                          </w:rPr>
                          <m:t>a</m:t>
                        </m:r>
                      </m:sub>
                    </m:sSub>
                  </m:num>
                  <m:den>
                    <m:r>
                      <w:rPr>
                        <w:rFonts w:ascii="Cambria Math" w:hAnsi="Cambria Math"/>
                      </w:rPr>
                      <m:t>gμ</m:t>
                    </m:r>
                  </m:den>
                </m:f>
                <m:r>
                  <w:rPr>
                    <w:rFonts w:ascii="Cambria Math" w:hAnsi="Cambria Math"/>
                    <w:i/>
                    <w:position w:val="-4"/>
                  </w:rPr>
                  <w:object w:dxaOrig="180" w:dyaOrig="279">
                    <v:shape id="_x0000_i1036" type="#_x0000_t75" style="width:9.6pt;height:13.8pt" o:ole="">
                      <v:imagedata r:id="rId12" o:title=""/>
                    </v:shape>
                    <o:OLEObject Type="Embed" ProgID="Equation.DSMT4" ShapeID="_x0000_i1036" DrawAspect="Content" ObjectID="_1448886389" r:id="rId27"/>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11</w:instrText>
              </w:r>
            </w:fldSimple>
            <w:r w:rsidR="00E351E3">
              <w:instrText>)</w:instrText>
            </w:r>
            <w:r>
              <w:fldChar w:fldCharType="end"/>
            </w:r>
          </w:p>
        </w:tc>
      </w:tr>
    </w:tbl>
    <w:p w:rsidR="00E351E3" w:rsidRDefault="00E351E3" w:rsidP="00E351E3">
      <w:pPr>
        <w:pStyle w:val="MTDisplayEquation"/>
        <w:rPr>
          <w:shd w:val="clear" w:color="auto" w:fill="FFFFFF"/>
        </w:rPr>
      </w:pPr>
      <w:r>
        <w:rPr>
          <w:shd w:val="clear" w:color="auto" w:fill="FFFFFF"/>
        </w:rPr>
        <w:tab/>
      </w:r>
      <w:r w:rsidRPr="00E351E3">
        <w:rPr>
          <w:position w:val="-32"/>
          <w:shd w:val="clear" w:color="auto" w:fill="FFFFFF"/>
        </w:rPr>
        <w:object w:dxaOrig="1200" w:dyaOrig="700">
          <v:shape id="_x0000_i1037" type="#_x0000_t75" style="width:59.4pt;height:35.4pt" o:ole="">
            <v:imagedata r:id="rId28" o:title=""/>
          </v:shape>
          <o:OLEObject Type="Embed" ProgID="Equation.DSMT4" ShapeID="_x0000_i1037" DrawAspect="Content" ObjectID="_1448886390" r:id="rId29"/>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12</w:instrText>
        </w:r>
      </w:fldSimple>
      <w:r>
        <w:rPr>
          <w:shd w:val="clear" w:color="auto" w:fill="FFFFFF"/>
        </w:rPr>
        <w:instrText>)</w:instrText>
      </w:r>
      <w:r w:rsidR="00592BD6">
        <w:rPr>
          <w:shd w:val="clear" w:color="auto" w:fill="FFFFFF"/>
        </w:rPr>
        <w:fldChar w:fldCharType="end"/>
      </w:r>
    </w:p>
    <w:p w:rsidR="007B20B8" w:rsidRPr="00195966" w:rsidRDefault="005503D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w:proofErr w:type="spellStart"/>
      <w:r w:rsidR="007B20B8" w:rsidRPr="00195966">
        <w:rPr>
          <w:rFonts w:ascii="Times New Roman" w:hAnsi="Times New Roman" w:cs="Times New Roman"/>
          <w:color w:val="000000"/>
          <w:sz w:val="24"/>
          <w:szCs w:val="24"/>
          <w:shd w:val="clear" w:color="auto" w:fill="FFFFFF"/>
        </w:rPr>
        <w:t>Sc</w:t>
      </w:r>
      <w:proofErr w:type="spellEnd"/>
      <w:r w:rsidR="007B20B8" w:rsidRPr="00195966">
        <w:rPr>
          <w:rFonts w:ascii="Times New Roman" w:hAnsi="Times New Roman" w:cs="Times New Roman"/>
          <w:color w:val="000000"/>
          <w:sz w:val="24"/>
          <w:szCs w:val="24"/>
          <w:shd w:val="clear" w:color="auto" w:fill="FFFFFF"/>
        </w:rPr>
        <w:t xml:space="preserve"> is the Schmidt number, St is the Stokes number, and</w:t>
      </w:r>
      <w:r w:rsidRPr="00195966">
        <w:rPr>
          <w:rFonts w:ascii="Times New Roman" w:hAnsi="Times New Roman" w:cs="Times New Roman"/>
          <w:color w:val="000000"/>
          <w:sz w:val="24"/>
          <w:szCs w:val="24"/>
          <w:shd w:val="clear" w:color="auto" w:fill="FFFFFF"/>
        </w:rPr>
        <w:t xml:space="preserve"> D is the molecular diffusivity,</w:t>
      </w:r>
    </w:p>
    <w:p w:rsidR="003D6BD0" w:rsidRPr="00195966" w:rsidRDefault="00894BCA"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So the direct deposition to the skin can be calculated now</w:t>
      </w:r>
    </w:p>
    <w:p w:rsidR="000F1B6D" w:rsidRPr="00195966" w:rsidRDefault="003D6BD0"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1 </w:t>
      </w:r>
      <w:r w:rsidR="00713BBF">
        <w:rPr>
          <w:rFonts w:ascii="Times New Roman" w:hAnsi="Times New Roman" w:cs="Times New Roman"/>
          <w:color w:val="000000"/>
          <w:sz w:val="24"/>
          <w:szCs w:val="24"/>
          <w:shd w:val="clear" w:color="auto" w:fill="FFFFFF"/>
        </w:rPr>
        <w:t>outdoor</w:t>
      </w:r>
      <w:r w:rsidR="00894BCA" w:rsidRPr="00195966">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E351E3" w:rsidTr="00E351E3">
        <w:trPr>
          <w:jc w:val="center"/>
        </w:trPr>
        <w:tc>
          <w:tcPr>
            <w:tcW w:w="619" w:type="dxa"/>
            <w:tcMar>
              <w:top w:w="60" w:type="dxa"/>
              <w:bottom w:w="60" w:type="dxa"/>
            </w:tcMar>
            <w:vAlign w:val="center"/>
          </w:tcPr>
          <w:p w:rsidR="00E351E3" w:rsidRDefault="00E351E3" w:rsidP="00E351E3">
            <w:pPr>
              <w:pStyle w:val="MTDisplayEquation"/>
              <w:ind w:left="0"/>
            </w:pPr>
          </w:p>
        </w:tc>
        <w:tc>
          <w:tcPr>
            <w:tcW w:w="7073" w:type="dxa"/>
            <w:tcMar>
              <w:top w:w="60" w:type="dxa"/>
              <w:bottom w:w="60" w:type="dxa"/>
            </w:tcMar>
            <w:vAlign w:val="center"/>
          </w:tcPr>
          <w:p w:rsidR="00E351E3" w:rsidRDefault="00F2117A"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outdoor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8" type="#_x0000_t75" style="width:9.6pt;height:13.8pt" o:ole="">
                      <v:imagedata r:id="rId12" o:title=""/>
                    </v:shape>
                    <o:OLEObject Type="Embed" ProgID="Equation.DSMT4" ShapeID="_x0000_i1038" DrawAspect="Content" ObjectID="_1448886391" r:id="rId30"/>
                  </w:object>
                </m:r>
                <m:r>
                  <w:rPr>
                    <w:rFonts w:ascii="Cambria Math" w:hAnsi="Cambria Math"/>
                  </w:rPr>
                  <m:t xml:space="preserve"> </m:t>
                </m:r>
              </m:oMath>
            </m:oMathPara>
          </w:p>
        </w:tc>
        <w:tc>
          <w:tcPr>
            <w:tcW w:w="62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13</w:instrText>
              </w:r>
            </w:fldSimple>
            <w:r w:rsidR="00E351E3">
              <w:instrText>)</w:instrText>
            </w:r>
            <w:r>
              <w:fldChar w:fldCharType="end"/>
            </w:r>
          </w:p>
        </w:tc>
      </w:tr>
    </w:tbl>
    <w:p w:rsidR="003D6BD0" w:rsidRPr="00F96A59" w:rsidRDefault="00F96A59" w:rsidP="00F96A59">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w:t>
      </w:r>
      <w:r w:rsidR="00713BBF">
        <w:rPr>
          <w:rFonts w:ascii="Times New Roman" w:hAnsi="Times New Roman" w:cs="Times New Roman"/>
          <w:color w:val="000000"/>
          <w:sz w:val="24"/>
          <w:szCs w:val="24"/>
          <w:shd w:val="clear" w:color="auto" w:fill="FFFFFF"/>
        </w:rPr>
        <w:t>indoor</w:t>
      </w:r>
      <w:r>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38"/>
        <w:gridCol w:w="6828"/>
        <w:gridCol w:w="740"/>
      </w:tblGrid>
      <w:tr w:rsidR="00E351E3" w:rsidTr="00E351E3">
        <w:trPr>
          <w:jc w:val="center"/>
        </w:trPr>
        <w:tc>
          <w:tcPr>
            <w:tcW w:w="739" w:type="dxa"/>
            <w:tcMar>
              <w:top w:w="60" w:type="dxa"/>
              <w:bottom w:w="60" w:type="dxa"/>
            </w:tcMar>
            <w:vAlign w:val="center"/>
          </w:tcPr>
          <w:p w:rsidR="00E351E3" w:rsidRDefault="00E351E3" w:rsidP="00E351E3">
            <w:pPr>
              <w:pStyle w:val="MTDisplayEquation"/>
              <w:ind w:left="0"/>
            </w:pPr>
          </w:p>
        </w:tc>
        <w:tc>
          <w:tcPr>
            <w:tcW w:w="6833" w:type="dxa"/>
            <w:tcMar>
              <w:top w:w="60" w:type="dxa"/>
              <w:bottom w:w="60" w:type="dxa"/>
            </w:tcMar>
            <w:vAlign w:val="center"/>
          </w:tcPr>
          <w:p w:rsidR="00E351E3" w:rsidRDefault="00F2117A"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indoor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sSub>
                      <m:sSubPr>
                        <m:ctrlPr>
                          <w:rPr>
                            <w:rFonts w:ascii="Cambria Math" w:hAnsi="Cambria Math"/>
                          </w:rPr>
                        </m:ctrlPr>
                      </m:sSubPr>
                      <m:e>
                        <m:r>
                          <w:rPr>
                            <w:rFonts w:ascii="Cambria Math" w:hAnsi="Cambria Math"/>
                          </w:rPr>
                          <m:t>λ</m:t>
                        </m:r>
                      </m:e>
                      <m:sub>
                        <m:r>
                          <w:rPr>
                            <w:rFonts w:ascii="Cambria Math" w:hAnsi="Cambria Math"/>
                          </w:rPr>
                          <m:t>v</m:t>
                        </m:r>
                      </m:sub>
                    </m:sSub>
                  </m:num>
                  <m:den>
                    <m:sSub>
                      <m:sSubPr>
                        <m:ctrlPr>
                          <w:rPr>
                            <w:rFonts w:ascii="Cambria Math" w:hAnsi="Cambria Math"/>
                          </w:rPr>
                        </m:ctrlPr>
                      </m:sSubPr>
                      <m:e>
                        <m:r>
                          <w:rPr>
                            <w:rFonts w:ascii="Cambria Math" w:hAnsi="Cambria Math"/>
                          </w:rPr>
                          <m:t>λ</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den>
                </m:f>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9" type="#_x0000_t75" style="width:9.6pt;height:13.8pt" o:ole="">
                      <v:imagedata r:id="rId12" o:title=""/>
                    </v:shape>
                    <o:OLEObject Type="Embed" ProgID="Equation.DSMT4" ShapeID="_x0000_i1039" DrawAspect="Content" ObjectID="_1448886392" r:id="rId31"/>
                  </w:object>
                </m:r>
                <m:r>
                  <w:rPr>
                    <w:rFonts w:ascii="Cambria Math" w:hAnsi="Cambria Math"/>
                  </w:rPr>
                  <m:t xml:space="preserve"> </m:t>
                </m:r>
              </m:oMath>
            </m:oMathPara>
          </w:p>
        </w:tc>
        <w:tc>
          <w:tcPr>
            <w:tcW w:w="74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14</w:instrText>
              </w:r>
            </w:fldSimple>
            <w:r w:rsidR="00E351E3">
              <w:instrText>)</w:instrText>
            </w:r>
            <w:r>
              <w:fldChar w:fldCharType="end"/>
            </w:r>
          </w:p>
        </w:tc>
      </w:tr>
    </w:tbl>
    <w:p w:rsidR="00F96A59" w:rsidRDefault="00D85CE5" w:rsidP="00F96A59">
      <w:pPr>
        <w:spacing w:line="480" w:lineRule="auto"/>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Where</w:t>
      </w:r>
    </w:p>
    <w:bookmarkStart w:id="20" w:name="OLE_LINK11"/>
    <w:bookmarkStart w:id="21" w:name="OLE_LINK12"/>
    <w:p w:rsidR="00F96A59" w:rsidRDefault="00F2117A" w:rsidP="003B3572">
      <w:pPr>
        <w:pStyle w:val="ab"/>
        <w:numPr>
          <w:ilvl w:val="0"/>
          <w:numId w:val="9"/>
        </w:numPr>
        <w:spacing w:line="480" w:lineRule="auto"/>
        <w:rPr>
          <w:rFonts w:ascii="Times New Roman" w:hAnsi="Times New Roman" w:cs="Times New Roman"/>
          <w:color w:val="000000"/>
          <w:sz w:val="24"/>
          <w:szCs w:val="24"/>
          <w:shd w:val="clear" w:color="auto" w:fill="FFFFFF"/>
        </w:rPr>
      </w:pP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M</m:t>
            </m:r>
          </m:e>
          <m:sub>
            <m:r>
              <m:rPr>
                <m:sty m:val="p"/>
              </m:rPr>
              <w:rPr>
                <w:rFonts w:cs="Times New Roman"/>
                <w:color w:val="000000"/>
                <w:sz w:val="24"/>
                <w:szCs w:val="24"/>
                <w:shd w:val="clear" w:color="auto" w:fill="FFFFFF"/>
              </w:rPr>
              <m:t>su</m:t>
            </m:r>
          </m:sub>
        </m:sSub>
      </m:oMath>
      <w:r w:rsidR="00A65FB0" w:rsidRPr="00F96A59">
        <w:rPr>
          <w:rFonts w:ascii="Times New Roman" w:hAnsi="Times New Roman" w:cs="Times New Roman"/>
          <w:color w:val="000000"/>
          <w:sz w:val="24"/>
          <w:szCs w:val="24"/>
          <w:shd w:val="clear" w:color="auto" w:fill="FFFFFF"/>
        </w:rPr>
        <w:t xml:space="preserve">the mass of the substance </w:t>
      </w:r>
      <w:r w:rsidR="00F25D7F">
        <w:rPr>
          <w:rFonts w:ascii="Times New Roman" w:hAnsi="Times New Roman" w:cs="Times New Roman"/>
          <w:color w:val="000000"/>
          <w:sz w:val="24"/>
          <w:szCs w:val="24"/>
          <w:shd w:val="clear" w:color="auto" w:fill="FFFFFF"/>
        </w:rPr>
        <w:t>on</w:t>
      </w:r>
      <w:r w:rsidR="00F25D7F" w:rsidRPr="00F96A59">
        <w:rPr>
          <w:rFonts w:ascii="Times New Roman" w:hAnsi="Times New Roman" w:cs="Times New Roman"/>
          <w:color w:val="000000"/>
          <w:sz w:val="24"/>
          <w:szCs w:val="24"/>
          <w:shd w:val="clear" w:color="auto" w:fill="FFFFFF"/>
        </w:rPr>
        <w:t xml:space="preserve"> </w:t>
      </w:r>
      <w:r w:rsidR="00A65FB0" w:rsidRPr="00F96A59">
        <w:rPr>
          <w:rFonts w:ascii="Times New Roman" w:hAnsi="Times New Roman" w:cs="Times New Roman"/>
          <w:color w:val="000000"/>
          <w:sz w:val="24"/>
          <w:szCs w:val="24"/>
          <w:shd w:val="clear" w:color="auto" w:fill="FFFFFF"/>
        </w:rPr>
        <w:t xml:space="preserve">the skin </w:t>
      </w:r>
      <w:r w:rsidR="00F96A59">
        <w:rPr>
          <w:rFonts w:ascii="Times New Roman" w:hAnsi="Times New Roman" w:cs="Times New Roman"/>
          <w:color w:val="000000"/>
          <w:sz w:val="24"/>
          <w:szCs w:val="24"/>
          <w:shd w:val="clear" w:color="auto" w:fill="FFFFFF"/>
        </w:rPr>
        <w:t>surface</w:t>
      </w:r>
    </w:p>
    <w:p w:rsidR="00303222" w:rsidRDefault="00223F5C" w:rsidP="003B3572">
      <w:pPr>
        <w:pStyle w:val="ab"/>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A</m:t>
            </m:r>
          </m:e>
          <m:sub>
            <m:r>
              <m:rPr>
                <m:sty m:val="p"/>
              </m:rPr>
              <w:rPr>
                <w:rFonts w:cs="Times New Roman"/>
                <w:color w:val="000000"/>
                <w:sz w:val="24"/>
                <w:szCs w:val="24"/>
                <w:shd w:val="clear" w:color="auto" w:fill="FFFFFF"/>
              </w:rPr>
              <m:t>skin</m:t>
            </m:r>
          </m:sub>
        </m:sSub>
      </m:oMath>
      <w:r w:rsidR="00D85CE5" w:rsidRPr="00F96A59">
        <w:rPr>
          <w:rFonts w:ascii="Times New Roman" w:hAnsi="Times New Roman" w:cs="Times New Roman"/>
          <w:color w:val="000000"/>
          <w:sz w:val="24"/>
          <w:szCs w:val="24"/>
          <w:shd w:val="clear" w:color="auto" w:fill="FFFFFF"/>
        </w:rPr>
        <w:t xml:space="preserve"> </w:t>
      </w:r>
      <w:proofErr w:type="gramStart"/>
      <w:r w:rsidR="00D85CE5" w:rsidRPr="00F96A59">
        <w:rPr>
          <w:rFonts w:ascii="Times New Roman" w:hAnsi="Times New Roman" w:cs="Times New Roman"/>
          <w:color w:val="000000"/>
          <w:sz w:val="24"/>
          <w:szCs w:val="24"/>
          <w:shd w:val="clear" w:color="auto" w:fill="FFFFFF"/>
        </w:rPr>
        <w:t>is</w:t>
      </w:r>
      <w:proofErr w:type="gramEnd"/>
      <w:r w:rsidR="00D85CE5" w:rsidRPr="00F96A59">
        <w:rPr>
          <w:rFonts w:ascii="Times New Roman" w:hAnsi="Times New Roman" w:cs="Times New Roman"/>
          <w:color w:val="000000"/>
          <w:sz w:val="24"/>
          <w:szCs w:val="24"/>
          <w:shd w:val="clear" w:color="auto" w:fill="FFFFFF"/>
        </w:rPr>
        <w:t xml:space="preserve"> the exposed skin area.</w:t>
      </w:r>
    </w:p>
    <w:p w:rsidR="00D85CE5" w:rsidRDefault="00D85CE5" w:rsidP="003B3572">
      <w:pPr>
        <w:pStyle w:val="ab"/>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The parameters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d</m:t>
            </m:r>
          </m:sub>
        </m:sSub>
      </m:oMath>
      <w:r w:rsidR="00F25D7F">
        <w:rPr>
          <w:rFonts w:ascii="Times New Roman" w:hAnsi="Times New Roman" w:cs="Times New Roman"/>
          <w:color w:val="000000"/>
          <w:sz w:val="24"/>
          <w:szCs w:val="24"/>
          <w:shd w:val="clear" w:color="auto" w:fill="FFFFFF"/>
        </w:rPr>
        <w:t xml:space="preserve"> and</w:t>
      </w: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v</m:t>
            </m:r>
          </m:sub>
        </m:sSub>
      </m:oMath>
      <w:r w:rsidR="003D6BD0" w:rsidRPr="00F96A59">
        <w:rPr>
          <w:rFonts w:ascii="Times New Roman" w:hAnsi="Times New Roman" w:cs="Times New Roman"/>
          <w:color w:val="000000"/>
          <w:sz w:val="24"/>
          <w:szCs w:val="24"/>
          <w:shd w:val="clear" w:color="auto" w:fill="FFFFFF"/>
        </w:rPr>
        <w:t xml:space="preserve"> are ventilation rate</w:t>
      </w:r>
      <w:r w:rsidR="0091384F" w:rsidRPr="00F96A59">
        <w:rPr>
          <w:rFonts w:ascii="Times New Roman" w:hAnsi="Times New Roman" w:cs="Times New Roman"/>
          <w:color w:val="000000"/>
          <w:sz w:val="24"/>
          <w:szCs w:val="24"/>
          <w:shd w:val="clear" w:color="auto" w:fill="FFFFFF"/>
        </w:rPr>
        <w:t xml:space="preserve"> and indoor deposition velocity</w:t>
      </w:r>
      <w:r w:rsidR="004D4345" w:rsidRPr="00F96A59">
        <w:rPr>
          <w:rFonts w:ascii="Times New Roman" w:hAnsi="Times New Roman" w:cs="Times New Roman"/>
          <w:color w:val="000000"/>
          <w:sz w:val="24"/>
          <w:szCs w:val="24"/>
          <w:shd w:val="clear" w:color="auto" w:fill="FFFFFF"/>
        </w:rPr>
        <w:t>, respectively</w:t>
      </w:r>
      <w:r w:rsidR="0091384F" w:rsidRPr="00F96A59">
        <w:rPr>
          <w:rFonts w:ascii="Times New Roman" w:hAnsi="Times New Roman" w:cs="Times New Roman"/>
          <w:color w:val="000000"/>
          <w:sz w:val="24"/>
          <w:szCs w:val="24"/>
          <w:shd w:val="clear" w:color="auto" w:fill="FFFFFF"/>
        </w:rPr>
        <w:t>.</w:t>
      </w:r>
    </w:p>
    <w:bookmarkEnd w:id="20"/>
    <w:bookmarkEnd w:id="21"/>
    <w:p w:rsidR="002169D9" w:rsidRDefault="002169D9" w:rsidP="00D3063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After the pollens </w:t>
      </w:r>
      <w:r w:rsidR="002B4AD8">
        <w:rPr>
          <w:rFonts w:ascii="Times New Roman" w:hAnsi="Times New Roman" w:cs="Times New Roman"/>
          <w:color w:val="000000"/>
          <w:sz w:val="24"/>
          <w:szCs w:val="24"/>
          <w:shd w:val="clear" w:color="auto" w:fill="FFFFFF"/>
        </w:rPr>
        <w:t>deposit</w:t>
      </w:r>
      <w:r>
        <w:rPr>
          <w:rFonts w:ascii="Times New Roman" w:hAnsi="Times New Roman" w:cs="Times New Roman"/>
          <w:color w:val="000000"/>
          <w:sz w:val="24"/>
          <w:szCs w:val="24"/>
          <w:shd w:val="clear" w:color="auto" w:fill="FFFFFF"/>
        </w:rPr>
        <w:t xml:space="preserve"> </w:t>
      </w:r>
      <w:r w:rsidR="002B4AD8">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the skin, some pollen may be adherence to the skin, and cause some allergic reaction such as redness of the skin. We use term dermal adherence rate to illustrate this effect.</w:t>
      </w:r>
    </w:p>
    <w:p w:rsidR="002169D9" w:rsidRDefault="002169D9" w:rsidP="002169D9">
      <w:pPr>
        <w:pStyle w:val="MTDisplayEquation"/>
        <w:rPr>
          <w:shd w:val="clear" w:color="auto" w:fill="FFFFFF"/>
        </w:rPr>
      </w:pPr>
      <w:r>
        <w:rPr>
          <w:shd w:val="clear" w:color="auto" w:fill="FFFFFF"/>
        </w:rPr>
        <w:tab/>
      </w:r>
      <w:r w:rsidR="000E6B8A" w:rsidRPr="000E6B8A">
        <w:rPr>
          <w:position w:val="-10"/>
          <w:shd w:val="clear" w:color="auto" w:fill="FFFFFF"/>
        </w:rPr>
        <w:object w:dxaOrig="3040" w:dyaOrig="320">
          <v:shape id="_x0000_i1040" type="#_x0000_t75" style="width:152.4pt;height:15.6pt" o:ole="">
            <v:imagedata r:id="rId32" o:title=""/>
          </v:shape>
          <o:OLEObject Type="Embed" ProgID="Equation.DSMT4" ShapeID="_x0000_i1040" DrawAspect="Content" ObjectID="_1448886393" r:id="rId33"/>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DA1F97">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DA1F97">
        <w:rPr>
          <w:noProof/>
          <w:shd w:val="clear" w:color="auto" w:fill="FFFFFF"/>
        </w:rPr>
        <w:instrText>15</w:instrText>
      </w:r>
      <w:r>
        <w:rPr>
          <w:shd w:val="clear" w:color="auto" w:fill="FFFFFF"/>
        </w:rPr>
        <w:fldChar w:fldCharType="end"/>
      </w:r>
      <w:r>
        <w:rPr>
          <w:shd w:val="clear" w:color="auto" w:fill="FFFFFF"/>
        </w:rPr>
        <w:instrText>)</w:instrText>
      </w:r>
      <w:r>
        <w:rPr>
          <w:shd w:val="clear" w:color="auto" w:fill="FFFFFF"/>
        </w:rPr>
        <w:fldChar w:fldCharType="end"/>
      </w:r>
    </w:p>
    <w:p w:rsidR="002B4AD8" w:rsidRDefault="002B4AD8" w:rsidP="008914A8">
      <w:pPr>
        <w:spacing w:line="480" w:lineRule="auto"/>
        <w:rPr>
          <w:rFonts w:hint="eastAsia"/>
        </w:rPr>
      </w:pPr>
      <w:r>
        <w:t>Where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sidRPr="002B4AD8">
        <w:rPr>
          <w:rFonts w:ascii="Times New Roman" w:hAnsi="Times New Roman" w:cs="Times New Roman"/>
          <w:color w:val="000000"/>
          <w:sz w:val="24"/>
          <w:szCs w:val="24"/>
          <w:shd w:val="clear" w:color="auto" w:fill="FFFFFF"/>
        </w:rPr>
        <w:t>E</w:t>
      </w:r>
      <w:r w:rsidRPr="00DA1F97">
        <w:rPr>
          <w:rFonts w:ascii="Times New Roman" w:hAnsi="Times New Roman" w:cs="Times New Roman"/>
          <w:color w:val="000000"/>
          <w:sz w:val="24"/>
          <w:szCs w:val="24"/>
          <w:shd w:val="clear" w:color="auto" w:fill="FFFFFF"/>
          <w:vertAlign w:val="subscript"/>
        </w:rPr>
        <w:t>derm</w:t>
      </w:r>
      <w:proofErr w:type="spellEnd"/>
      <w:r w:rsidRPr="002B4AD8">
        <w:rPr>
          <w:rFonts w:ascii="Times New Roman" w:hAnsi="Times New Roman" w:cs="Times New Roman"/>
          <w:color w:val="000000"/>
          <w:sz w:val="24"/>
          <w:szCs w:val="24"/>
          <w:shd w:val="clear" w:color="auto" w:fill="FFFFFF"/>
        </w:rPr>
        <w:t xml:space="preserve"> is the dermal exposure.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M the mass of the pollen on the skin surface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sidRPr="002B4AD8">
        <w:rPr>
          <w:rFonts w:ascii="Times New Roman" w:hAnsi="Times New Roman" w:cs="Times New Roman"/>
          <w:color w:val="000000"/>
          <w:sz w:val="24"/>
          <w:szCs w:val="24"/>
          <w:shd w:val="clear" w:color="auto" w:fill="FFFFFF"/>
        </w:rPr>
        <w:t>S</w:t>
      </w:r>
      <w:proofErr w:type="spellEnd"/>
      <w:r w:rsidRPr="002B4AD8">
        <w:rPr>
          <w:rFonts w:ascii="Times New Roman" w:hAnsi="Times New Roman" w:cs="Times New Roman"/>
          <w:color w:val="000000"/>
          <w:sz w:val="24"/>
          <w:szCs w:val="24"/>
          <w:shd w:val="clear" w:color="auto" w:fill="FFFFFF"/>
        </w:rPr>
        <w:t xml:space="preserve"> the total surface of human skin</w:t>
      </w:r>
    </w:p>
    <w:p w:rsid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sidRPr="002B4AD8">
        <w:rPr>
          <w:rFonts w:ascii="Times New Roman" w:hAnsi="Times New Roman" w:cs="Times New Roman"/>
          <w:color w:val="000000"/>
          <w:sz w:val="24"/>
          <w:szCs w:val="24"/>
          <w:shd w:val="clear" w:color="auto" w:fill="FFFFFF"/>
        </w:rPr>
        <w:t>R</w:t>
      </w:r>
      <w:r w:rsidRPr="00DA1F97">
        <w:rPr>
          <w:rFonts w:ascii="Times New Roman" w:hAnsi="Times New Roman" w:cs="Times New Roman"/>
          <w:color w:val="000000"/>
          <w:sz w:val="24"/>
          <w:szCs w:val="24"/>
          <w:shd w:val="clear" w:color="auto" w:fill="FFFFFF"/>
          <w:vertAlign w:val="subscript"/>
        </w:rPr>
        <w:t>t</w:t>
      </w:r>
      <w:proofErr w:type="spellEnd"/>
      <w:r w:rsidR="00735267">
        <w:rPr>
          <w:rFonts w:ascii="Times New Roman" w:hAnsi="Times New Roman" w:cs="Times New Roman"/>
          <w:color w:val="000000"/>
          <w:sz w:val="24"/>
          <w:szCs w:val="24"/>
          <w:shd w:val="clear" w:color="auto" w:fill="FFFFFF"/>
        </w:rPr>
        <w:t xml:space="preserve"> the ratio</w:t>
      </w:r>
      <w:r w:rsidRPr="002B4AD8">
        <w:rPr>
          <w:rFonts w:ascii="Times New Roman" w:hAnsi="Times New Roman" w:cs="Times New Roman"/>
          <w:color w:val="000000"/>
          <w:sz w:val="24"/>
          <w:szCs w:val="24"/>
          <w:shd w:val="clear" w:color="auto" w:fill="FFFFFF"/>
        </w:rPr>
        <w:t xml:space="preserve"> of the skin which are expose to pollens(head, arm, hand, leg)</w:t>
      </w:r>
    </w:p>
    <w:p w:rsid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rm</w:t>
      </w:r>
      <w:proofErr w:type="spellEnd"/>
      <w:r>
        <w:rPr>
          <w:rFonts w:ascii="Times New Roman" w:hAnsi="Times New Roman" w:cs="Times New Roman"/>
          <w:color w:val="000000"/>
          <w:sz w:val="24"/>
          <w:szCs w:val="24"/>
          <w:shd w:val="clear" w:color="auto" w:fill="FFFFFF"/>
        </w:rPr>
        <w:t xml:space="preserve"> the removal coefficient of the pollens on the skin</w:t>
      </w:r>
    </w:p>
    <w:p w:rsidR="002B4AD8" w:rsidRDefault="002B4AD8" w:rsidP="002B4AD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Lr</w:t>
      </w:r>
      <w:proofErr w:type="spellEnd"/>
      <w:r>
        <w:rPr>
          <w:rFonts w:ascii="Times New Roman" w:hAnsi="Times New Roman" w:cs="Times New Roman"/>
          <w:color w:val="000000"/>
          <w:sz w:val="24"/>
          <w:szCs w:val="24"/>
          <w:shd w:val="clear" w:color="auto" w:fill="FFFFFF"/>
        </w:rPr>
        <w:t xml:space="preserve"> the dermal adherence rate</w:t>
      </w:r>
    </w:p>
    <w:p w:rsidR="00DA1F97" w:rsidRDefault="00DA1F97" w:rsidP="00DA1F97">
      <w:pPr>
        <w:pStyle w:val="ab"/>
        <w:spacing w:line="480" w:lineRule="auto"/>
        <w:ind w:left="420" w:firstLine="300"/>
        <w:mirrorIndent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Another possible route is ingestion</w:t>
      </w:r>
      <w:r>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0" w:tooltip="Cohen, 1979 #35" w:history="1">
        <w:r w:rsidR="00613327">
          <w:rPr>
            <w:rFonts w:ascii="Times New Roman" w:hAnsi="Times New Roman" w:cs="Times New Roman"/>
            <w:noProof/>
            <w:color w:val="000000"/>
            <w:sz w:val="24"/>
            <w:szCs w:val="24"/>
            <w:shd w:val="clear" w:color="auto" w:fill="FFFFFF"/>
          </w:rPr>
          <w:t>Cohen, Yunginger et al. 1979</w:t>
        </w:r>
      </w:hyperlink>
      <w:r w:rsidR="00613327">
        <w:rPr>
          <w:rFonts w:ascii="Times New Roman" w:hAnsi="Times New Roman" w:cs="Times New Roman"/>
          <w:noProof/>
          <w:color w:val="000000"/>
          <w:sz w:val="24"/>
          <w:szCs w:val="24"/>
          <w:shd w:val="clear" w:color="auto" w:fill="FFFFFF"/>
        </w:rPr>
        <w:t>)</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.young people ,especially children, would use hands or other parts of the body which is loaded with skin to touch the mouth frequently, which would cause the unintentional ingestion of pollens. This effect may be neglected when we consider the exposure effect on adults.</w:t>
      </w:r>
    </w:p>
    <w:p w:rsidR="00DA1F97" w:rsidRDefault="00DA1F97" w:rsidP="00DA1F97">
      <w:pPr>
        <w:pStyle w:val="MTDisplayEquation"/>
        <w:rPr>
          <w:shd w:val="clear" w:color="auto" w:fill="FFFFFF"/>
        </w:rPr>
      </w:pPr>
      <w:r>
        <w:rPr>
          <w:shd w:val="clear" w:color="auto" w:fill="FFFFFF"/>
        </w:rPr>
        <w:lastRenderedPageBreak/>
        <w:tab/>
      </w:r>
      <w:r w:rsidR="000E6B8A" w:rsidRPr="00DA1F97">
        <w:rPr>
          <w:position w:val="-8"/>
          <w:shd w:val="clear" w:color="auto" w:fill="FFFFFF"/>
        </w:rPr>
        <w:object w:dxaOrig="2180" w:dyaOrig="300">
          <v:shape id="_x0000_i1041" type="#_x0000_t75" style="width:109.2pt;height:15pt" o:ole="">
            <v:imagedata r:id="rId34" o:title=""/>
          </v:shape>
          <o:OLEObject Type="Embed" ProgID="Equation.DSMT4" ShapeID="_x0000_i1041" DrawAspect="Content" ObjectID="_1448886394" r:id="rId35"/>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Pr>
          <w:noProof/>
          <w:shd w:val="clear" w:color="auto" w:fill="FFFFFF"/>
        </w:rPr>
        <w:instrText>16</w:instrText>
      </w:r>
      <w:r>
        <w:rPr>
          <w:shd w:val="clear" w:color="auto" w:fill="FFFFFF"/>
        </w:rPr>
        <w:fldChar w:fldCharType="end"/>
      </w:r>
      <w:r>
        <w:rPr>
          <w:shd w:val="clear" w:color="auto" w:fill="FFFFFF"/>
        </w:rPr>
        <w:instrText>)</w:instrText>
      </w:r>
      <w:r>
        <w:rPr>
          <w:shd w:val="clear" w:color="auto" w:fill="FFFFFF"/>
        </w:rPr>
        <w:fldChar w:fldCharType="end"/>
      </w:r>
    </w:p>
    <w:p w:rsidR="00DA1F97" w:rsidRDefault="00DA1F97" w:rsidP="00DF3C60">
      <w:pPr>
        <w:spacing w:line="480" w:lineRule="auto"/>
        <w:rPr>
          <w:rFonts w:hint="eastAsia"/>
        </w:rPr>
      </w:pPr>
      <w:r>
        <w:t xml:space="preserve">Where </w:t>
      </w:r>
    </w:p>
    <w:p w:rsidR="00DA1F97" w:rsidRPr="00DA1F97" w:rsidRDefault="00DA1F97" w:rsidP="00DF3C60">
      <w:pPr>
        <w:pStyle w:val="ab"/>
        <w:numPr>
          <w:ilvl w:val="0"/>
          <w:numId w:val="12"/>
        </w:numPr>
        <w:spacing w:line="480" w:lineRule="auto"/>
        <w:rPr>
          <w:rFonts w:hint="eastAsia"/>
        </w:rPr>
      </w:pPr>
      <w:proofErr w:type="spellStart"/>
      <w:r w:rsidRPr="002B4AD8">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vertAlign w:val="subscript"/>
        </w:rPr>
        <w:t>ingest</w:t>
      </w:r>
      <w:proofErr w:type="spellEnd"/>
      <w:r w:rsidRPr="002B4AD8">
        <w:rPr>
          <w:rFonts w:ascii="Times New Roman" w:hAnsi="Times New Roman" w:cs="Times New Roman"/>
          <w:color w:val="000000"/>
          <w:sz w:val="24"/>
          <w:szCs w:val="24"/>
          <w:shd w:val="clear" w:color="auto" w:fill="FFFFFF"/>
        </w:rPr>
        <w:t xml:space="preserve"> is the </w:t>
      </w:r>
      <w:r>
        <w:rPr>
          <w:rFonts w:ascii="Times New Roman" w:hAnsi="Times New Roman" w:cs="Times New Roman"/>
          <w:color w:val="000000"/>
          <w:sz w:val="24"/>
          <w:szCs w:val="24"/>
          <w:shd w:val="clear" w:color="auto" w:fill="FFFFFF"/>
        </w:rPr>
        <w:t>ingestion</w:t>
      </w:r>
      <w:r w:rsidRPr="002B4AD8">
        <w:rPr>
          <w:rFonts w:ascii="Times New Roman" w:hAnsi="Times New Roman" w:cs="Times New Roman"/>
          <w:color w:val="000000"/>
          <w:sz w:val="24"/>
          <w:szCs w:val="24"/>
          <w:shd w:val="clear" w:color="auto" w:fill="FFFFFF"/>
        </w:rPr>
        <w:t xml:space="preserve"> exposure</w:t>
      </w:r>
      <w:r>
        <w:rPr>
          <w:rFonts w:ascii="Times New Roman" w:hAnsi="Times New Roman" w:cs="Times New Roman"/>
          <w:color w:val="000000"/>
          <w:sz w:val="24"/>
          <w:szCs w:val="24"/>
          <w:shd w:val="clear" w:color="auto" w:fill="FFFFFF"/>
        </w:rPr>
        <w:t>,</w:t>
      </w:r>
      <w:r w:rsidRPr="00DA1F9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 xml:space="preserve">he mass of the pollen </w:t>
      </w:r>
      <w:r>
        <w:rPr>
          <w:rFonts w:ascii="Times New Roman" w:hAnsi="Times New Roman" w:cs="Times New Roman"/>
          <w:color w:val="000000"/>
          <w:sz w:val="24"/>
          <w:szCs w:val="24"/>
          <w:shd w:val="clear" w:color="auto" w:fill="FFFFFF"/>
        </w:rPr>
        <w:t>intake through ingestion</w:t>
      </w:r>
    </w:p>
    <w:p w:rsidR="00DA1F97" w:rsidRPr="00DA1F97" w:rsidRDefault="00DA1F97" w:rsidP="00DF3C60">
      <w:pPr>
        <w:pStyle w:val="ab"/>
        <w:numPr>
          <w:ilvl w:val="0"/>
          <w:numId w:val="12"/>
        </w:numPr>
        <w:spacing w:line="480" w:lineRule="auto"/>
        <w:rPr>
          <w:rFonts w:hint="eastAsia"/>
        </w:rPr>
      </w:pP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he mass of the pollen on the skin surface</w:t>
      </w:r>
    </w:p>
    <w:p w:rsidR="00DA1F97" w:rsidRPr="00DA1F97" w:rsidRDefault="00DA1F97" w:rsidP="00DF3C60">
      <w:pPr>
        <w:pStyle w:val="ab"/>
        <w:numPr>
          <w:ilvl w:val="0"/>
          <w:numId w:val="12"/>
        </w:numPr>
        <w:spacing w:line="480" w:lineRule="auto"/>
        <w:rPr>
          <w:rFonts w:hint="eastAsia"/>
        </w:rPr>
      </w:pPr>
      <w:proofErr w:type="spellStart"/>
      <w:r>
        <w:rPr>
          <w:rFonts w:ascii="Times New Roman" w:hAnsi="Times New Roman" w:cs="Times New Roman"/>
          <w:color w:val="000000"/>
          <w:sz w:val="24"/>
          <w:szCs w:val="24"/>
          <w:shd w:val="clear" w:color="auto" w:fill="FFFFFF"/>
        </w:rPr>
        <w:t>S</w:t>
      </w:r>
      <w:proofErr w:type="spellEnd"/>
      <w:r>
        <w:rPr>
          <w:rFonts w:ascii="Times New Roman" w:hAnsi="Times New Roman" w:cs="Times New Roman"/>
          <w:color w:val="000000"/>
          <w:sz w:val="24"/>
          <w:szCs w:val="24"/>
          <w:shd w:val="clear" w:color="auto" w:fill="FFFFFF"/>
        </w:rPr>
        <w:t xml:space="preserve"> </w:t>
      </w:r>
      <w:r w:rsidRPr="002B4AD8">
        <w:rPr>
          <w:rFonts w:ascii="Times New Roman" w:hAnsi="Times New Roman" w:cs="Times New Roman"/>
          <w:color w:val="000000"/>
          <w:sz w:val="24"/>
          <w:szCs w:val="24"/>
          <w:shd w:val="clear" w:color="auto" w:fill="FFFFFF"/>
        </w:rPr>
        <w:t>the total surface of human skin</w:t>
      </w:r>
    </w:p>
    <w:p w:rsidR="00DA1F97" w:rsidRPr="00735267" w:rsidRDefault="00735267" w:rsidP="00DF3C60">
      <w:pPr>
        <w:pStyle w:val="ab"/>
        <w:numPr>
          <w:ilvl w:val="0"/>
          <w:numId w:val="12"/>
        </w:numPr>
        <w:spacing w:line="480" w:lineRule="auto"/>
        <w:rPr>
          <w:rFonts w:hint="eastAsia"/>
        </w:rPr>
      </w:pPr>
      <w:r w:rsidRPr="00735267">
        <w:rPr>
          <w:rFonts w:ascii="Times New Roman" w:hAnsi="Times New Roman" w:cs="Times New Roman"/>
          <w:color w:val="000000"/>
          <w:sz w:val="24"/>
          <w:szCs w:val="24"/>
          <w:shd w:val="clear" w:color="auto" w:fill="FFFFFF"/>
        </w:rPr>
        <w:t>R</w:t>
      </w:r>
      <w:r w:rsidRPr="00735267">
        <w:rPr>
          <w:rFonts w:ascii="Times New Roman" w:hAnsi="Times New Roman" w:cs="Times New Roman"/>
          <w:color w:val="000000"/>
          <w:sz w:val="24"/>
          <w:szCs w:val="24"/>
          <w:shd w:val="clear" w:color="auto" w:fill="FFFFFF"/>
          <w:vertAlign w:val="subscript"/>
        </w:rPr>
        <w:t xml:space="preserve">h </w:t>
      </w:r>
      <w:r>
        <w:rPr>
          <w:rFonts w:ascii="Times New Roman" w:hAnsi="Times New Roman" w:cs="Times New Roman"/>
          <w:color w:val="000000"/>
          <w:sz w:val="24"/>
          <w:szCs w:val="24"/>
          <w:shd w:val="clear" w:color="auto" w:fill="FFFFFF"/>
        </w:rPr>
        <w:t>the ratio of the hands in the total skin area</w:t>
      </w:r>
    </w:p>
    <w:p w:rsidR="00735267" w:rsidRPr="00DA1F97" w:rsidRDefault="00735267" w:rsidP="00DF3C60">
      <w:pPr>
        <w:pStyle w:val="ab"/>
        <w:numPr>
          <w:ilvl w:val="0"/>
          <w:numId w:val="12"/>
        </w:numPr>
        <w:spacing w:line="480" w:lineRule="auto"/>
        <w:rPr>
          <w:rFonts w:hint="eastAsia"/>
        </w:rPr>
      </w:pPr>
      <w:proofErr w:type="spellStart"/>
      <w:r>
        <w:rPr>
          <w:rFonts w:ascii="Times New Roman" w:hAnsi="Times New Roman" w:cs="Times New Roman"/>
          <w:color w:val="000000"/>
          <w:sz w:val="24"/>
          <w:szCs w:val="24"/>
          <w:shd w:val="clear" w:color="auto" w:fill="FFFFFF"/>
        </w:rPr>
        <w:t>Fr</w:t>
      </w:r>
      <w:proofErr w:type="spellEnd"/>
      <w:r>
        <w:rPr>
          <w:rFonts w:ascii="Times New Roman" w:hAnsi="Times New Roman" w:cs="Times New Roman"/>
          <w:color w:val="000000"/>
          <w:sz w:val="24"/>
          <w:szCs w:val="24"/>
          <w:shd w:val="clear" w:color="auto" w:fill="FFFFFF"/>
        </w:rPr>
        <w:t xml:space="preserve"> </w:t>
      </w:r>
      <w:r w:rsidR="001C0B6E">
        <w:rPr>
          <w:rFonts w:ascii="Times New Roman" w:hAnsi="Times New Roman" w:cs="Times New Roman"/>
          <w:color w:val="000000"/>
          <w:sz w:val="24"/>
          <w:szCs w:val="24"/>
          <w:shd w:val="clear" w:color="auto" w:fill="FFFFFF"/>
        </w:rPr>
        <w:t>hands to mouth touch frequency.</w:t>
      </w:r>
    </w:p>
    <w:p w:rsidR="004F7B54" w:rsidRDefault="002169D9" w:rsidP="002B4AD8">
      <w:pPr>
        <w:pStyle w:val="3"/>
      </w:pPr>
      <w:r w:rsidRPr="002B4AD8">
        <w:t xml:space="preserve"> </w:t>
      </w:r>
      <w:r w:rsidR="004F7B54">
        <w:t>Exposure Calculation Method</w:t>
      </w:r>
    </w:p>
    <w:p w:rsidR="004F7B54" w:rsidRDefault="004F7B54" w:rsidP="001333EB">
      <w:pPr>
        <w:spacing w:line="480" w:lineRule="auto"/>
        <w:ind w:firstLine="720"/>
        <w:rPr>
          <w:rFonts w:ascii="Times New Roman" w:hAnsi="Times New Roman" w:cs="Times New Roman"/>
          <w:color w:val="000000"/>
          <w:sz w:val="24"/>
          <w:szCs w:val="24"/>
          <w:shd w:val="clear" w:color="auto" w:fill="FFFFFF"/>
        </w:rPr>
      </w:pPr>
      <w:r w:rsidRPr="004F7B54">
        <w:rPr>
          <w:rFonts w:ascii="Times New Roman" w:hAnsi="Times New Roman" w:cs="Times New Roman"/>
          <w:color w:val="000000"/>
          <w:sz w:val="24"/>
          <w:szCs w:val="24"/>
          <w:shd w:val="clear" w:color="auto" w:fill="FFFFFF"/>
        </w:rPr>
        <w:t xml:space="preserve">Monte-Carlo method </w:t>
      </w:r>
      <w:r w:rsidR="00A53630">
        <w:rPr>
          <w:rFonts w:ascii="Times New Roman" w:hAnsi="Times New Roman" w:cs="Times New Roman"/>
          <w:color w:val="000000"/>
          <w:sz w:val="24"/>
          <w:szCs w:val="24"/>
          <w:shd w:val="clear" w:color="auto" w:fill="FFFFFF"/>
        </w:rPr>
        <w:t>was</w:t>
      </w:r>
      <w:r w:rsidR="00A53630" w:rsidRPr="004F7B54">
        <w:rPr>
          <w:rFonts w:ascii="Times New Roman" w:hAnsi="Times New Roman" w:cs="Times New Roman"/>
          <w:color w:val="000000"/>
          <w:sz w:val="24"/>
          <w:szCs w:val="24"/>
          <w:shd w:val="clear" w:color="auto" w:fill="FFFFFF"/>
        </w:rPr>
        <w:t xml:space="preserve"> </w:t>
      </w:r>
      <w:r w:rsidRPr="004F7B54">
        <w:rPr>
          <w:rFonts w:ascii="Times New Roman" w:hAnsi="Times New Roman" w:cs="Times New Roman"/>
          <w:color w:val="000000"/>
          <w:sz w:val="24"/>
          <w:szCs w:val="24"/>
          <w:shd w:val="clear" w:color="auto" w:fill="FFFFFF"/>
        </w:rPr>
        <w:t xml:space="preserve">used to generate the exposure data. </w:t>
      </w:r>
      <w:r w:rsidR="00E91CE2" w:rsidRPr="004F7B54">
        <w:rPr>
          <w:rFonts w:ascii="Times New Roman" w:hAnsi="Times New Roman" w:cs="Times New Roman"/>
          <w:color w:val="000000"/>
          <w:sz w:val="24"/>
          <w:szCs w:val="24"/>
          <w:shd w:val="clear" w:color="auto" w:fill="FFFFFF"/>
        </w:rPr>
        <w:t>The</w:t>
      </w:r>
      <w:r w:rsidRPr="004F7B54">
        <w:rPr>
          <w:rFonts w:ascii="Times New Roman" w:hAnsi="Times New Roman" w:cs="Times New Roman"/>
          <w:color w:val="000000"/>
          <w:sz w:val="24"/>
          <w:szCs w:val="24"/>
          <w:shd w:val="clear" w:color="auto" w:fill="FFFFFF"/>
        </w:rPr>
        <w:t xml:space="preserve"> activity data of 100000 </w:t>
      </w:r>
      <w:r w:rsidR="00E91CE2">
        <w:rPr>
          <w:rFonts w:ascii="Times New Roman" w:hAnsi="Times New Roman" w:cs="Times New Roman"/>
          <w:color w:val="000000"/>
          <w:sz w:val="24"/>
          <w:szCs w:val="24"/>
          <w:shd w:val="clear" w:color="auto" w:fill="FFFFFF"/>
        </w:rPr>
        <w:t xml:space="preserve">virtual </w:t>
      </w:r>
      <w:r w:rsidRPr="004F7B54">
        <w:rPr>
          <w:rFonts w:ascii="Times New Roman" w:hAnsi="Times New Roman" w:cs="Times New Roman"/>
          <w:color w:val="000000"/>
          <w:sz w:val="24"/>
          <w:szCs w:val="24"/>
          <w:shd w:val="clear" w:color="auto" w:fill="FFFFFF"/>
        </w:rPr>
        <w:t xml:space="preserve">people </w:t>
      </w:r>
      <w:r w:rsidR="00E91CE2">
        <w:rPr>
          <w:rFonts w:ascii="Times New Roman" w:hAnsi="Times New Roman" w:cs="Times New Roman"/>
          <w:color w:val="000000"/>
          <w:sz w:val="24"/>
          <w:szCs w:val="24"/>
          <w:shd w:val="clear" w:color="auto" w:fill="FFFFFF"/>
        </w:rPr>
        <w:t xml:space="preserve">are generating based on the corresponding exposure factor data distribution and demographic data </w:t>
      </w:r>
      <w:r w:rsidRPr="004F7B54">
        <w:rPr>
          <w:rFonts w:ascii="Times New Roman" w:hAnsi="Times New Roman" w:cs="Times New Roman"/>
          <w:color w:val="000000"/>
          <w:sz w:val="24"/>
          <w:szCs w:val="24"/>
          <w:shd w:val="clear" w:color="auto" w:fill="FFFFFF"/>
        </w:rPr>
        <w:t xml:space="preserve">in each </w:t>
      </w:r>
      <w:r w:rsidR="00E91CE2">
        <w:rPr>
          <w:rFonts w:ascii="Times New Roman" w:hAnsi="Times New Roman" w:cs="Times New Roman"/>
          <w:color w:val="000000"/>
          <w:sz w:val="24"/>
          <w:szCs w:val="24"/>
          <w:shd w:val="clear" w:color="auto" w:fill="FFFFFF"/>
        </w:rPr>
        <w:t xml:space="preserve">climate </w:t>
      </w:r>
      <w:r w:rsidRPr="004F7B54">
        <w:rPr>
          <w:rFonts w:ascii="Times New Roman" w:hAnsi="Times New Roman" w:cs="Times New Roman"/>
          <w:color w:val="000000"/>
          <w:sz w:val="24"/>
          <w:szCs w:val="24"/>
          <w:shd w:val="clear" w:color="auto" w:fill="FFFFFF"/>
        </w:rPr>
        <w:t xml:space="preserve">region. </w:t>
      </w:r>
      <w:r w:rsidR="00E91CE2">
        <w:rPr>
          <w:rFonts w:ascii="Times New Roman" w:hAnsi="Times New Roman" w:cs="Times New Roman"/>
          <w:color w:val="000000"/>
          <w:sz w:val="24"/>
          <w:szCs w:val="24"/>
          <w:shd w:val="clear" w:color="auto" w:fill="FFFFFF"/>
        </w:rPr>
        <w:t xml:space="preserve">For example, the data of a virtual 75 year old man data is generated by calculate the corresponding exposure data in 71-80 </w:t>
      </w:r>
      <w:r w:rsidR="003506BC">
        <w:rPr>
          <w:rFonts w:ascii="Times New Roman" w:hAnsi="Times New Roman" w:cs="Times New Roman"/>
          <w:color w:val="000000"/>
          <w:sz w:val="24"/>
          <w:szCs w:val="24"/>
          <w:shd w:val="clear" w:color="auto" w:fill="FFFFFF"/>
        </w:rPr>
        <w:t>ages</w:t>
      </w:r>
      <w:r w:rsidR="00E91CE2">
        <w:rPr>
          <w:rFonts w:ascii="Times New Roman" w:hAnsi="Times New Roman" w:cs="Times New Roman"/>
          <w:color w:val="000000"/>
          <w:sz w:val="24"/>
          <w:szCs w:val="24"/>
          <w:shd w:val="clear" w:color="auto" w:fill="FFFFFF"/>
        </w:rPr>
        <w:t xml:space="preserve">, male group. Then the observed </w:t>
      </w:r>
      <w:r w:rsidR="003506BC">
        <w:rPr>
          <w:rFonts w:ascii="Times New Roman" w:hAnsi="Times New Roman" w:cs="Times New Roman"/>
          <w:color w:val="000000"/>
          <w:sz w:val="24"/>
          <w:szCs w:val="24"/>
          <w:shd w:val="clear" w:color="auto" w:fill="FFFFFF"/>
        </w:rPr>
        <w:t>data of pollen counts</w:t>
      </w:r>
      <w:r w:rsidR="00E91CE2">
        <w:rPr>
          <w:rFonts w:ascii="Times New Roman" w:hAnsi="Times New Roman" w:cs="Times New Roman"/>
          <w:color w:val="000000"/>
          <w:sz w:val="24"/>
          <w:szCs w:val="24"/>
          <w:shd w:val="clear" w:color="auto" w:fill="FFFFFF"/>
        </w:rPr>
        <w:t xml:space="preserve"> are combined with the activity data using monte-carlo method b</w:t>
      </w:r>
      <w:r w:rsidR="00AF7C50" w:rsidRPr="004F7B54">
        <w:rPr>
          <w:rFonts w:ascii="Times New Roman" w:hAnsi="Times New Roman" w:cs="Times New Roman"/>
          <w:color w:val="000000"/>
          <w:sz w:val="24"/>
          <w:szCs w:val="24"/>
          <w:shd w:val="clear" w:color="auto" w:fill="FFFFFF"/>
        </w:rPr>
        <w:t>y</w:t>
      </w:r>
      <w:r w:rsidRPr="004F7B54">
        <w:rPr>
          <w:rFonts w:ascii="Times New Roman" w:hAnsi="Times New Roman" w:cs="Times New Roman"/>
          <w:color w:val="000000"/>
          <w:sz w:val="24"/>
          <w:szCs w:val="24"/>
          <w:shd w:val="clear" w:color="auto" w:fill="FFFFFF"/>
        </w:rPr>
        <w:t xml:space="preserve"> randomly </w:t>
      </w:r>
      <w:r w:rsidR="00E91CE2">
        <w:rPr>
          <w:rFonts w:ascii="Times New Roman" w:hAnsi="Times New Roman" w:cs="Times New Roman"/>
          <w:color w:val="000000"/>
          <w:sz w:val="24"/>
          <w:szCs w:val="24"/>
          <w:shd w:val="clear" w:color="auto" w:fill="FFFFFF"/>
        </w:rPr>
        <w:t>choose</w:t>
      </w:r>
      <w:r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two</w:t>
      </w:r>
      <w:r w:rsidRPr="004F7B54">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value</w:t>
      </w:r>
      <w:r w:rsidR="003506BC">
        <w:rPr>
          <w:rFonts w:ascii="Times New Roman" w:hAnsi="Times New Roman" w:cs="Times New Roman"/>
          <w:color w:val="000000"/>
          <w:sz w:val="24"/>
          <w:szCs w:val="24"/>
          <w:shd w:val="clear" w:color="auto" w:fill="FFFFFF"/>
        </w:rPr>
        <w:t>s</w:t>
      </w:r>
      <w:r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from each of the dataset and multiply them at a time.</w:t>
      </w:r>
      <w:r>
        <w:rPr>
          <w:rFonts w:ascii="Times New Roman" w:hAnsi="Times New Roman" w:cs="Times New Roman"/>
          <w:color w:val="000000"/>
          <w:sz w:val="24"/>
          <w:szCs w:val="24"/>
          <w:shd w:val="clear" w:color="auto" w:fill="FFFFFF"/>
        </w:rPr>
        <w:t xml:space="preserve"> </w:t>
      </w:r>
      <w:r w:rsidR="00E91CE2">
        <w:rPr>
          <w:rFonts w:ascii="Times New Roman" w:hAnsi="Times New Roman" w:cs="Times New Roman"/>
          <w:color w:val="000000"/>
          <w:sz w:val="24"/>
          <w:szCs w:val="24"/>
          <w:shd w:val="clear" w:color="auto" w:fill="FFFFFF"/>
        </w:rPr>
        <w:t>Then a</w:t>
      </w:r>
      <w:r w:rsidR="003506BC">
        <w:rPr>
          <w:rFonts w:ascii="Times New Roman" w:hAnsi="Times New Roman" w:cs="Times New Roman"/>
          <w:color w:val="000000"/>
          <w:sz w:val="24"/>
          <w:szCs w:val="24"/>
          <w:shd w:val="clear" w:color="auto" w:fill="FFFFFF"/>
        </w:rPr>
        <w:t>n</w:t>
      </w:r>
      <w:r w:rsidR="00E91CE2">
        <w:rPr>
          <w:rFonts w:ascii="Times New Roman" w:hAnsi="Times New Roman" w:cs="Times New Roman"/>
          <w:color w:val="000000"/>
          <w:sz w:val="24"/>
          <w:szCs w:val="24"/>
          <w:shd w:val="clear" w:color="auto" w:fill="FFFFFF"/>
        </w:rPr>
        <w:t xml:space="preserve"> exposure scenario which contains 100000 </w:t>
      </w:r>
      <w:r w:rsidR="00DF3C60">
        <w:rPr>
          <w:rFonts w:ascii="Times New Roman" w:hAnsi="Times New Roman" w:cs="Times New Roman"/>
          <w:color w:val="000000"/>
          <w:sz w:val="24"/>
          <w:szCs w:val="24"/>
          <w:shd w:val="clear" w:color="auto" w:fill="FFFFFF"/>
        </w:rPr>
        <w:t>exposures</w:t>
      </w:r>
      <w:r w:rsidR="00E91CE2">
        <w:rPr>
          <w:rFonts w:ascii="Times New Roman" w:hAnsi="Times New Roman" w:cs="Times New Roman"/>
          <w:color w:val="000000"/>
          <w:sz w:val="24"/>
          <w:szCs w:val="24"/>
          <w:shd w:val="clear" w:color="auto" w:fill="FFFFFF"/>
        </w:rPr>
        <w:t xml:space="preserve"> </w:t>
      </w:r>
      <w:r w:rsidR="00DF3C60">
        <w:rPr>
          <w:rFonts w:ascii="Times New Roman" w:hAnsi="Times New Roman" w:cs="Times New Roman"/>
          <w:color w:val="000000"/>
          <w:sz w:val="24"/>
          <w:szCs w:val="24"/>
          <w:shd w:val="clear" w:color="auto" w:fill="FFFFFF"/>
        </w:rPr>
        <w:t>will</w:t>
      </w:r>
      <w:r w:rsidR="00E91CE2">
        <w:rPr>
          <w:rFonts w:ascii="Times New Roman" w:hAnsi="Times New Roman" w:cs="Times New Roman"/>
          <w:color w:val="000000"/>
          <w:sz w:val="24"/>
          <w:szCs w:val="24"/>
          <w:shd w:val="clear" w:color="auto" w:fill="FFFFFF"/>
        </w:rPr>
        <w:t xml:space="preserve"> be produced. </w:t>
      </w:r>
      <w:r>
        <w:rPr>
          <w:rFonts w:ascii="Times New Roman" w:hAnsi="Times New Roman" w:cs="Times New Roman"/>
          <w:color w:val="000000"/>
          <w:sz w:val="24"/>
          <w:szCs w:val="24"/>
          <w:shd w:val="clear" w:color="auto" w:fill="FFFFFF"/>
        </w:rPr>
        <w:t>The mean of the results could be described as the population exposure to pollen</w:t>
      </w:r>
      <w:r w:rsidR="00E5654F">
        <w:rPr>
          <w:rFonts w:ascii="Times New Roman" w:hAnsi="Times New Roman" w:cs="Times New Roman"/>
          <w:color w:val="000000"/>
          <w:sz w:val="24"/>
          <w:szCs w:val="24"/>
          <w:shd w:val="clear" w:color="auto" w:fill="FFFFFF"/>
        </w:rPr>
        <w:t xml:space="preserve">. </w:t>
      </w:r>
    </w:p>
    <w:p w:rsidR="00344908" w:rsidRPr="007E0204" w:rsidRDefault="00344908" w:rsidP="007E0204">
      <w:pPr>
        <w:pStyle w:val="2"/>
        <w:rPr>
          <w:rFonts w:ascii="Times New Roman" w:hAnsi="Times New Roman" w:cs="Times New Roman"/>
        </w:rPr>
      </w:pPr>
      <w:r w:rsidRPr="007E0204">
        <w:rPr>
          <w:rFonts w:ascii="Times New Roman" w:hAnsi="Times New Roman" w:cs="Times New Roman"/>
        </w:rPr>
        <w:t>Sensitivity Analysis</w:t>
      </w:r>
      <w:r w:rsidR="001F6833" w:rsidRPr="007E0204">
        <w:rPr>
          <w:rFonts w:ascii="Times New Roman" w:hAnsi="Times New Roman" w:cs="Times New Roman"/>
        </w:rPr>
        <w:t xml:space="preserve"> </w:t>
      </w:r>
    </w:p>
    <w:p w:rsidR="002B436D" w:rsidRDefault="00FA32E2" w:rsidP="001333EB">
      <w:pPr>
        <w:spacing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Sensitivity analysis is the analysis of how the uncertainty in the output of a mathematical system or modeling</w:t>
      </w:r>
      <w:r w:rsidR="00E17434">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(numerical or otherwise) can be apportioned to variety sources </w:t>
      </w:r>
      <w:r w:rsidR="002B436D">
        <w:rPr>
          <w:rFonts w:ascii="Times New Roman" w:hAnsi="Times New Roman" w:cs="Times New Roman"/>
          <w:color w:val="000000"/>
          <w:sz w:val="24"/>
          <w:szCs w:val="24"/>
          <w:shd w:val="clear" w:color="auto" w:fill="FFFFFF"/>
        </w:rPr>
        <w:t>of uncertainty in its inputs.</w:t>
      </w:r>
    </w:p>
    <w:p w:rsidR="00A528C2" w:rsidRDefault="00CB28B0" w:rsidP="001333EB">
      <w:pPr>
        <w:spacing w:line="480" w:lineRule="auto"/>
        <w:ind w:firstLine="720"/>
        <w:rPr>
          <w:rFonts w:ascii="Times New Roman" w:hAnsi="Times New Roman" w:cs="Times New Roman"/>
          <w:color w:val="000000"/>
          <w:sz w:val="24"/>
          <w:szCs w:val="24"/>
          <w:shd w:val="clear" w:color="auto" w:fill="FFFFFF"/>
        </w:rPr>
      </w:pPr>
      <w:r w:rsidRPr="00A528C2">
        <w:rPr>
          <w:rFonts w:ascii="Times New Roman" w:hAnsi="Times New Roman" w:cs="Times New Roman"/>
          <w:color w:val="000000"/>
          <w:sz w:val="24"/>
          <w:szCs w:val="24"/>
          <w:shd w:val="clear" w:color="auto" w:fill="FFFFFF"/>
        </w:rPr>
        <w:t xml:space="preserve">Mean daily mass intake exposure to </w:t>
      </w:r>
      <w:r w:rsidR="00195966" w:rsidRPr="00A528C2">
        <w:rPr>
          <w:rFonts w:ascii="Times New Roman" w:hAnsi="Times New Roman" w:cs="Times New Roman"/>
          <w:color w:val="000000"/>
          <w:sz w:val="24"/>
          <w:szCs w:val="24"/>
          <w:shd w:val="clear" w:color="auto" w:fill="FFFFFF"/>
        </w:rPr>
        <w:t xml:space="preserve">pollens </w:t>
      </w:r>
      <w:r w:rsidRPr="00A528C2">
        <w:rPr>
          <w:rFonts w:ascii="Times New Roman" w:hAnsi="Times New Roman" w:cs="Times New Roman"/>
          <w:color w:val="000000"/>
          <w:sz w:val="24"/>
          <w:szCs w:val="24"/>
          <w:shd w:val="clear" w:color="auto" w:fill="FFFFFF"/>
        </w:rPr>
        <w:t xml:space="preserve">was </w:t>
      </w:r>
      <w:proofErr w:type="spellStart"/>
      <w:r w:rsidR="00DA1F97">
        <w:rPr>
          <w:rFonts w:ascii="Times New Roman" w:hAnsi="Times New Roman" w:cs="Times New Roman"/>
          <w:color w:val="000000"/>
          <w:sz w:val="24"/>
          <w:szCs w:val="24"/>
          <w:shd w:val="clear" w:color="auto" w:fill="FFFFFF"/>
        </w:rPr>
        <w:t>choosed</w:t>
      </w:r>
      <w:proofErr w:type="spellEnd"/>
      <w:r w:rsidRPr="00A528C2">
        <w:rPr>
          <w:rFonts w:ascii="Times New Roman" w:hAnsi="Times New Roman" w:cs="Times New Roman"/>
          <w:color w:val="000000"/>
          <w:sz w:val="24"/>
          <w:szCs w:val="24"/>
          <w:shd w:val="clear" w:color="auto" w:fill="FFFFFF"/>
        </w:rPr>
        <w:t xml:space="preserve"> as a metric for testing the system’s </w:t>
      </w:r>
      <w:r w:rsidR="00E17434">
        <w:rPr>
          <w:rFonts w:ascii="Times New Roman" w:hAnsi="Times New Roman" w:cs="Times New Roman"/>
          <w:color w:val="000000"/>
          <w:sz w:val="24"/>
          <w:szCs w:val="24"/>
          <w:shd w:val="clear" w:color="auto" w:fill="FFFFFF"/>
        </w:rPr>
        <w:t>sensitivity</w:t>
      </w:r>
      <w:r w:rsidR="00E17434" w:rsidRP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 xml:space="preserve">to multiple inputs and </w:t>
      </w:r>
      <w:r w:rsidR="00E14FCF" w:rsidRPr="00A528C2">
        <w:rPr>
          <w:rFonts w:ascii="Times New Roman" w:hAnsi="Times New Roman" w:cs="Times New Roman"/>
          <w:color w:val="000000"/>
          <w:sz w:val="24"/>
          <w:szCs w:val="24"/>
          <w:shd w:val="clear" w:color="auto" w:fill="FFFFFF"/>
        </w:rPr>
        <w:t>parameters. Global</w:t>
      </w:r>
      <w:r w:rsidRPr="00A528C2">
        <w:rPr>
          <w:rFonts w:ascii="Times New Roman" w:hAnsi="Times New Roman" w:cs="Times New Roman"/>
          <w:color w:val="000000"/>
          <w:sz w:val="24"/>
          <w:szCs w:val="24"/>
          <w:shd w:val="clear" w:color="auto" w:fill="FFFFFF"/>
        </w:rPr>
        <w:t xml:space="preserve"> sensitivity </w:t>
      </w:r>
      <w:r w:rsidR="00E14FCF" w:rsidRPr="00A528C2">
        <w:rPr>
          <w:rFonts w:ascii="Times New Roman" w:hAnsi="Times New Roman" w:cs="Times New Roman"/>
          <w:color w:val="000000"/>
          <w:sz w:val="24"/>
          <w:szCs w:val="24"/>
          <w:shd w:val="clear" w:color="auto" w:fill="FFFFFF"/>
        </w:rPr>
        <w:t>analysis was</w:t>
      </w:r>
      <w:r w:rsidRPr="00A528C2">
        <w:rPr>
          <w:rFonts w:ascii="Times New Roman" w:hAnsi="Times New Roman" w:cs="Times New Roman"/>
          <w:color w:val="000000"/>
          <w:sz w:val="24"/>
          <w:szCs w:val="24"/>
          <w:shd w:val="clear" w:color="auto" w:fill="FFFFFF"/>
        </w:rPr>
        <w:t xml:space="preserve"> performed based on </w:t>
      </w:r>
      <w:r w:rsidR="00E14FCF" w:rsidRPr="00A528C2">
        <w:rPr>
          <w:rFonts w:ascii="Times New Roman" w:hAnsi="Times New Roman" w:cs="Times New Roman"/>
          <w:color w:val="000000"/>
          <w:sz w:val="24"/>
          <w:szCs w:val="24"/>
          <w:shd w:val="clear" w:color="auto" w:fill="FFFFFF"/>
        </w:rPr>
        <w:t>Morris’s</w:t>
      </w:r>
      <w:r w:rsidRPr="00A528C2">
        <w:rPr>
          <w:rFonts w:ascii="Times New Roman" w:hAnsi="Times New Roman" w:cs="Times New Roman"/>
          <w:color w:val="000000"/>
          <w:sz w:val="24"/>
          <w:szCs w:val="24"/>
          <w:shd w:val="clear" w:color="auto" w:fill="FFFFFF"/>
        </w:rPr>
        <w:t xml:space="preserve"> Design. This design estimate the main </w:t>
      </w:r>
      <w:r w:rsidRPr="00A528C2">
        <w:rPr>
          <w:rFonts w:ascii="Times New Roman" w:hAnsi="Times New Roman" w:cs="Times New Roman"/>
          <w:color w:val="000000"/>
          <w:sz w:val="24"/>
          <w:szCs w:val="24"/>
          <w:shd w:val="clear" w:color="auto" w:fill="FFFFFF"/>
        </w:rPr>
        <w:lastRenderedPageBreak/>
        <w:t xml:space="preserve">effect of a parameter by computing a number of local sensitivities at random points of the parameter </w:t>
      </w:r>
      <w:r w:rsidR="00E14FCF" w:rsidRPr="00A528C2">
        <w:rPr>
          <w:rFonts w:ascii="Times New Roman" w:hAnsi="Times New Roman" w:cs="Times New Roman"/>
          <w:color w:val="000000"/>
          <w:sz w:val="24"/>
          <w:szCs w:val="24"/>
          <w:shd w:val="clear" w:color="auto" w:fill="FFFFFF"/>
        </w:rPr>
        <w:t>space. The</w:t>
      </w:r>
      <w:r w:rsidRPr="00A528C2">
        <w:rPr>
          <w:rFonts w:ascii="Times New Roman" w:hAnsi="Times New Roman" w:cs="Times New Roman"/>
          <w:color w:val="000000"/>
          <w:sz w:val="24"/>
          <w:szCs w:val="24"/>
          <w:shd w:val="clear" w:color="auto" w:fill="FFFFFF"/>
        </w:rPr>
        <w:t xml:space="preserve"> mean </w:t>
      </w:r>
      <w:r w:rsidR="007F764C" w:rsidRPr="00A528C2">
        <w:rPr>
          <w:rFonts w:ascii="Times New Roman" w:hAnsi="Times New Roman" w:cs="Times New Roman"/>
          <w:color w:val="000000"/>
          <w:sz w:val="24"/>
          <w:szCs w:val="24"/>
          <w:shd w:val="clear" w:color="auto" w:fill="FFFFFF"/>
        </w:rPr>
        <w:t xml:space="preserve">of these randomized local sensitivities indicates the overall influence of a given parameter on the output </w:t>
      </w:r>
      <w:r w:rsidR="00E14FCF" w:rsidRPr="00A528C2">
        <w:rPr>
          <w:rFonts w:ascii="Times New Roman" w:hAnsi="Times New Roman" w:cs="Times New Roman"/>
          <w:color w:val="000000"/>
          <w:sz w:val="24"/>
          <w:szCs w:val="24"/>
          <w:shd w:val="clear" w:color="auto" w:fill="FFFFFF"/>
        </w:rPr>
        <w:t>metric, while</w:t>
      </w:r>
      <w:r w:rsidR="007F764C" w:rsidRPr="00A528C2">
        <w:rPr>
          <w:rFonts w:ascii="Times New Roman" w:hAnsi="Times New Roman" w:cs="Times New Roman"/>
          <w:color w:val="000000"/>
          <w:sz w:val="24"/>
          <w:szCs w:val="24"/>
          <w:shd w:val="clear" w:color="auto" w:fill="FFFFFF"/>
        </w:rPr>
        <w:t xml:space="preserve"> the corresponding standard deviation </w:t>
      </w:r>
      <w:r w:rsidR="00E17434">
        <w:rPr>
          <w:rFonts w:ascii="Times New Roman" w:hAnsi="Times New Roman" w:cs="Times New Roman"/>
          <w:color w:val="000000"/>
          <w:sz w:val="24"/>
          <w:szCs w:val="24"/>
          <w:shd w:val="clear" w:color="auto" w:fill="FFFFFF"/>
        </w:rPr>
        <w:t>indicates</w:t>
      </w:r>
      <w:r w:rsidR="00E17434" w:rsidRPr="00A528C2">
        <w:rPr>
          <w:rFonts w:ascii="Times New Roman" w:hAnsi="Times New Roman" w:cs="Times New Roman"/>
          <w:color w:val="000000"/>
          <w:sz w:val="24"/>
          <w:szCs w:val="24"/>
          <w:shd w:val="clear" w:color="auto" w:fill="FFFFFF"/>
        </w:rPr>
        <w:t xml:space="preserve"> </w:t>
      </w:r>
      <w:r w:rsidR="007F764C" w:rsidRPr="00A528C2">
        <w:rPr>
          <w:rFonts w:ascii="Times New Roman" w:hAnsi="Times New Roman" w:cs="Times New Roman"/>
          <w:color w:val="000000"/>
          <w:sz w:val="24"/>
          <w:szCs w:val="24"/>
          <w:shd w:val="clear" w:color="auto" w:fill="FFFFFF"/>
        </w:rPr>
        <w:t>the effects of interacting and nonlinearity.</w:t>
      </w:r>
      <w:r w:rsidR="002F3DB9">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&lt;EndNote&gt;&lt;Cite&gt;&lt;Author&gt;Zhang&lt;/Author&gt;&lt;Year&gt;2013&lt;/Year&gt;&lt;RecNum&gt;37&lt;/RecNum&gt;&lt;DisplayText&gt;(Zhang, Isukapalli et al. 2013)&lt;/DisplayText&gt;&lt;record&gt;&lt;rec-number&gt;37&lt;/rec-number&gt;&lt;foreign-keys&gt;&lt;key app="EN" db-id="2dtzart979vtdiedr97v25sr9s5rt9vep9tt" timestamp="1387256978"&gt;37&lt;/key&gt;&lt;/foreign-keys&gt;&lt;ref-type name="Journal Article"&gt;17&lt;/ref-type&gt;&lt;contributors&gt;&lt;authors&gt;&lt;author&gt;Zhang, Yong&lt;/author&gt;&lt;author&gt;Isukapalli, Sastry&lt;/author&gt;&lt;author&gt;Georgopoulos, Panos&lt;/author&gt;&lt;author&gt;Weisel, Clifford&lt;/author&gt;&lt;/authors&gt;&lt;/contributors&gt;&lt;titles&gt;&lt;title&gt;Modeling Flight Attendants’ Exposures to Pesticide in Disinsected Aircraft Cabins&lt;/title&gt;&lt;secondary-title&gt;Environmental Science &amp;amp; Technology&lt;/secondary-title&gt;&lt;/titles&gt;&lt;periodical&gt;&lt;full-title&gt;Environmental Science &amp;amp; Technology&lt;/full-title&gt;&lt;/periodical&gt;&lt;dates&gt;&lt;year&gt;2013&lt;/year&gt;&lt;/dates&gt;&lt;publisher&gt;American Chemical Society&lt;/publisher&gt;&lt;isbn&gt;0013-936X&lt;/isbn&gt;&lt;urls&gt;&lt;related-urls&gt;&lt;url&gt;http://pubs.acs.org/doi/abs/10.1021/es403613h&lt;/url&gt;&lt;/related-urls&gt;&lt;/urls&gt;&lt;electronic-resource-num&gt;10.1021/es403613h&lt;/electronic-resource-num&gt;&lt;access-date&gt;2013/12/17&lt;/access-date&gt;&lt;/record&gt;&lt;/Cite&gt;&lt;/EndNote&gt;</w:instrText>
      </w:r>
      <w:r w:rsidR="002F3DB9">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2" w:tooltip="Zhang, 2013 #37" w:history="1">
        <w:r w:rsidR="00613327">
          <w:rPr>
            <w:rFonts w:ascii="Times New Roman" w:hAnsi="Times New Roman" w:cs="Times New Roman"/>
            <w:noProof/>
            <w:color w:val="000000"/>
            <w:sz w:val="24"/>
            <w:szCs w:val="24"/>
            <w:shd w:val="clear" w:color="auto" w:fill="FFFFFF"/>
          </w:rPr>
          <w:t>Zhang, Isukapalli et al. 2013</w:t>
        </w:r>
      </w:hyperlink>
      <w:r w:rsidR="00613327">
        <w:rPr>
          <w:rFonts w:ascii="Times New Roman" w:hAnsi="Times New Roman" w:cs="Times New Roman"/>
          <w:noProof/>
          <w:color w:val="000000"/>
          <w:sz w:val="24"/>
          <w:szCs w:val="24"/>
          <w:shd w:val="clear" w:color="auto" w:fill="FFFFFF"/>
        </w:rPr>
        <w:t>)</w:t>
      </w:r>
      <w:r w:rsidR="002F3DB9">
        <w:rPr>
          <w:rFonts w:ascii="Times New Roman" w:hAnsi="Times New Roman" w:cs="Times New Roman"/>
          <w:color w:val="000000"/>
          <w:sz w:val="24"/>
          <w:szCs w:val="24"/>
          <w:shd w:val="clear" w:color="auto" w:fill="FFFFFF"/>
        </w:rPr>
        <w:fldChar w:fldCharType="end"/>
      </w:r>
    </w:p>
    <w:p w:rsidR="00A528C2" w:rsidRDefault="007F764C" w:rsidP="001333EB">
      <w:pPr>
        <w:spacing w:line="480" w:lineRule="auto"/>
        <w:ind w:firstLine="720"/>
        <w:rPr>
          <w:rFonts w:ascii="Times New Roman" w:hAnsi="Times New Roman" w:cs="Times New Roman"/>
          <w:color w:val="000000"/>
          <w:sz w:val="24"/>
          <w:szCs w:val="24"/>
          <w:shd w:val="clear" w:color="auto" w:fill="FFFFFF"/>
        </w:rPr>
      </w:pPr>
      <w:bookmarkStart w:id="22" w:name="_GoBack"/>
      <w:r w:rsidRPr="00A528C2">
        <w:rPr>
          <w:rFonts w:ascii="Times New Roman" w:eastAsia="宋体" w:hAnsi="Times New Roman" w:cs="Times New Roman"/>
          <w:color w:val="000000"/>
          <w:kern w:val="0"/>
          <w:sz w:val="24"/>
          <w:szCs w:val="24"/>
        </w:rPr>
        <w:t xml:space="preserve">In the current </w:t>
      </w:r>
      <w:r w:rsidR="00E14FCF" w:rsidRPr="00A528C2">
        <w:rPr>
          <w:rFonts w:ascii="Times New Roman" w:eastAsia="宋体" w:hAnsi="Times New Roman" w:cs="Times New Roman"/>
          <w:color w:val="000000"/>
          <w:kern w:val="0"/>
          <w:sz w:val="24"/>
          <w:szCs w:val="24"/>
        </w:rPr>
        <w:t>study, each</w:t>
      </w:r>
      <w:r w:rsidRPr="00A528C2">
        <w:rPr>
          <w:rFonts w:ascii="Times New Roman" w:eastAsia="宋体" w:hAnsi="Times New Roman" w:cs="Times New Roman"/>
          <w:color w:val="000000"/>
          <w:kern w:val="0"/>
          <w:sz w:val="24"/>
          <w:szCs w:val="24"/>
        </w:rPr>
        <w:t xml:space="preserve"> of the 17 parameters(Table 1) was sampled 3600 times according to the Morris method from 200 trajectories (each has 18 steps) in the parameter space.</w:t>
      </w:r>
      <w:bookmarkEnd w:id="22"/>
      <w:r w:rsidRPr="00A528C2">
        <w:rPr>
          <w:rFonts w:ascii="Times New Roman" w:eastAsia="宋体" w:hAnsi="Times New Roman" w:cs="Times New Roman"/>
          <w:color w:val="000000"/>
          <w:kern w:val="0"/>
          <w:sz w:val="24"/>
          <w:szCs w:val="24"/>
        </w:rPr>
        <w:t xml:space="preserve"> Each of the </w:t>
      </w:r>
      <w:r w:rsidR="00E14FCF" w:rsidRPr="00A528C2">
        <w:rPr>
          <w:rFonts w:ascii="Times New Roman" w:eastAsia="宋体" w:hAnsi="Times New Roman" w:cs="Times New Roman"/>
          <w:color w:val="000000"/>
          <w:kern w:val="0"/>
          <w:sz w:val="24"/>
          <w:szCs w:val="24"/>
        </w:rPr>
        <w:t>parameters</w:t>
      </w:r>
      <w:r w:rsidRPr="00A528C2">
        <w:rPr>
          <w:rFonts w:ascii="Times New Roman" w:eastAsia="宋体" w:hAnsi="Times New Roman" w:cs="Times New Roman"/>
          <w:color w:val="000000"/>
          <w:kern w:val="0"/>
          <w:sz w:val="24"/>
          <w:szCs w:val="24"/>
        </w:rPr>
        <w:t xml:space="preserve"> in the simulation was perturbed from 50% to 150% of its base value or its distribution while we keep other parameters unchanged in the same time.</w:t>
      </w:r>
    </w:p>
    <w:p w:rsidR="00885C5A" w:rsidRPr="00A528C2" w:rsidRDefault="00015435" w:rsidP="0086017F">
      <w:pPr>
        <w:spacing w:line="480" w:lineRule="auto"/>
        <w:ind w:firstLine="420"/>
        <w:rPr>
          <w:rFonts w:ascii="Times New Roman" w:hAnsi="Times New Roman" w:cs="Times New Roman"/>
          <w:color w:val="000000"/>
          <w:sz w:val="24"/>
          <w:szCs w:val="24"/>
          <w:shd w:val="clear" w:color="auto" w:fill="FFFFFF"/>
        </w:rPr>
      </w:pPr>
      <w:r w:rsidRPr="00A528C2">
        <w:rPr>
          <w:rFonts w:ascii="Times New Roman" w:eastAsia="宋体" w:hAnsi="Times New Roman" w:cs="Times New Roman"/>
          <w:color w:val="000000"/>
          <w:kern w:val="0"/>
          <w:sz w:val="24"/>
          <w:szCs w:val="24"/>
        </w:rPr>
        <w:t>The mean daily exposure for sensitivity analyses was normally generated using 10000 “</w:t>
      </w:r>
      <w:r w:rsidR="000D5093" w:rsidRPr="00A528C2">
        <w:rPr>
          <w:rFonts w:ascii="Times New Roman" w:eastAsia="宋体" w:hAnsi="Times New Roman" w:cs="Times New Roman"/>
          <w:color w:val="000000"/>
          <w:kern w:val="0"/>
          <w:sz w:val="24"/>
          <w:szCs w:val="24"/>
        </w:rPr>
        <w:t>virtual</w:t>
      </w:r>
      <w:r w:rsidRPr="00A528C2">
        <w:rPr>
          <w:rFonts w:ascii="Times New Roman" w:eastAsia="宋体" w:hAnsi="Times New Roman" w:cs="Times New Roman"/>
          <w:color w:val="000000"/>
          <w:kern w:val="0"/>
          <w:sz w:val="24"/>
          <w:szCs w:val="24"/>
        </w:rPr>
        <w:t xml:space="preserve"> men” in each climate </w:t>
      </w:r>
      <w:r w:rsidR="00E10779" w:rsidRPr="00A528C2">
        <w:rPr>
          <w:rFonts w:ascii="Times New Roman" w:eastAsia="宋体" w:hAnsi="Times New Roman" w:cs="Times New Roman"/>
          <w:color w:val="000000"/>
          <w:kern w:val="0"/>
          <w:sz w:val="24"/>
          <w:szCs w:val="24"/>
        </w:rPr>
        <w:t>regions</w:t>
      </w:r>
      <w:r w:rsidRPr="00A528C2">
        <w:rPr>
          <w:rFonts w:ascii="Times New Roman" w:eastAsia="宋体" w:hAnsi="Times New Roman" w:cs="Times New Roman"/>
          <w:color w:val="000000"/>
          <w:kern w:val="0"/>
          <w:sz w:val="24"/>
          <w:szCs w:val="24"/>
        </w:rPr>
        <w:t xml:space="preserve"> in the flowering </w:t>
      </w:r>
      <w:r w:rsidR="00E14FCF" w:rsidRPr="00A528C2">
        <w:rPr>
          <w:rFonts w:ascii="Times New Roman" w:eastAsia="宋体" w:hAnsi="Times New Roman" w:cs="Times New Roman"/>
          <w:color w:val="000000"/>
          <w:kern w:val="0"/>
          <w:sz w:val="24"/>
          <w:szCs w:val="24"/>
        </w:rPr>
        <w:t>season. Equation</w:t>
      </w:r>
      <w:r w:rsidRPr="00A528C2">
        <w:rPr>
          <w:rFonts w:ascii="Times New Roman" w:eastAsia="宋体" w:hAnsi="Times New Roman" w:cs="Times New Roman"/>
          <w:color w:val="000000"/>
          <w:kern w:val="0"/>
          <w:sz w:val="24"/>
          <w:szCs w:val="24"/>
        </w:rPr>
        <w:t xml:space="preserve"> </w:t>
      </w:r>
      <w:r w:rsidR="00E17434">
        <w:rPr>
          <w:rFonts w:ascii="Times New Roman" w:eastAsia="宋体" w:hAnsi="Times New Roman" w:cs="Times New Roman"/>
          <w:color w:val="000000"/>
          <w:kern w:val="0"/>
          <w:sz w:val="24"/>
          <w:szCs w:val="24"/>
        </w:rPr>
        <w:fldChar w:fldCharType="begin"/>
      </w:r>
      <w:r w:rsidR="00E17434">
        <w:rPr>
          <w:rFonts w:ascii="Times New Roman" w:eastAsia="宋体" w:hAnsi="Times New Roman" w:cs="Times New Roman"/>
          <w:color w:val="000000"/>
          <w:kern w:val="0"/>
          <w:sz w:val="24"/>
          <w:szCs w:val="24"/>
        </w:rPr>
        <w:instrText xml:space="preserve"> GOTOBUTTON ZEqnNum312262  \* MERGEFORMAT </w:instrText>
      </w:r>
      <w:r w:rsidR="00E17434">
        <w:rPr>
          <w:rFonts w:ascii="Times New Roman" w:eastAsia="宋体" w:hAnsi="Times New Roman" w:cs="Times New Roman"/>
          <w:color w:val="000000"/>
          <w:kern w:val="0"/>
          <w:sz w:val="24"/>
          <w:szCs w:val="24"/>
        </w:rPr>
        <w:fldChar w:fldCharType="begin"/>
      </w:r>
      <w:r w:rsidR="00E17434">
        <w:rPr>
          <w:rFonts w:ascii="Times New Roman" w:eastAsia="宋体" w:hAnsi="Times New Roman" w:cs="Times New Roman"/>
          <w:color w:val="000000"/>
          <w:kern w:val="0"/>
          <w:sz w:val="24"/>
          <w:szCs w:val="24"/>
        </w:rPr>
        <w:instrText xml:space="preserve"> REF ZEqnNum312262 \* Charformat \! \* MERGEFORMAT </w:instrText>
      </w:r>
      <w:r w:rsidR="00E17434">
        <w:rPr>
          <w:rFonts w:ascii="Times New Roman" w:eastAsia="宋体" w:hAnsi="Times New Roman" w:cs="Times New Roman"/>
          <w:color w:val="000000"/>
          <w:kern w:val="0"/>
          <w:sz w:val="24"/>
          <w:szCs w:val="24"/>
        </w:rPr>
        <w:fldChar w:fldCharType="separate"/>
      </w:r>
      <w:r w:rsidR="00DA1F97" w:rsidRPr="00DA1F97">
        <w:rPr>
          <w:rFonts w:ascii="Times New Roman" w:eastAsia="宋体" w:hAnsi="Times New Roman" w:cs="Times New Roman"/>
          <w:color w:val="000000"/>
          <w:kern w:val="0"/>
          <w:sz w:val="24"/>
          <w:szCs w:val="24"/>
        </w:rPr>
        <w:instrText>(3.17)</w:instrText>
      </w:r>
      <w:r w:rsidR="00E17434">
        <w:rPr>
          <w:rFonts w:ascii="Times New Roman" w:eastAsia="宋体" w:hAnsi="Times New Roman" w:cs="Times New Roman"/>
          <w:color w:val="000000"/>
          <w:kern w:val="0"/>
          <w:sz w:val="24"/>
          <w:szCs w:val="24"/>
        </w:rPr>
        <w:fldChar w:fldCharType="end"/>
      </w:r>
      <w:r w:rsidR="00E17434">
        <w:rPr>
          <w:rFonts w:ascii="Times New Roman" w:eastAsia="宋体" w:hAnsi="Times New Roman" w:cs="Times New Roman"/>
          <w:color w:val="000000"/>
          <w:kern w:val="0"/>
          <w:sz w:val="24"/>
          <w:szCs w:val="24"/>
        </w:rPr>
        <w:fldChar w:fldCharType="end"/>
      </w:r>
      <w:r w:rsidR="00E17434">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was used to calculate the Normalized Sensitivity Coefficients</w:t>
      </w:r>
      <w:ins w:id="23" w:author="Yong" w:date="2013-12-15T16:26:00Z">
        <w:r w:rsidR="00E17434">
          <w:rPr>
            <w:rFonts w:ascii="Times New Roman" w:eastAsia="宋体" w:hAnsi="Times New Roman" w:cs="Times New Roman"/>
            <w:color w:val="000000"/>
            <w:kern w:val="0"/>
            <w:sz w:val="24"/>
            <w:szCs w:val="24"/>
          </w:rPr>
          <w:t xml:space="preserve"> </w:t>
        </w:r>
      </w:ins>
      <w:r w:rsidRPr="00A528C2">
        <w:rPr>
          <w:rFonts w:ascii="Times New Roman" w:eastAsia="宋体" w:hAnsi="Times New Roman" w:cs="Times New Roman"/>
          <w:color w:val="000000"/>
          <w:kern w:val="0"/>
          <w:sz w:val="24"/>
          <w:szCs w:val="24"/>
        </w:rPr>
        <w:t>(NSC) at a local point.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18"/>
        <w:gridCol w:w="6868"/>
        <w:gridCol w:w="720"/>
      </w:tblGrid>
      <w:tr w:rsidR="00E351E3" w:rsidTr="00E351E3">
        <w:trPr>
          <w:jc w:val="center"/>
        </w:trPr>
        <w:tc>
          <w:tcPr>
            <w:tcW w:w="719" w:type="dxa"/>
            <w:tcMar>
              <w:top w:w="60" w:type="dxa"/>
              <w:bottom w:w="60" w:type="dxa"/>
            </w:tcMar>
            <w:vAlign w:val="center"/>
          </w:tcPr>
          <w:p w:rsidR="00E351E3" w:rsidRDefault="00E351E3" w:rsidP="00E351E3">
            <w:pPr>
              <w:pStyle w:val="MTDisplayEquation"/>
              <w:ind w:left="0"/>
            </w:pPr>
          </w:p>
        </w:tc>
        <w:tc>
          <w:tcPr>
            <w:tcW w:w="6873" w:type="dxa"/>
            <w:tcMar>
              <w:top w:w="60" w:type="dxa"/>
              <w:bottom w:w="60" w:type="dxa"/>
            </w:tcMar>
            <w:vAlign w:val="center"/>
          </w:tcPr>
          <w:p w:rsidR="00E351E3" w:rsidRDefault="00E351E3" w:rsidP="00E351E3">
            <w:pPr>
              <w:pStyle w:val="MTDisplayEquation"/>
              <w:ind w:left="0"/>
              <w:jc w:val="center"/>
            </w:pPr>
            <m:oMathPara>
              <m:oMath>
                <m:r>
                  <w:rPr>
                    <w:rFonts w:ascii="Cambria Math" w:hAnsi="Cambria Math"/>
                  </w:rPr>
                  <m:t>NS</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j</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num>
                      <m:den>
                        <m:sSub>
                          <m:sSubPr>
                            <m:ctrlPr>
                              <w:rPr>
                                <w:rFonts w:ascii="Cambria Math" w:hAnsi="Cambria Math"/>
                              </w:rPr>
                            </m:ctrlPr>
                          </m:sSubPr>
                          <m:e>
                            <m:r>
                              <w:rPr>
                                <w:rFonts w:ascii="Cambria Math" w:hAnsi="Cambria Math"/>
                              </w:rPr>
                              <m:t>r</m:t>
                            </m:r>
                          </m:e>
                          <m:sub>
                            <m:r>
                              <w:rPr>
                                <w:rFonts w:ascii="Cambria Math" w:hAnsi="Cambria Math"/>
                              </w:rPr>
                              <m:t>ij</m:t>
                            </m:r>
                          </m:sub>
                        </m:sSub>
                      </m:den>
                    </m:f>
                  </m:num>
                  <m:den>
                    <m:f>
                      <m:fPr>
                        <m:ctrlPr>
                          <w:rPr>
                            <w:rFonts w:ascii="Cambria Math" w:hAnsi="Cambria Math"/>
                          </w:rPr>
                        </m:ctrlPr>
                      </m:fPr>
                      <m:num>
                        <m:r>
                          <m:rPr>
                            <m:sty m:val="p"/>
                          </m:rPr>
                          <w:rPr>
                            <w:rFonts w:ascii="Cambria Math" w:hAnsi="Cambria Math"/>
                          </w:rPr>
                          <m:t>∆</m:t>
                        </m:r>
                        <m:r>
                          <w:rPr>
                            <w:rFonts w:ascii="Cambria Math" w:hAnsi="Cambria Math"/>
                          </w:rPr>
                          <m:t>p</m:t>
                        </m:r>
                      </m:num>
                      <m:den>
                        <m:r>
                          <w:rPr>
                            <w:rFonts w:ascii="Cambria Math" w:hAnsi="Cambria Math"/>
                          </w:rPr>
                          <m:t>p</m:t>
                        </m:r>
                      </m:den>
                    </m:f>
                  </m:den>
                </m:f>
                <m:r>
                  <w:rPr>
                    <w:rFonts w:ascii="Cambria Math" w:hAnsi="Cambria Math"/>
                    <w:i/>
                    <w:position w:val="-4"/>
                  </w:rPr>
                  <w:object w:dxaOrig="180" w:dyaOrig="279">
                    <v:shape id="_x0000_i1042" type="#_x0000_t75" style="width:9.6pt;height:13.8pt" o:ole="">
                      <v:imagedata r:id="rId12" o:title=""/>
                    </v:shape>
                    <o:OLEObject Type="Embed" ProgID="Equation.DSMT4" ShapeID="_x0000_i1042" DrawAspect="Content" ObjectID="_1448886395" r:id="rId36"/>
                  </w:object>
                </m:r>
                <m:r>
                  <w:rPr>
                    <w:rFonts w:ascii="Cambria Math" w:hAnsi="Cambria Math"/>
                  </w:rPr>
                  <m:t xml:space="preserve"> </m:t>
                </m:r>
              </m:oMath>
            </m:oMathPara>
          </w:p>
        </w:tc>
        <w:tc>
          <w:tcPr>
            <w:tcW w:w="72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bookmarkStart w:id="24" w:name="ZEqnNum312262"/>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17</w:instrText>
              </w:r>
            </w:fldSimple>
            <w:r w:rsidR="00E351E3">
              <w:instrText>)</w:instrText>
            </w:r>
            <w:bookmarkEnd w:id="24"/>
            <w:r>
              <w:fldChar w:fldCharType="end"/>
            </w:r>
          </w:p>
        </w:tc>
      </w:tr>
    </w:tbl>
    <w:p w:rsidR="00366D2F" w:rsidRPr="00E730CA" w:rsidRDefault="003C7D36" w:rsidP="00733E04">
      <w:pPr>
        <w:widowControl/>
        <w:shd w:val="clear" w:color="auto" w:fill="FFFFFF"/>
        <w:spacing w:before="96" w:after="120" w:line="480" w:lineRule="auto"/>
        <w:ind w:firstLine="420"/>
        <w:jc w:val="left"/>
        <w:rPr>
          <w:rFonts w:ascii="Times New Roman" w:eastAsia="宋体" w:hAnsi="Times New Roman" w:cs="Times New Roman"/>
          <w:color w:val="000000"/>
          <w:kern w:val="0"/>
          <w:sz w:val="24"/>
          <w:szCs w:val="24"/>
        </w:rPr>
      </w:pPr>
      <w:r w:rsidRPr="00A528C2">
        <w:rPr>
          <w:rFonts w:ascii="Times New Roman" w:hAnsi="Times New Roman" w:cs="Times New Roman"/>
          <w:color w:val="000000"/>
          <w:sz w:val="24"/>
          <w:szCs w:val="24"/>
          <w:shd w:val="clear" w:color="auto" w:fill="FFFFFF"/>
        </w:rPr>
        <w:t xml:space="preserve">In this </w:t>
      </w:r>
      <w:r w:rsidR="00E14FCF" w:rsidRPr="00A528C2">
        <w:rPr>
          <w:rFonts w:ascii="Times New Roman" w:hAnsi="Times New Roman" w:cs="Times New Roman"/>
          <w:color w:val="000000"/>
          <w:sz w:val="24"/>
          <w:szCs w:val="24"/>
          <w:shd w:val="clear" w:color="auto" w:fill="FFFFFF"/>
        </w:rPr>
        <w:t>equation,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NSC</w:t>
      </w:r>
      <w:r w:rsidRPr="00A6161A">
        <w:rPr>
          <w:rFonts w:ascii="Times New Roman" w:hAnsi="Times New Roman" w:cs="Times New Roman"/>
          <w:color w:val="000000"/>
          <w:sz w:val="24"/>
          <w:szCs w:val="24"/>
          <w:shd w:val="clear" w:color="auto" w:fill="FFFFFF"/>
          <w:vertAlign w:val="subscript"/>
        </w:rPr>
        <w:t>i</w:t>
      </w:r>
      <w:proofErr w:type="gramStart"/>
      <w:r w:rsidRPr="00A6161A">
        <w:rPr>
          <w:rFonts w:ascii="Times New Roman" w:hAnsi="Times New Roman" w:cs="Times New Roman"/>
          <w:color w:val="000000"/>
          <w:sz w:val="24"/>
          <w:szCs w:val="24"/>
          <w:shd w:val="clear" w:color="auto" w:fill="FFFFFF"/>
          <w:vertAlign w:val="subscript"/>
        </w:rPr>
        <w:t>,j</w:t>
      </w:r>
      <w:proofErr w:type="spellEnd"/>
      <w:proofErr w:type="gramEnd"/>
      <w:r w:rsidRPr="00A528C2">
        <w:rPr>
          <w:rFonts w:ascii="Times New Roman" w:hAnsi="Times New Roman" w:cs="Times New Roman"/>
          <w:color w:val="000000"/>
          <w:sz w:val="24"/>
          <w:szCs w:val="24"/>
          <w:shd w:val="clear" w:color="auto" w:fill="FFFFFF"/>
        </w:rPr>
        <w:t xml:space="preserve"> is the N</w:t>
      </w:r>
      <w:r w:rsidR="00A528C2" w:rsidRPr="00A528C2">
        <w:rPr>
          <w:rFonts w:ascii="Times New Roman" w:hAnsi="Times New Roman" w:cs="Times New Roman"/>
          <w:color w:val="000000"/>
          <w:sz w:val="24"/>
          <w:szCs w:val="24"/>
          <w:shd w:val="clear" w:color="auto" w:fill="FFFFFF"/>
        </w:rPr>
        <w:t xml:space="preserve">SC for exposure route </w:t>
      </w:r>
      <w:proofErr w:type="spellStart"/>
      <w:r w:rsidR="00A528C2">
        <w:rPr>
          <w:rFonts w:ascii="Times New Roman" w:hAnsi="Times New Roman" w:cs="Times New Roman"/>
          <w:color w:val="000000"/>
          <w:sz w:val="24"/>
          <w:szCs w:val="24"/>
          <w:shd w:val="clear" w:color="auto" w:fill="FFFFFF"/>
        </w:rPr>
        <w:t>i</w:t>
      </w:r>
      <w:proofErr w:type="spellEnd"/>
      <w:r w:rsid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w:t>
      </w:r>
      <w:r w:rsidR="00E14FCF" w:rsidRPr="00A528C2">
        <w:rPr>
          <w:rFonts w:ascii="Times New Roman" w:hAnsi="Times New Roman" w:cs="Times New Roman"/>
          <w:color w:val="000000"/>
          <w:sz w:val="24"/>
          <w:szCs w:val="24"/>
          <w:shd w:val="clear" w:color="auto" w:fill="FFFFFF"/>
        </w:rPr>
        <w:t>inhalation,</w:t>
      </w:r>
      <w:r w:rsidR="00E14FCF">
        <w:rPr>
          <w:rFonts w:ascii="Times New Roman" w:hAnsi="Times New Roman" w:cs="Times New Roman"/>
          <w:color w:val="000000"/>
          <w:sz w:val="24"/>
          <w:szCs w:val="24"/>
          <w:shd w:val="clear" w:color="auto" w:fill="FFFFFF"/>
        </w:rPr>
        <w:t xml:space="preserve"> ingestion,</w:t>
      </w:r>
      <w:r w:rsidR="00E14FCF" w:rsidRPr="00A528C2">
        <w:rPr>
          <w:rFonts w:ascii="Times New Roman" w:hAnsi="Times New Roman" w:cs="Times New Roman"/>
          <w:color w:val="000000"/>
          <w:sz w:val="24"/>
          <w:szCs w:val="24"/>
          <w:shd w:val="clear" w:color="auto" w:fill="FFFFFF"/>
        </w:rPr>
        <w:t xml:space="preserve"> dermal</w:t>
      </w:r>
      <w:r w:rsidRPr="00A528C2">
        <w:rPr>
          <w:rFonts w:ascii="Times New Roman" w:hAnsi="Times New Roman" w:cs="Times New Roman"/>
          <w:color w:val="000000"/>
          <w:sz w:val="24"/>
          <w:szCs w:val="24"/>
          <w:shd w:val="clear" w:color="auto" w:fill="FFFFFF"/>
        </w:rPr>
        <w:t xml:space="preserve">) in different climate </w:t>
      </w:r>
      <w:r w:rsidR="00E10779" w:rsidRPr="00A528C2">
        <w:rPr>
          <w:rFonts w:ascii="Times New Roman" w:hAnsi="Times New Roman" w:cs="Times New Roman"/>
          <w:color w:val="000000"/>
          <w:sz w:val="24"/>
          <w:szCs w:val="24"/>
          <w:shd w:val="clear" w:color="auto" w:fill="FFFFFF"/>
        </w:rPr>
        <w:t>regions</w:t>
      </w:r>
      <w:r w:rsidRPr="00A528C2">
        <w:rPr>
          <w:rFonts w:ascii="Times New Roman" w:hAnsi="Times New Roman" w:cs="Times New Roman"/>
          <w:color w:val="000000"/>
          <w:sz w:val="24"/>
          <w:szCs w:val="24"/>
          <w:shd w:val="clear" w:color="auto" w:fill="FFFFFF"/>
        </w:rPr>
        <w:t xml:space="preserve"> j. </w:t>
      </w:r>
      <w:r w:rsidR="00E17434">
        <w:rPr>
          <w:rFonts w:ascii="Times New Roman" w:hAnsi="Times New Roman" w:cs="Times New Roman"/>
          <w:color w:val="000000"/>
          <w:sz w:val="24"/>
          <w:szCs w:val="24"/>
          <w:shd w:val="clear" w:color="auto" w:fill="FFFFFF"/>
        </w:rPr>
        <w:t>T</w:t>
      </w:r>
      <w:r w:rsidR="00E17434" w:rsidRPr="00A528C2">
        <w:rPr>
          <w:rFonts w:ascii="Times New Roman" w:hAnsi="Times New Roman" w:cs="Times New Roman"/>
          <w:color w:val="000000"/>
          <w:sz w:val="24"/>
          <w:szCs w:val="24"/>
          <w:shd w:val="clear" w:color="auto" w:fill="FFFFFF"/>
        </w:rPr>
        <w:t xml:space="preserve">he </w:t>
      </w:r>
      <w:r w:rsidRPr="00A528C2">
        <w:rPr>
          <w:rFonts w:ascii="Times New Roman" w:hAnsi="Times New Roman" w:cs="Times New Roman"/>
          <w:color w:val="000000"/>
          <w:sz w:val="24"/>
          <w:szCs w:val="24"/>
          <w:shd w:val="clear" w:color="auto" w:fill="FFFFFF"/>
        </w:rPr>
        <w:t xml:space="preserve">p is the input parameter values </w:t>
      </w:r>
      <w:r w:rsidR="00584C87" w:rsidRPr="00A528C2">
        <w:rPr>
          <w:rFonts w:ascii="Times New Roman" w:hAnsi="Times New Roman" w:cs="Times New Roman"/>
          <w:color w:val="000000"/>
          <w:sz w:val="24"/>
          <w:szCs w:val="24"/>
          <w:shd w:val="clear" w:color="auto" w:fill="FFFFFF"/>
        </w:rPr>
        <w:t>matrix, and</w:t>
      </w:r>
      <w:r w:rsidRPr="00A528C2">
        <w:rPr>
          <w:rFonts w:ascii="Times New Roman" w:hAnsi="Times New Roman" w:cs="Times New Roman"/>
          <w:color w:val="000000"/>
          <w:sz w:val="24"/>
          <w:szCs w:val="24"/>
          <w:shd w:val="clear" w:color="auto" w:fill="FFFFFF"/>
        </w:rPr>
        <w:t xml:space="preserve"> r is the corresponding daily mean output of the exposure </w:t>
      </w:r>
      <w:r w:rsidR="00E14FCF" w:rsidRPr="00A528C2">
        <w:rPr>
          <w:rFonts w:ascii="Times New Roman" w:hAnsi="Times New Roman" w:cs="Times New Roman"/>
          <w:color w:val="000000"/>
          <w:sz w:val="24"/>
          <w:szCs w:val="24"/>
          <w:shd w:val="clear" w:color="auto" w:fill="FFFFFF"/>
        </w:rPr>
        <w:t>effect.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r</w:t>
      </w:r>
      <w:proofErr w:type="spellEnd"/>
      <w:r w:rsidR="00081329" w:rsidRPr="00A528C2">
        <w:rPr>
          <w:rFonts w:ascii="Times New Roman" w:hAnsi="Times New Roman" w:cs="Times New Roman"/>
          <w:color w:val="000000"/>
          <w:sz w:val="24"/>
          <w:szCs w:val="24"/>
          <w:shd w:val="clear" w:color="auto" w:fill="FFFFFF"/>
        </w:rPr>
        <w:t xml:space="preserve"> and </w:t>
      </w:r>
      <w:proofErr w:type="spellStart"/>
      <w:proofErr w:type="gram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p</w:t>
      </w:r>
      <w:proofErr w:type="spellEnd"/>
      <w:proofErr w:type="gramEnd"/>
      <w:r w:rsidR="00081329" w:rsidRPr="00A528C2">
        <w:rPr>
          <w:rFonts w:ascii="Times New Roman" w:hAnsi="Times New Roman" w:cs="Times New Roman"/>
          <w:color w:val="000000"/>
          <w:sz w:val="24"/>
          <w:szCs w:val="24"/>
          <w:shd w:val="clear" w:color="auto" w:fill="FFFFFF"/>
        </w:rPr>
        <w:t xml:space="preserve"> is the corresponding perturbation of the parameter values and perturbation of the output,</w:t>
      </w:r>
      <w:r w:rsidR="00E14FCF">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respectively.</w:t>
      </w:r>
      <w:r w:rsidR="00E14FCF">
        <w:rPr>
          <w:rFonts w:ascii="Times New Roman" w:hAnsi="Times New Roman" w:cs="Times New Roman"/>
          <w:color w:val="000000"/>
          <w:sz w:val="24"/>
          <w:szCs w:val="24"/>
          <w:shd w:val="clear" w:color="auto" w:fill="FFFFFF"/>
        </w:rPr>
        <w:t xml:space="preserve"> </w:t>
      </w:r>
      <w:r w:rsidR="00DE10B1" w:rsidRPr="00A528C2">
        <w:rPr>
          <w:rFonts w:ascii="Times New Roman" w:hAnsi="Times New Roman" w:cs="Times New Roman"/>
          <w:color w:val="000000"/>
          <w:sz w:val="24"/>
          <w:szCs w:val="24"/>
          <w:shd w:val="clear" w:color="auto" w:fill="FFFFFF"/>
        </w:rPr>
        <w:t xml:space="preserve">The global NSC of </w:t>
      </w:r>
      <w:r w:rsidR="00E17434">
        <w:rPr>
          <w:rFonts w:ascii="Times New Roman" w:hAnsi="Times New Roman" w:cs="Times New Roman"/>
          <w:color w:val="000000"/>
          <w:sz w:val="24"/>
          <w:szCs w:val="24"/>
          <w:shd w:val="clear" w:color="auto" w:fill="FFFFFF"/>
        </w:rPr>
        <w:t xml:space="preserve">a </w:t>
      </w:r>
      <w:r w:rsidR="00DE10B1" w:rsidRPr="00A528C2">
        <w:rPr>
          <w:rFonts w:ascii="Times New Roman" w:hAnsi="Times New Roman" w:cs="Times New Roman"/>
          <w:color w:val="000000"/>
          <w:sz w:val="24"/>
          <w:szCs w:val="24"/>
          <w:shd w:val="clear" w:color="auto" w:fill="FFFFFF"/>
        </w:rPr>
        <w:t xml:space="preserve">certain parameter, NSCg could be defined as the mean of the corresponding local sensitivities. </w:t>
      </w:r>
      <w:commentRangeStart w:id="25"/>
      <w:r w:rsidR="00411BF4" w:rsidRPr="00A528C2">
        <w:rPr>
          <w:rFonts w:ascii="Times New Roman" w:hAnsi="Times New Roman" w:cs="Times New Roman"/>
          <w:color w:val="000000"/>
          <w:sz w:val="24"/>
          <w:szCs w:val="24"/>
          <w:shd w:val="clear" w:color="auto" w:fill="FFFFFF"/>
        </w:rPr>
        <w:t xml:space="preserve">We obtained the </w:t>
      </w:r>
      <w:r w:rsidR="00E17434">
        <w:rPr>
          <w:rFonts w:ascii="Times New Roman" w:hAnsi="Times New Roman" w:cs="Times New Roman"/>
          <w:color w:val="000000"/>
          <w:sz w:val="24"/>
          <w:szCs w:val="24"/>
          <w:shd w:val="clear" w:color="auto" w:fill="FFFFFF"/>
        </w:rPr>
        <w:t xml:space="preserve">absolute </w:t>
      </w:r>
      <w:r w:rsidR="00411BF4" w:rsidRPr="00A528C2">
        <w:rPr>
          <w:rFonts w:ascii="Times New Roman" w:hAnsi="Times New Roman" w:cs="Times New Roman"/>
          <w:color w:val="000000"/>
          <w:sz w:val="24"/>
          <w:szCs w:val="24"/>
          <w:shd w:val="clear" w:color="auto" w:fill="FFFFFF"/>
        </w:rPr>
        <w:t xml:space="preserve">mean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oMath>
      <w:r w:rsidR="00411BF4" w:rsidRPr="00A528C2">
        <w:rPr>
          <w:rFonts w:ascii="Times New Roman" w:hAnsi="Times New Roman" w:cs="Times New Roman"/>
          <w:color w:val="000000"/>
          <w:sz w:val="24"/>
          <w:szCs w:val="24"/>
          <w:shd w:val="clear" w:color="auto" w:fill="FFFFFF"/>
        </w:rPr>
        <w:t xml:space="preserve"> for each route and </w:t>
      </w:r>
      <w:r w:rsidR="00E17434">
        <w:rPr>
          <w:rFonts w:ascii="Times New Roman" w:hAnsi="Times New Roman" w:cs="Times New Roman"/>
          <w:color w:val="000000"/>
          <w:sz w:val="24"/>
          <w:szCs w:val="24"/>
          <w:shd w:val="clear" w:color="auto" w:fill="FFFFFF"/>
        </w:rPr>
        <w:t>region</w:t>
      </w:r>
      <w:r w:rsidR="00E17434" w:rsidRPr="00A528C2">
        <w:rPr>
          <w:rFonts w:ascii="Times New Roman" w:hAnsi="Times New Roman" w:cs="Times New Roman"/>
          <w:color w:val="000000"/>
          <w:sz w:val="24"/>
          <w:szCs w:val="24"/>
          <w:shd w:val="clear" w:color="auto" w:fill="FFFFFF"/>
        </w:rPr>
        <w:t xml:space="preserve"> </w:t>
      </w:r>
      <w:r w:rsidR="00411BF4" w:rsidRPr="00A528C2">
        <w:rPr>
          <w:rFonts w:ascii="Times New Roman" w:hAnsi="Times New Roman" w:cs="Times New Roman"/>
          <w:color w:val="000000"/>
          <w:sz w:val="24"/>
          <w:szCs w:val="24"/>
          <w:shd w:val="clear" w:color="auto" w:fill="FFFFFF"/>
        </w:rPr>
        <w:t xml:space="preserve">by </w:t>
      </w:r>
      <w:r w:rsidR="00E14FCF" w:rsidRPr="00A528C2">
        <w:rPr>
          <w:rFonts w:ascii="Times New Roman" w:hAnsi="Times New Roman" w:cs="Times New Roman"/>
          <w:color w:val="000000"/>
          <w:sz w:val="24"/>
          <w:szCs w:val="24"/>
          <w:shd w:val="clear" w:color="auto" w:fill="FFFFFF"/>
        </w:rPr>
        <w:t>averaging</w:t>
      </w:r>
      <w:r w:rsidR="00411BF4" w:rsidRPr="00A528C2">
        <w:rPr>
          <w:rFonts w:ascii="Times New Roman" w:hAnsi="Times New Roman" w:cs="Times New Roman"/>
          <w:color w:val="000000"/>
          <w:sz w:val="24"/>
          <w:szCs w:val="24"/>
          <w:shd w:val="clear" w:color="auto" w:fill="FFFFFF"/>
        </w:rPr>
        <w:t xml:space="preserve"> the NSC values </w:t>
      </w:r>
      <w:r w:rsidR="00E17434">
        <w:rPr>
          <w:rFonts w:ascii="Times New Roman" w:hAnsi="Times New Roman" w:cs="Times New Roman"/>
          <w:color w:val="000000"/>
          <w:sz w:val="24"/>
          <w:szCs w:val="24"/>
          <w:shd w:val="clear" w:color="auto" w:fill="FFFFFF"/>
        </w:rPr>
        <w:t>for that route and region</w:t>
      </w:r>
      <w:r w:rsidR="00E14FCF" w:rsidRPr="00A528C2">
        <w:rPr>
          <w:rFonts w:ascii="Times New Roman" w:hAnsi="Times New Roman" w:cs="Times New Roman"/>
          <w:color w:val="000000"/>
          <w:sz w:val="24"/>
          <w:szCs w:val="24"/>
          <w:shd w:val="clear" w:color="auto" w:fill="FFFFFF"/>
        </w:rPr>
        <w:t>. The</w:t>
      </w:r>
      <w:r w:rsidR="00DE10B1" w:rsidRPr="00A528C2">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 xml:space="preserve">mean </w:t>
      </w:r>
      <w:r w:rsidR="00DE10B1" w:rsidRPr="00A528C2">
        <w:rPr>
          <w:rFonts w:ascii="Times New Roman" w:hAnsi="Times New Roman" w:cs="Times New Roman"/>
          <w:color w:val="000000"/>
          <w:sz w:val="24"/>
          <w:szCs w:val="24"/>
          <w:shd w:val="clear" w:color="auto" w:fill="FFFFFF"/>
        </w:rPr>
        <w:t xml:space="preserve">standard </w:t>
      </w:r>
      <w:r w:rsidR="00E14FCF" w:rsidRPr="00A528C2">
        <w:rPr>
          <w:rFonts w:ascii="Times New Roman" w:hAnsi="Times New Roman" w:cs="Times New Roman"/>
          <w:color w:val="000000"/>
          <w:sz w:val="24"/>
          <w:szCs w:val="24"/>
          <w:shd w:val="clear" w:color="auto" w:fill="FFFFFF"/>
        </w:rPr>
        <w:t>deviations, in</w:t>
      </w:r>
      <w:r w:rsidR="00DE10B1" w:rsidRPr="00A528C2">
        <w:rPr>
          <w:rFonts w:ascii="Times New Roman" w:hAnsi="Times New Roman" w:cs="Times New Roman"/>
          <w:color w:val="000000"/>
          <w:sz w:val="24"/>
          <w:szCs w:val="24"/>
          <w:shd w:val="clear" w:color="auto" w:fill="FFFFFF"/>
        </w:rPr>
        <w:t xml:space="preserve"> a similar </w:t>
      </w:r>
      <w:proofErr w:type="gramStart"/>
      <w:r w:rsidR="00DE10B1" w:rsidRPr="00A528C2">
        <w:rPr>
          <w:rFonts w:ascii="Times New Roman" w:hAnsi="Times New Roman" w:cs="Times New Roman"/>
          <w:color w:val="000000"/>
          <w:sz w:val="24"/>
          <w:szCs w:val="24"/>
          <w:shd w:val="clear" w:color="auto" w:fill="FFFFFF"/>
        </w:rPr>
        <w:t xml:space="preserve">way </w:t>
      </w:r>
      <w:r w:rsidR="007B08A6" w:rsidRPr="00A528C2">
        <w:rPr>
          <w:rFonts w:ascii="Times New Roman" w:hAnsi="Times New Roman" w:cs="Times New Roman"/>
          <w:color w:val="000000"/>
          <w:sz w:val="24"/>
          <w:szCs w:val="24"/>
          <w:shd w:val="clear" w:color="auto" w:fill="FFFFFF"/>
        </w:rPr>
        <w:t>,</w:t>
      </w:r>
      <w:proofErr w:type="gramEnd"/>
      <w:r w:rsidR="007B08A6" w:rsidRPr="00A528C2">
        <w:rPr>
          <w:rFonts w:ascii="Times New Roman" w:hAnsi="Times New Roman" w:cs="Times New Roman"/>
          <w:color w:val="000000"/>
          <w:sz w:val="24"/>
          <w:szCs w:val="24"/>
          <w:shd w:val="clear" w:color="auto" w:fill="FFFFFF"/>
        </w:rPr>
        <w:t xml:space="preserve"> are average over each exposure path and </w:t>
      </w:r>
      <w:r w:rsidR="007B08A6" w:rsidRPr="00A528C2">
        <w:rPr>
          <w:rFonts w:ascii="Times New Roman" w:hAnsi="Times New Roman" w:cs="Times New Roman"/>
          <w:color w:val="000000"/>
          <w:sz w:val="24"/>
          <w:szCs w:val="24"/>
          <w:shd w:val="clear" w:color="auto" w:fill="FFFFFF"/>
        </w:rPr>
        <w:lastRenderedPageBreak/>
        <w:t>different climate</w:t>
      </w:r>
      <w:r w:rsidR="007B08A6" w:rsidRPr="007E0204">
        <w:rPr>
          <w:rFonts w:ascii="Times New Roman" w:eastAsia="宋体" w:hAnsi="Times New Roman" w:cs="Times New Roman"/>
          <w:color w:val="000000"/>
          <w:kern w:val="0"/>
          <w:sz w:val="24"/>
          <w:szCs w:val="24"/>
        </w:rPr>
        <w:t xml:space="preserve"> </w:t>
      </w:r>
      <w:r w:rsidR="00E10779">
        <w:rPr>
          <w:rFonts w:ascii="Times New Roman" w:eastAsia="宋体" w:hAnsi="Times New Roman" w:cs="Times New Roman"/>
          <w:color w:val="000000"/>
          <w:kern w:val="0"/>
          <w:sz w:val="24"/>
          <w:szCs w:val="24"/>
        </w:rPr>
        <w:t>regions</w:t>
      </w:r>
      <w:r w:rsidR="007B08A6" w:rsidRPr="007E0204">
        <w:rPr>
          <w:rFonts w:ascii="Times New Roman" w:eastAsia="宋体" w:hAnsi="Times New Roman" w:cs="Times New Roman"/>
          <w:color w:val="000000"/>
          <w:kern w:val="0"/>
          <w:sz w:val="24"/>
          <w:szCs w:val="24"/>
        </w:rPr>
        <w:t>.</w:t>
      </w:r>
      <w:r w:rsidR="00E14FCF">
        <w:rPr>
          <w:rFonts w:ascii="Times New Roman" w:eastAsia="宋体" w:hAnsi="Times New Roman" w:cs="Times New Roman"/>
          <w:color w:val="000000"/>
          <w:kern w:val="0"/>
          <w:sz w:val="24"/>
          <w:szCs w:val="24"/>
        </w:rPr>
        <w:t xml:space="preserve"> </w:t>
      </w:r>
      <w:commentRangeEnd w:id="25"/>
      <w:r w:rsidR="00E17434">
        <w:rPr>
          <w:rStyle w:val="ae"/>
        </w:rPr>
        <w:commentReference w:id="25"/>
      </w:r>
      <w:r w:rsidR="007B08A6" w:rsidRPr="007E0204">
        <w:rPr>
          <w:rFonts w:ascii="Times New Roman" w:eastAsia="宋体" w:hAnsi="Times New Roman" w:cs="Times New Roman"/>
          <w:color w:val="000000"/>
          <w:kern w:val="0"/>
          <w:sz w:val="24"/>
          <w:szCs w:val="24"/>
        </w:rPr>
        <w:t xml:space="preserve">Then these values could be used to evaluate the interaction and </w:t>
      </w:r>
      <w:r w:rsidR="00E14FCF" w:rsidRPr="007E0204">
        <w:rPr>
          <w:rFonts w:ascii="Times New Roman" w:eastAsia="宋体" w:hAnsi="Times New Roman" w:cs="Times New Roman"/>
          <w:color w:val="000000"/>
          <w:kern w:val="0"/>
          <w:sz w:val="24"/>
          <w:szCs w:val="24"/>
        </w:rPr>
        <w:t>nonlinearity</w:t>
      </w:r>
      <w:r w:rsidR="007B08A6" w:rsidRPr="007E0204">
        <w:rPr>
          <w:rFonts w:ascii="Times New Roman" w:eastAsia="宋体" w:hAnsi="Times New Roman" w:cs="Times New Roman"/>
          <w:color w:val="000000"/>
          <w:kern w:val="0"/>
          <w:sz w:val="24"/>
          <w:szCs w:val="24"/>
        </w:rPr>
        <w:t xml:space="preserve"> effect of input parameters on modeling output</w:t>
      </w:r>
    </w:p>
    <w:p w:rsidR="00366D2F" w:rsidRPr="007E0204" w:rsidRDefault="002C789B" w:rsidP="007E0204">
      <w:pPr>
        <w:pStyle w:val="2"/>
        <w:rPr>
          <w:rFonts w:ascii="Times New Roman" w:hAnsi="Times New Roman" w:cs="Times New Roman"/>
        </w:rPr>
      </w:pPr>
      <w:r>
        <w:rPr>
          <w:rFonts w:ascii="Times New Roman" w:hAnsi="Times New Roman" w:cs="Times New Roman"/>
        </w:rPr>
        <w:t>Statisti</w:t>
      </w:r>
      <w:r w:rsidR="00E730CA">
        <w:rPr>
          <w:rFonts w:ascii="Times New Roman" w:hAnsi="Times New Roman" w:cs="Times New Roman"/>
        </w:rPr>
        <w:t xml:space="preserve">cs of </w:t>
      </w:r>
      <w:r w:rsidR="00E14FCF">
        <w:rPr>
          <w:rFonts w:ascii="Times New Roman" w:hAnsi="Times New Roman" w:cs="Times New Roman"/>
        </w:rPr>
        <w:t>C</w:t>
      </w:r>
      <w:r w:rsidR="00E14FCF" w:rsidRPr="007E0204">
        <w:rPr>
          <w:rFonts w:ascii="Times New Roman" w:hAnsi="Times New Roman" w:cs="Times New Roman"/>
        </w:rPr>
        <w:t>oncentrations</w:t>
      </w:r>
      <w:r w:rsidR="00366D2F" w:rsidRPr="007E0204">
        <w:rPr>
          <w:rFonts w:ascii="Times New Roman" w:hAnsi="Times New Roman" w:cs="Times New Roman"/>
        </w:rPr>
        <w:t>,</w:t>
      </w:r>
      <w:r w:rsidR="00E14FCF">
        <w:rPr>
          <w:rFonts w:ascii="Times New Roman" w:hAnsi="Times New Roman" w:cs="Times New Roman"/>
        </w:rPr>
        <w:t xml:space="preserve"> </w:t>
      </w:r>
      <w:r w:rsidR="00366D2F" w:rsidRPr="007E0204">
        <w:rPr>
          <w:rFonts w:ascii="Times New Roman" w:hAnsi="Times New Roman" w:cs="Times New Roman"/>
        </w:rPr>
        <w:t xml:space="preserve">Exposure and </w:t>
      </w:r>
      <w:r w:rsidR="00E14FCF" w:rsidRPr="007E0204">
        <w:rPr>
          <w:rFonts w:ascii="Times New Roman" w:hAnsi="Times New Roman" w:cs="Times New Roman"/>
        </w:rPr>
        <w:t>Sensitivity</w:t>
      </w:r>
      <w:r w:rsidR="00366D2F" w:rsidRPr="007E0204">
        <w:rPr>
          <w:rFonts w:ascii="Times New Roman" w:hAnsi="Times New Roman" w:cs="Times New Roman"/>
        </w:rPr>
        <w:t xml:space="preserve"> Analysis</w:t>
      </w:r>
    </w:p>
    <w:p w:rsidR="00323344" w:rsidRPr="00E83E28" w:rsidDel="000D7FE0" w:rsidRDefault="00366D2F" w:rsidP="00275B52">
      <w:pPr>
        <w:widowControl/>
        <w:spacing w:before="96" w:after="120" w:line="480" w:lineRule="auto"/>
        <w:ind w:firstLine="720"/>
        <w:jc w:val="left"/>
        <w:rPr>
          <w:del w:id="26" w:author="Yong" w:date="2013-12-15T16:18:00Z"/>
          <w:rFonts w:ascii="Times New Roman" w:hAnsi="Times New Roman" w:cs="Times New Roman"/>
          <w:color w:val="000000"/>
          <w:sz w:val="24"/>
          <w:szCs w:val="24"/>
          <w:shd w:val="clear" w:color="auto" w:fill="FFFFFF"/>
        </w:rPr>
      </w:pPr>
      <w:r w:rsidRPr="00E83E28">
        <w:rPr>
          <w:rFonts w:ascii="Times New Roman" w:hAnsi="Times New Roman" w:cs="Times New Roman"/>
          <w:color w:val="000000"/>
          <w:sz w:val="24"/>
          <w:szCs w:val="24"/>
          <w:shd w:val="clear" w:color="auto" w:fill="FFFFFF"/>
        </w:rPr>
        <w:t xml:space="preserve">To generated statistics of </w:t>
      </w:r>
      <w:r w:rsidR="00E14FCF" w:rsidRPr="00E83E28">
        <w:rPr>
          <w:rFonts w:ascii="Times New Roman" w:hAnsi="Times New Roman" w:cs="Times New Roman"/>
          <w:color w:val="000000"/>
          <w:sz w:val="24"/>
          <w:szCs w:val="24"/>
          <w:shd w:val="clear" w:color="auto" w:fill="FFFFFF"/>
        </w:rPr>
        <w:t>concentrations, surface</w:t>
      </w:r>
      <w:r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loading, exposures</w:t>
      </w:r>
      <w:r w:rsidRPr="00E83E28">
        <w:rPr>
          <w:rFonts w:ascii="Times New Roman" w:hAnsi="Times New Roman" w:cs="Times New Roman"/>
          <w:color w:val="000000"/>
          <w:sz w:val="24"/>
          <w:szCs w:val="24"/>
          <w:shd w:val="clear" w:color="auto" w:fill="FFFFFF"/>
        </w:rPr>
        <w:t xml:space="preserve"> and sensitivity </w:t>
      </w:r>
      <w:r w:rsidR="00E14FCF" w:rsidRPr="00E83E28">
        <w:rPr>
          <w:rFonts w:ascii="Times New Roman" w:hAnsi="Times New Roman" w:cs="Times New Roman"/>
          <w:color w:val="000000"/>
          <w:sz w:val="24"/>
          <w:szCs w:val="24"/>
          <w:shd w:val="clear" w:color="auto" w:fill="FFFFFF"/>
        </w:rPr>
        <w:t>analysis, simulations</w:t>
      </w:r>
      <w:r w:rsidRPr="00E83E28">
        <w:rPr>
          <w:rFonts w:ascii="Times New Roman" w:hAnsi="Times New Roman" w:cs="Times New Roman"/>
          <w:color w:val="000000"/>
          <w:sz w:val="24"/>
          <w:szCs w:val="24"/>
          <w:shd w:val="clear" w:color="auto" w:fill="FFFFFF"/>
        </w:rPr>
        <w:t xml:space="preserve"> were conducted using 100000</w:t>
      </w:r>
      <w:r w:rsidR="00323344" w:rsidRPr="00E83E28">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w:t>
      </w:r>
      <w:r w:rsidRPr="00E83E28">
        <w:rPr>
          <w:rFonts w:ascii="Times New Roman" w:hAnsi="Times New Roman" w:cs="Times New Roman"/>
          <w:color w:val="000000"/>
          <w:sz w:val="24"/>
          <w:szCs w:val="24"/>
          <w:shd w:val="clear" w:color="auto" w:fill="FFFFFF"/>
        </w:rPr>
        <w:t>virtual residents</w:t>
      </w:r>
      <w:r w:rsidR="00323344" w:rsidRPr="00E83E28">
        <w:rPr>
          <w:rFonts w:ascii="Times New Roman" w:hAnsi="Times New Roman" w:cs="Times New Roman"/>
          <w:color w:val="000000"/>
          <w:sz w:val="24"/>
          <w:szCs w:val="24"/>
          <w:shd w:val="clear" w:color="auto" w:fill="FFFFFF"/>
        </w:rPr>
        <w:t xml:space="preserve">” </w:t>
      </w:r>
      <w:r w:rsidRPr="00E83E28">
        <w:rPr>
          <w:rFonts w:ascii="Times New Roman" w:hAnsi="Times New Roman" w:cs="Times New Roman"/>
          <w:color w:val="000000"/>
          <w:sz w:val="24"/>
          <w:szCs w:val="24"/>
          <w:shd w:val="clear" w:color="auto" w:fill="FFFFFF"/>
        </w:rPr>
        <w:t xml:space="preserve">in </w:t>
      </w:r>
      <w:r w:rsidR="00323344" w:rsidRPr="00E83E28">
        <w:rPr>
          <w:rFonts w:ascii="Times New Roman" w:hAnsi="Times New Roman" w:cs="Times New Roman"/>
          <w:color w:val="000000"/>
          <w:sz w:val="24"/>
          <w:szCs w:val="24"/>
          <w:shd w:val="clear" w:color="auto" w:fill="FFFFFF"/>
        </w:rPr>
        <w:t>these 9</w:t>
      </w:r>
      <w:r w:rsidR="00E14FCF">
        <w:rPr>
          <w:rFonts w:ascii="Times New Roman" w:hAnsi="Times New Roman" w:cs="Times New Roman"/>
          <w:color w:val="000000"/>
          <w:sz w:val="24"/>
          <w:szCs w:val="24"/>
          <w:shd w:val="clear" w:color="auto" w:fill="FFFFFF"/>
        </w:rPr>
        <w:t xml:space="preserve"> d</w:t>
      </w:r>
      <w:r w:rsidR="00E14FCF" w:rsidRPr="00E83E28">
        <w:rPr>
          <w:rFonts w:ascii="Times New Roman" w:hAnsi="Times New Roman" w:cs="Times New Roman"/>
          <w:color w:val="000000"/>
          <w:sz w:val="24"/>
          <w:szCs w:val="24"/>
          <w:shd w:val="clear" w:color="auto" w:fill="FFFFFF"/>
        </w:rPr>
        <w:t>ifferent</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climate</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regions. Each</w:t>
      </w:r>
      <w:r w:rsidR="00323344" w:rsidRPr="00E83E28">
        <w:rPr>
          <w:rFonts w:ascii="Times New Roman" w:hAnsi="Times New Roman" w:cs="Times New Roman"/>
          <w:color w:val="000000"/>
          <w:sz w:val="24"/>
          <w:szCs w:val="24"/>
          <w:shd w:val="clear" w:color="auto" w:fill="FFFFFF"/>
        </w:rPr>
        <w:t xml:space="preserve"> resident will experience the whole flowering season with 5 kinds of pollens in different </w:t>
      </w:r>
      <w:r w:rsidR="00E14FCF" w:rsidRPr="00E83E28">
        <w:rPr>
          <w:rFonts w:ascii="Times New Roman" w:hAnsi="Times New Roman" w:cs="Times New Roman"/>
          <w:color w:val="000000"/>
          <w:sz w:val="24"/>
          <w:szCs w:val="24"/>
          <w:shd w:val="clear" w:color="auto" w:fill="FFFFFF"/>
        </w:rPr>
        <w:t>scenario</w:t>
      </w:r>
      <w:r w:rsidR="00E17434">
        <w:rPr>
          <w:rFonts w:ascii="Times New Roman" w:hAnsi="Times New Roman" w:cs="Times New Roman"/>
          <w:color w:val="000000"/>
          <w:sz w:val="24"/>
          <w:szCs w:val="24"/>
          <w:shd w:val="clear" w:color="auto" w:fill="FFFFFF"/>
        </w:rPr>
        <w:t>s</w:t>
      </w:r>
      <w:r w:rsidR="00E14FCF" w:rsidRPr="00E83E28">
        <w:rPr>
          <w:rFonts w:ascii="Times New Roman" w:hAnsi="Times New Roman" w:cs="Times New Roman"/>
          <w:color w:val="000000"/>
          <w:sz w:val="24"/>
          <w:szCs w:val="24"/>
          <w:shd w:val="clear" w:color="auto" w:fill="FFFFFF"/>
        </w:rPr>
        <w:t xml:space="preserve"> (</w:t>
      </w:r>
      <w:r w:rsidR="00323344" w:rsidRPr="00E83E28">
        <w:rPr>
          <w:rFonts w:ascii="Times New Roman" w:hAnsi="Times New Roman" w:cs="Times New Roman"/>
          <w:color w:val="000000"/>
          <w:sz w:val="24"/>
          <w:szCs w:val="24"/>
          <w:shd w:val="clear" w:color="auto" w:fill="FFFFFF"/>
        </w:rPr>
        <w:t>outdoor and indoor).</w:t>
      </w:r>
      <w:r w:rsidR="000D7FE0">
        <w:rPr>
          <w:rFonts w:ascii="Times New Roman" w:hAnsi="Times New Roman" w:cs="Times New Roman"/>
          <w:color w:val="000000"/>
          <w:sz w:val="24"/>
          <w:szCs w:val="24"/>
          <w:shd w:val="clear" w:color="auto" w:fill="FFFFFF"/>
        </w:rPr>
        <w:t xml:space="preserve"> </w:t>
      </w:r>
      <w:r w:rsidR="000D7FE0">
        <w:rPr>
          <w:rFonts w:ascii="Times New Roman" w:hAnsi="Times New Roman" w:cs="Times New Roman"/>
          <w:color w:val="000000"/>
          <w:sz w:val="24"/>
          <w:szCs w:val="24"/>
          <w:shd w:val="clear" w:color="auto" w:fill="FFFFFF"/>
        </w:rPr>
        <w:br w:type="page"/>
      </w:r>
    </w:p>
    <w:p w:rsidR="007455B6" w:rsidRDefault="007455B6" w:rsidP="00713C12">
      <w:pPr>
        <w:pStyle w:val="1"/>
        <w:rPr>
          <w:rFonts w:hint="eastAsia"/>
        </w:rPr>
      </w:pPr>
      <w:r w:rsidRPr="007455B6">
        <w:rPr>
          <w:rFonts w:hint="eastAsia"/>
        </w:rPr>
        <w:lastRenderedPageBreak/>
        <w:t>Result and Discussion</w:t>
      </w:r>
      <w:r w:rsidR="00DC6450">
        <w:rPr>
          <w:rFonts w:hint="eastAsia"/>
        </w:rPr>
        <w:t xml:space="preserve">   </w:t>
      </w:r>
      <w:r>
        <w:rPr>
          <w:rFonts w:hint="eastAsia"/>
        </w:rPr>
        <w:t xml:space="preserve"> </w:t>
      </w:r>
    </w:p>
    <w:p w:rsidR="001F6FA0" w:rsidRPr="004C7C64" w:rsidRDefault="001F6FA0" w:rsidP="001F6FA0">
      <w:pPr>
        <w:pStyle w:val="2"/>
        <w:ind w:firstLine="630"/>
      </w:pPr>
      <w:r w:rsidRPr="004C7C64">
        <w:t xml:space="preserve">Pollen </w:t>
      </w:r>
      <w:r>
        <w:t>Season Discussion</w:t>
      </w:r>
    </w:p>
    <w:p w:rsidR="001F6FA0" w:rsidRPr="001F6FA0" w:rsidRDefault="001F6FA0" w:rsidP="001F6FA0">
      <w:pPr>
        <w:spacing w:line="480" w:lineRule="auto"/>
        <w:ind w:firstLine="420"/>
        <w:rPr>
          <w:rFonts w:ascii="Times New Roman" w:hAnsi="Times New Roman" w:cs="Times New Roman"/>
          <w:color w:val="000000"/>
          <w:sz w:val="24"/>
          <w:szCs w:val="24"/>
          <w:shd w:val="clear" w:color="auto" w:fill="FFFFFF"/>
        </w:rPr>
      </w:pPr>
      <w:r w:rsidRPr="001F6FA0">
        <w:rPr>
          <w:rFonts w:ascii="Times New Roman" w:hAnsi="Times New Roman" w:cs="Times New Roman"/>
          <w:color w:val="000000"/>
          <w:sz w:val="24"/>
          <w:szCs w:val="24"/>
          <w:shd w:val="clear" w:color="auto" w:fill="FFFFFF"/>
        </w:rPr>
        <w:t>For most of the studied stations, comparison of mean pollen indices between the periods of 1994–2000 and 2001–2011 showed that these five different species pollen were observed to flower 1–2 weeks earlier; The observed pollen season lengths varied for Ambrosia, Artemisia, Betula, Gramineae and Quercus across the different monitoring stations in the United States. Optimum initial date and base temperature for start date was found to be 25th July for Ambrosia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_Ref374526417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9</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data for Artemisia is 11th April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_Ref374526485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10</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w:t>
      </w:r>
      <w:proofErr w:type="gramStart"/>
      <w:r w:rsidRPr="001F6FA0">
        <w:rPr>
          <w:rFonts w:ascii="Times New Roman" w:hAnsi="Times New Roman" w:cs="Times New Roman"/>
          <w:color w:val="000000"/>
          <w:sz w:val="24"/>
          <w:szCs w:val="24"/>
          <w:shd w:val="clear" w:color="auto" w:fill="FFFFFF"/>
        </w:rPr>
        <w:t>,</w:t>
      </w:r>
      <w:proofErr w:type="gramEnd"/>
      <w:r w:rsidRPr="001F6FA0">
        <w:rPr>
          <w:rFonts w:ascii="Times New Roman" w:hAnsi="Times New Roman" w:cs="Times New Roman"/>
          <w:color w:val="000000"/>
          <w:sz w:val="24"/>
          <w:szCs w:val="24"/>
          <w:shd w:val="clear" w:color="auto" w:fill="FFFFFF"/>
        </w:rPr>
        <w:t xml:space="preserve"> the start data for Betula is 29th March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_Ref374526676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11</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date for Gramineae is 28th April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_Ref374526681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12</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date for Quercus is 22nd March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_Ref374526692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13</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xml:space="preserve">].the pollen season lasts roughly 3months for each species, respectively. Simulation results indicated that responses of these different kinds of pollens to </w:t>
      </w:r>
      <w:r w:rsidRPr="008F7242">
        <w:rPr>
          <w:rFonts w:ascii="Times New Roman" w:hAnsi="Times New Roman" w:cs="Times New Roman"/>
          <w:color w:val="000000"/>
          <w:sz w:val="24"/>
          <w:szCs w:val="24"/>
          <w:shd w:val="clear" w:color="auto" w:fill="FFFFFF"/>
        </w:rPr>
        <w:t>climate</w:t>
      </w:r>
      <w:r>
        <w:rPr>
          <w:rFonts w:ascii="Times New Roman" w:hAnsi="Times New Roman" w:cs="Times New Roman"/>
          <w:color w:val="000000"/>
          <w:sz w:val="24"/>
          <w:szCs w:val="24"/>
          <w:shd w:val="clear" w:color="auto" w:fill="FFFFFF"/>
        </w:rPr>
        <w:t xml:space="preserve"> </w:t>
      </w:r>
      <w:r w:rsidRPr="008F7242">
        <w:rPr>
          <w:rFonts w:ascii="Times New Roman" w:hAnsi="Times New Roman" w:cs="Times New Roman"/>
          <w:color w:val="000000"/>
          <w:sz w:val="24"/>
          <w:szCs w:val="24"/>
          <w:shd w:val="clear" w:color="auto" w:fill="FFFFFF"/>
        </w:rPr>
        <w:t>are expected to vary for different regions.</w:t>
      </w:r>
      <w:r w:rsidRPr="00713C12">
        <w:rPr>
          <w:rFonts w:ascii="Times New Roman" w:hAnsi="Times New Roman" w:cs="Times New Roman"/>
          <w:color w:val="000000"/>
          <w:sz w:val="24"/>
          <w:szCs w:val="24"/>
          <w:shd w:val="clear" w:color="auto" w:fill="FFFFFF"/>
        </w:rPr>
        <w:t xml:space="preserve"> Observed airborne pollen counts were obtained from monitoring stations of the American Academy of Allergy Asthma and Immunology (AAAAI) located in 9 different climate </w:t>
      </w:r>
      <w:r>
        <w:rPr>
          <w:rFonts w:ascii="Times New Roman" w:hAnsi="Times New Roman" w:cs="Times New Roman"/>
          <w:color w:val="000000"/>
          <w:sz w:val="24"/>
          <w:szCs w:val="24"/>
          <w:shd w:val="clear" w:color="auto" w:fill="FFFFFF"/>
        </w:rPr>
        <w:t>regions</w:t>
      </w:r>
      <w:r w:rsidRPr="00713C12">
        <w:rPr>
          <w:rFonts w:ascii="Times New Roman" w:hAnsi="Times New Roman" w:cs="Times New Roman"/>
          <w:color w:val="000000"/>
          <w:sz w:val="24"/>
          <w:szCs w:val="24"/>
          <w:shd w:val="clear" w:color="auto" w:fill="FFFFFF"/>
        </w:rPr>
        <w:t>. The reported pollen data were classified only at the level of genus. Species under genus of Ambrosia,</w:t>
      </w:r>
      <w:r>
        <w:rPr>
          <w:rFonts w:ascii="Times New Roman" w:hAnsi="Times New Roman" w:cs="Times New Roman"/>
          <w:color w:val="000000"/>
          <w:sz w:val="24"/>
          <w:szCs w:val="24"/>
          <w:shd w:val="clear" w:color="auto" w:fill="FFFFFF"/>
        </w:rPr>
        <w:t xml:space="preserve"> </w:t>
      </w:r>
      <w:r w:rsidRPr="00713C12">
        <w:rPr>
          <w:rFonts w:ascii="Times New Roman" w:hAnsi="Times New Roman" w:cs="Times New Roman"/>
          <w:color w:val="000000"/>
          <w:sz w:val="24"/>
          <w:szCs w:val="24"/>
          <w:shd w:val="clear" w:color="auto" w:fill="FFFFFF"/>
        </w:rPr>
        <w:t>Artemisia,</w:t>
      </w:r>
      <w:r>
        <w:rPr>
          <w:rFonts w:ascii="Times New Roman" w:hAnsi="Times New Roman" w:cs="Times New Roman"/>
          <w:color w:val="000000"/>
          <w:sz w:val="24"/>
          <w:szCs w:val="24"/>
          <w:shd w:val="clear" w:color="auto" w:fill="FFFFFF"/>
        </w:rPr>
        <w:t xml:space="preserve"> </w:t>
      </w:r>
      <w:r w:rsidRPr="00713C12">
        <w:rPr>
          <w:rFonts w:ascii="Times New Roman" w:hAnsi="Times New Roman" w:cs="Times New Roman"/>
          <w:color w:val="000000"/>
          <w:sz w:val="24"/>
          <w:szCs w:val="24"/>
          <w:shd w:val="clear" w:color="auto" w:fill="FFFFFF"/>
        </w:rPr>
        <w:t>Betula,</w:t>
      </w:r>
      <w:r>
        <w:rPr>
          <w:rFonts w:ascii="Times New Roman" w:hAnsi="Times New Roman" w:cs="Times New Roman"/>
          <w:color w:val="000000"/>
          <w:sz w:val="24"/>
          <w:szCs w:val="24"/>
          <w:shd w:val="clear" w:color="auto" w:fill="FFFFFF"/>
        </w:rPr>
        <w:t xml:space="preserve"> </w:t>
      </w:r>
      <w:r w:rsidRPr="00713C12">
        <w:rPr>
          <w:rFonts w:ascii="Times New Roman" w:hAnsi="Times New Roman" w:cs="Times New Roman"/>
          <w:color w:val="000000"/>
          <w:sz w:val="24"/>
          <w:szCs w:val="24"/>
          <w:shd w:val="clear" w:color="auto" w:fill="FFFFFF"/>
        </w:rPr>
        <w:t>Gramineae or Quercus were not differentiated.</w:t>
      </w:r>
      <w:r w:rsidRPr="00C01CDF">
        <w:rPr>
          <w:rFonts w:ascii="Times New Roman" w:hAnsi="Times New Roman" w:cs="Times New Roman"/>
          <w:color w:val="000000"/>
          <w:sz w:val="24"/>
          <w:szCs w:val="24"/>
          <w:shd w:val="clear" w:color="auto" w:fill="FFFFFF"/>
        </w:rPr>
        <w:t xml:space="preserve"> Data used here are from March to </w:t>
      </w:r>
      <w:r>
        <w:rPr>
          <w:rFonts w:ascii="Times New Roman" w:hAnsi="Times New Roman" w:cs="Times New Roman"/>
          <w:color w:val="000000"/>
          <w:sz w:val="24"/>
          <w:szCs w:val="24"/>
          <w:shd w:val="clear" w:color="auto" w:fill="FFFFFF"/>
        </w:rPr>
        <w:t>September</w:t>
      </w:r>
      <w:r w:rsidRPr="00C01CDF">
        <w:rPr>
          <w:rFonts w:ascii="Times New Roman" w:hAnsi="Times New Roman" w:cs="Times New Roman"/>
          <w:color w:val="000000"/>
          <w:sz w:val="24"/>
          <w:szCs w:val="24"/>
          <w:shd w:val="clear" w:color="auto" w:fill="FFFFFF"/>
        </w:rPr>
        <w:t xml:space="preserve">, which </w:t>
      </w:r>
      <w:r>
        <w:rPr>
          <w:rFonts w:ascii="Times New Roman" w:hAnsi="Times New Roman" w:cs="Times New Roman"/>
          <w:color w:val="000000"/>
          <w:sz w:val="24"/>
          <w:szCs w:val="24"/>
          <w:shd w:val="clear" w:color="auto" w:fill="FFFFFF"/>
        </w:rPr>
        <w:t>covers all the pollen season for all kinds of pollen species discussed above</w:t>
      </w:r>
      <w:r w:rsidRPr="00C01CDF">
        <w:rPr>
          <w:rFonts w:ascii="Times New Roman" w:hAnsi="Times New Roman" w:cs="Times New Roman"/>
          <w:color w:val="000000"/>
          <w:sz w:val="24"/>
          <w:szCs w:val="24"/>
          <w:shd w:val="clear" w:color="auto" w:fill="FFFFFF"/>
        </w:rPr>
        <w:t xml:space="preserve">, the </w:t>
      </w:r>
      <w:r>
        <w:rPr>
          <w:rFonts w:ascii="Times New Roman" w:hAnsi="Times New Roman" w:cs="Times New Roman"/>
          <w:color w:val="000000"/>
          <w:sz w:val="24"/>
          <w:szCs w:val="24"/>
          <w:shd w:val="clear" w:color="auto" w:fill="FFFFFF"/>
        </w:rPr>
        <w:t xml:space="preserve">spatial distribution </w:t>
      </w:r>
      <w:r w:rsidRPr="00C01CDF">
        <w:rPr>
          <w:rFonts w:ascii="Times New Roman" w:hAnsi="Times New Roman" w:cs="Times New Roman"/>
          <w:color w:val="000000"/>
          <w:sz w:val="24"/>
          <w:szCs w:val="24"/>
          <w:shd w:val="clear" w:color="auto" w:fill="FFFFFF"/>
        </w:rPr>
        <w:t xml:space="preserve">scenario </w:t>
      </w:r>
      <w:r>
        <w:rPr>
          <w:rFonts w:ascii="Times New Roman" w:hAnsi="Times New Roman" w:cs="Times New Roman"/>
          <w:color w:val="000000"/>
          <w:sz w:val="24"/>
          <w:szCs w:val="24"/>
          <w:shd w:val="clear" w:color="auto" w:fill="FFFFFF"/>
        </w:rPr>
        <w:t xml:space="preserve">of Betula in 2004 </w:t>
      </w:r>
      <w:r w:rsidRPr="00C01CDF">
        <w:rPr>
          <w:rFonts w:ascii="Times New Roman" w:hAnsi="Times New Roman" w:cs="Times New Roman"/>
          <w:color w:val="000000"/>
          <w:sz w:val="24"/>
          <w:szCs w:val="24"/>
          <w:shd w:val="clear" w:color="auto" w:fill="FFFFFF"/>
        </w:rPr>
        <w:t>is displayed</w:t>
      </w:r>
      <w:r>
        <w:rPr>
          <w:rFonts w:ascii="Times New Roman" w:hAnsi="Times New Roman" w:cs="Times New Roman"/>
          <w:color w:val="000000"/>
          <w:sz w:val="24"/>
          <w:szCs w:val="24"/>
          <w:shd w:val="clear" w:color="auto" w:fill="FFFFFF"/>
        </w:rPr>
        <w:t xml:space="preserve"> as an example</w:t>
      </w:r>
      <w:r w:rsidRPr="00C01CDF">
        <w:rPr>
          <w:rFonts w:ascii="Times New Roman" w:hAnsi="Times New Roman" w:cs="Times New Roman"/>
          <w:color w:val="000000"/>
          <w:sz w:val="24"/>
          <w:szCs w:val="24"/>
          <w:shd w:val="clear" w:color="auto" w:fill="FFFFFF"/>
        </w:rPr>
        <w:t>, using VERDI. We are using logarithm instead of linear to make the figure clearer</w:t>
      </w:r>
      <w:ins w:id="27" w:author="Yong" w:date="2013-12-15T15:40:00Z">
        <w:r>
          <w:rPr>
            <w:rFonts w:ascii="Times New Roman" w:hAnsi="Times New Roman" w:cs="Times New Roman"/>
            <w:color w:val="000000"/>
            <w:sz w:val="24"/>
            <w:szCs w:val="24"/>
            <w:shd w:val="clear" w:color="auto" w:fill="FFFFFF"/>
          </w:rPr>
          <w:t>.</w:t>
        </w:r>
      </w:ins>
    </w:p>
    <w:p w:rsidR="007B5143" w:rsidRPr="004C7C64" w:rsidRDefault="000D7FE0" w:rsidP="0044119F">
      <w:pPr>
        <w:pStyle w:val="2"/>
        <w:spacing w:line="415" w:lineRule="auto"/>
        <w:ind w:left="578" w:firstLine="629"/>
      </w:pPr>
      <w:r>
        <w:lastRenderedPageBreak/>
        <w:t xml:space="preserve"> </w:t>
      </w:r>
      <w:proofErr w:type="gramStart"/>
      <w:r w:rsidR="00C82DAA" w:rsidRPr="004C7C64">
        <w:t>Pollen</w:t>
      </w:r>
      <w:r w:rsidR="002702CC" w:rsidRPr="004C7C64">
        <w:t xml:space="preserve"> Concentration and Surface Loading.</w:t>
      </w:r>
      <w:proofErr w:type="gramEnd"/>
    </w:p>
    <w:p w:rsidR="00986DBC" w:rsidRDefault="00EF1A81" w:rsidP="000F454B">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fldChar w:fldCharType="begin"/>
      </w:r>
      <w:r>
        <w:rPr>
          <w:rFonts w:ascii="Times New Roman" w:hAnsi="Times New Roman" w:cs="Times New Roman"/>
          <w:color w:val="000000"/>
          <w:sz w:val="24"/>
          <w:szCs w:val="24"/>
          <w:shd w:val="clear" w:color="auto" w:fill="FFFFFF"/>
        </w:rPr>
        <w:instrText xml:space="preserve"> REF _Ref374526417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DA1F97">
        <w:t xml:space="preserve">Figure </w:t>
      </w:r>
      <w:r w:rsidR="00DA1F97">
        <w:rPr>
          <w:noProof/>
        </w:rPr>
        <w:t>9</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 </w:t>
      </w:r>
      <w:r>
        <w:rPr>
          <w:rFonts w:ascii="Times New Roman" w:hAnsi="Times New Roman" w:cs="Times New Roman"/>
          <w:color w:val="000000"/>
          <w:sz w:val="24"/>
          <w:szCs w:val="24"/>
          <w:shd w:val="clear" w:color="auto" w:fill="FFFFFF"/>
        </w:rPr>
        <w:fldChar w:fldCharType="begin"/>
      </w:r>
      <w:r>
        <w:rPr>
          <w:rFonts w:ascii="Times New Roman" w:hAnsi="Times New Roman" w:cs="Times New Roman"/>
          <w:color w:val="000000"/>
          <w:sz w:val="24"/>
          <w:szCs w:val="24"/>
          <w:shd w:val="clear" w:color="auto" w:fill="FFFFFF"/>
        </w:rPr>
        <w:instrText xml:space="preserve"> REF _Ref374526692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DA1F97">
        <w:t xml:space="preserve">Figure </w:t>
      </w:r>
      <w:r w:rsidR="00DA1F97">
        <w:rPr>
          <w:noProof/>
        </w:rPr>
        <w:t>13</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are time series of observed daily concentrations of birch, oak, ragweed, mugwort and grass pollen from 1994 to 2010 at UMDNJ and Cherry Hill monitoring stations in New Jersey, U.SA</w:t>
      </w:r>
      <w:r w:rsidR="00986DBC">
        <w:rPr>
          <w:rFonts w:ascii="Times New Roman" w:hAnsi="Times New Roman" w:cs="Times New Roman"/>
          <w:color w:val="000000"/>
          <w:sz w:val="24"/>
          <w:szCs w:val="24"/>
          <w:shd w:val="clear" w:color="auto" w:fill="FFFFFF"/>
        </w:rPr>
        <w:t>. The start dates of pollen of different species are varied. The pollen season ranges from early March to late October. We also discovered that the peak values often appear in the middle of the pollen seasons. Figure 14 show</w:t>
      </w:r>
      <w:r>
        <w:rPr>
          <w:rFonts w:ascii="Times New Roman" w:hAnsi="Times New Roman" w:cs="Times New Roman"/>
          <w:color w:val="000000"/>
          <w:sz w:val="24"/>
          <w:szCs w:val="24"/>
          <w:shd w:val="clear" w:color="auto" w:fill="FFFFFF"/>
        </w:rPr>
        <w:t>s</w:t>
      </w:r>
      <w:r w:rsidR="00986DBC">
        <w:rPr>
          <w:rFonts w:ascii="Times New Roman" w:hAnsi="Times New Roman" w:cs="Times New Roman"/>
          <w:color w:val="000000"/>
          <w:sz w:val="24"/>
          <w:szCs w:val="24"/>
          <w:shd w:val="clear" w:color="auto" w:fill="FFFFFF"/>
        </w:rPr>
        <w:t xml:space="preserve"> the spatial distribution of pollens of Quercus in the start </w:t>
      </w:r>
      <w:r w:rsidR="001125C6">
        <w:rPr>
          <w:rFonts w:ascii="Times New Roman" w:hAnsi="Times New Roman" w:cs="Times New Roman"/>
          <w:color w:val="000000"/>
          <w:sz w:val="24"/>
          <w:szCs w:val="24"/>
          <w:shd w:val="clear" w:color="auto" w:fill="FFFFFF"/>
        </w:rPr>
        <w:t>date (</w:t>
      </w:r>
      <w:r w:rsidR="00986DBC">
        <w:rPr>
          <w:rFonts w:ascii="Times New Roman" w:hAnsi="Times New Roman" w:cs="Times New Roman"/>
          <w:color w:val="000000"/>
          <w:sz w:val="24"/>
          <w:szCs w:val="24"/>
          <w:shd w:val="clear" w:color="auto" w:fill="FFFFFF"/>
        </w:rPr>
        <w:t>March 15</w:t>
      </w:r>
      <w:r w:rsidR="00986DBC" w:rsidRPr="00986DBC">
        <w:rPr>
          <w:rFonts w:ascii="Times New Roman" w:hAnsi="Times New Roman" w:cs="Times New Roman"/>
          <w:color w:val="000000"/>
          <w:sz w:val="24"/>
          <w:szCs w:val="24"/>
          <w:shd w:val="clear" w:color="auto" w:fill="FFFFFF"/>
          <w:vertAlign w:val="superscript"/>
        </w:rPr>
        <w:t>th</w:t>
      </w:r>
      <w:r w:rsidR="00986DBC">
        <w:rPr>
          <w:rFonts w:ascii="Times New Roman" w:hAnsi="Times New Roman" w:cs="Times New Roman"/>
          <w:color w:val="000000"/>
          <w:sz w:val="24"/>
          <w:szCs w:val="24"/>
          <w:shd w:val="clear" w:color="auto" w:fill="FFFFFF"/>
        </w:rPr>
        <w:t xml:space="preserve">) in the national wide </w:t>
      </w:r>
      <w:r w:rsidR="001125C6">
        <w:rPr>
          <w:rFonts w:ascii="Times New Roman" w:hAnsi="Times New Roman" w:cs="Times New Roman"/>
          <w:color w:val="000000"/>
          <w:sz w:val="24"/>
          <w:szCs w:val="24"/>
          <w:shd w:val="clear" w:color="auto" w:fill="FFFFFF"/>
        </w:rPr>
        <w:t>scale. The</w:t>
      </w:r>
      <w:r w:rsidR="00986DBC">
        <w:rPr>
          <w:rFonts w:ascii="Times New Roman" w:hAnsi="Times New Roman" w:cs="Times New Roman"/>
          <w:color w:val="000000"/>
          <w:sz w:val="24"/>
          <w:szCs w:val="24"/>
          <w:shd w:val="clear" w:color="auto" w:fill="FFFFFF"/>
        </w:rPr>
        <w:t xml:space="preserve"> peak value </w:t>
      </w:r>
      <w:r w:rsidR="001125C6">
        <w:rPr>
          <w:rFonts w:ascii="Times New Roman" w:hAnsi="Times New Roman" w:cs="Times New Roman"/>
          <w:color w:val="000000"/>
          <w:sz w:val="24"/>
          <w:szCs w:val="24"/>
          <w:shd w:val="clear" w:color="auto" w:fill="FFFFFF"/>
        </w:rPr>
        <w:t>observed</w:t>
      </w:r>
      <w:r w:rsidR="00986DBC">
        <w:rPr>
          <w:rFonts w:ascii="Times New Roman" w:hAnsi="Times New Roman" w:cs="Times New Roman"/>
          <w:color w:val="000000"/>
          <w:sz w:val="24"/>
          <w:szCs w:val="24"/>
          <w:shd w:val="clear" w:color="auto" w:fill="FFFFFF"/>
        </w:rPr>
        <w:t xml:space="preserve"> in the </w:t>
      </w:r>
      <w:r w:rsidR="001125C6">
        <w:rPr>
          <w:rFonts w:ascii="Times New Roman" w:hAnsi="Times New Roman" w:cs="Times New Roman"/>
          <w:color w:val="000000"/>
          <w:sz w:val="24"/>
          <w:szCs w:val="24"/>
          <w:shd w:val="clear" w:color="auto" w:fill="FFFFFF"/>
        </w:rPr>
        <w:t>figure was 4 in the southwest.</w:t>
      </w:r>
    </w:p>
    <w:p w:rsidR="001125C6" w:rsidRDefault="001125C6" w:rsidP="000F454B">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_Ref374890154 \h </w:instrText>
      </w:r>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DA1F97" w:rsidRPr="0046460C">
        <w:rPr>
          <w:sz w:val="24"/>
          <w:szCs w:val="24"/>
        </w:rPr>
        <w:t xml:space="preserve">Figure </w:t>
      </w:r>
      <w:r w:rsidR="00DA1F97">
        <w:rPr>
          <w:noProof/>
          <w:sz w:val="24"/>
          <w:szCs w:val="24"/>
        </w:rPr>
        <w:t>15</w:t>
      </w:r>
      <w:r w:rsidR="00EF1A81">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to </w:t>
      </w:r>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_Ref374890171 \h </w:instrText>
      </w:r>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DA1F97" w:rsidRPr="0046460C">
        <w:rPr>
          <w:sz w:val="24"/>
          <w:szCs w:val="24"/>
        </w:rPr>
        <w:t xml:space="preserve">Figure </w:t>
      </w:r>
      <w:r w:rsidR="00DA1F97">
        <w:rPr>
          <w:noProof/>
          <w:sz w:val="24"/>
          <w:szCs w:val="24"/>
        </w:rPr>
        <w:t>19</w:t>
      </w:r>
      <w:r w:rsidR="00EF1A81">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summaries the cumulative probability of pollen concentration in different </w:t>
      </w:r>
      <w:r w:rsidR="00EF1A81">
        <w:rPr>
          <w:rFonts w:ascii="Times New Roman" w:hAnsi="Times New Roman" w:cs="Times New Roman"/>
          <w:color w:val="000000"/>
          <w:sz w:val="24"/>
          <w:szCs w:val="24"/>
          <w:shd w:val="clear" w:color="auto" w:fill="FFFFFF"/>
        </w:rPr>
        <w:t>climate regions</w:t>
      </w:r>
      <w:r>
        <w:rPr>
          <w:rFonts w:ascii="Times New Roman" w:hAnsi="Times New Roman" w:cs="Times New Roman"/>
          <w:color w:val="000000"/>
          <w:sz w:val="24"/>
          <w:szCs w:val="24"/>
          <w:shd w:val="clear" w:color="auto" w:fill="FFFFFF"/>
        </w:rPr>
        <w:t>. The reported peak values were 1794</w:t>
      </w:r>
      <w:r w:rsidR="006E3950">
        <w:rPr>
          <w:rFonts w:ascii="Times New Roman" w:hAnsi="Times New Roman" w:cs="Times New Roman"/>
          <w:color w:val="000000"/>
          <w:sz w:val="24"/>
          <w:szCs w:val="24"/>
          <w:shd w:val="clear" w:color="auto" w:fill="FFFFFF"/>
        </w:rPr>
        <w:t>grai</w:t>
      </w:r>
      <w:r w:rsidR="00010504">
        <w:rPr>
          <w:rFonts w:ascii="Times New Roman" w:hAnsi="Times New Roman" w:cs="Times New Roman"/>
          <w:color w:val="000000"/>
          <w:sz w:val="24"/>
          <w:szCs w:val="24"/>
          <w:shd w:val="clear" w:color="auto" w:fill="FFFFFF"/>
        </w:rPr>
        <w:t>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Ambrosia, 1242</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w:t>
      </w:r>
      <w:r w:rsidR="00EF1A81">
        <w:rPr>
          <w:rFonts w:ascii="Times New Roman" w:hAnsi="Times New Roman" w:cs="Times New Roman"/>
          <w:color w:val="000000"/>
          <w:sz w:val="24"/>
          <w:szCs w:val="24"/>
          <w:shd w:val="clear" w:color="auto" w:fill="FFFFFF"/>
        </w:rPr>
        <w:t xml:space="preserve">for </w:t>
      </w:r>
      <w:r>
        <w:rPr>
          <w:rFonts w:ascii="Times New Roman" w:hAnsi="Times New Roman" w:cs="Times New Roman"/>
          <w:color w:val="000000"/>
          <w:sz w:val="24"/>
          <w:szCs w:val="24"/>
          <w:shd w:val="clear" w:color="auto" w:fill="FFFFFF"/>
        </w:rPr>
        <w:t>Artemisia, 1827</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Betula, 1320</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Gramineae and 1423</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w:t>
      </w:r>
      <w:r w:rsidR="007D6C2F">
        <w:rPr>
          <w:rFonts w:ascii="Times New Roman" w:hAnsi="Times New Roman" w:cs="Times New Roman"/>
          <w:color w:val="000000"/>
          <w:sz w:val="24"/>
          <w:szCs w:val="24"/>
          <w:shd w:val="clear" w:color="auto" w:fill="FFFFFF"/>
        </w:rPr>
        <w:t>Quercus</w:t>
      </w:r>
      <w:r w:rsidR="00EF1A81">
        <w:rPr>
          <w:rFonts w:ascii="Times New Roman" w:hAnsi="Times New Roman" w:cs="Times New Roman"/>
          <w:color w:val="000000"/>
          <w:sz w:val="24"/>
          <w:szCs w:val="24"/>
          <w:shd w:val="clear" w:color="auto" w:fill="FFFFFF"/>
        </w:rPr>
        <w:t>, respectively</w:t>
      </w:r>
      <w:r w:rsidR="007D6C2F">
        <w:rPr>
          <w:rFonts w:ascii="Times New Roman" w:hAnsi="Times New Roman" w:cs="Times New Roman"/>
          <w:color w:val="000000"/>
          <w:sz w:val="24"/>
          <w:szCs w:val="24"/>
          <w:shd w:val="clear" w:color="auto" w:fill="FFFFFF"/>
        </w:rPr>
        <w:t>. Different climate regions show different pollen concentrations. In the Northeast, Central and East</w:t>
      </w:r>
      <w:ins w:id="28" w:author="Yong" w:date="2013-12-15T17:02:00Z">
        <w:r w:rsidR="00EF1A81">
          <w:rPr>
            <w:rFonts w:ascii="Times New Roman" w:hAnsi="Times New Roman" w:cs="Times New Roman"/>
            <w:color w:val="000000"/>
            <w:sz w:val="24"/>
            <w:szCs w:val="24"/>
            <w:shd w:val="clear" w:color="auto" w:fill="FFFFFF"/>
          </w:rPr>
          <w:t xml:space="preserve"> </w:t>
        </w:r>
      </w:ins>
      <w:r w:rsidR="00EF1A81">
        <w:rPr>
          <w:rFonts w:ascii="Times New Roman" w:hAnsi="Times New Roman" w:cs="Times New Roman"/>
          <w:color w:val="000000"/>
          <w:sz w:val="24"/>
          <w:szCs w:val="24"/>
          <w:shd w:val="clear" w:color="auto" w:fill="FFFFFF"/>
        </w:rPr>
        <w:t>North Central climate regions</w:t>
      </w:r>
      <w:r w:rsidR="007D6C2F">
        <w:rPr>
          <w:rFonts w:ascii="Times New Roman" w:hAnsi="Times New Roman" w:cs="Times New Roman"/>
          <w:color w:val="000000"/>
          <w:sz w:val="24"/>
          <w:szCs w:val="24"/>
          <w:shd w:val="clear" w:color="auto" w:fill="FFFFFF"/>
        </w:rPr>
        <w:t xml:space="preserve">, the mean concentrations of Betula and Quercus are the </w:t>
      </w:r>
      <w:r w:rsidR="00EF1A81">
        <w:rPr>
          <w:rFonts w:ascii="Times New Roman" w:hAnsi="Times New Roman" w:cs="Times New Roman"/>
          <w:color w:val="000000"/>
          <w:sz w:val="24"/>
          <w:szCs w:val="24"/>
          <w:shd w:val="clear" w:color="auto" w:fill="FFFFFF"/>
        </w:rPr>
        <w:t>higher than those in other climate regions</w:t>
      </w:r>
      <w:r w:rsidR="007D6C2F">
        <w:rPr>
          <w:rFonts w:ascii="Times New Roman" w:hAnsi="Times New Roman" w:cs="Times New Roman"/>
          <w:color w:val="000000"/>
          <w:sz w:val="24"/>
          <w:szCs w:val="24"/>
          <w:shd w:val="clear" w:color="auto" w:fill="FFFFFF"/>
        </w:rPr>
        <w:t>. In the West, South and Southwest</w:t>
      </w:r>
      <w:r w:rsidR="00EF1A81">
        <w:rPr>
          <w:rFonts w:ascii="Times New Roman" w:hAnsi="Times New Roman" w:cs="Times New Roman"/>
          <w:color w:val="000000"/>
          <w:sz w:val="24"/>
          <w:szCs w:val="24"/>
          <w:shd w:val="clear" w:color="auto" w:fill="FFFFFF"/>
        </w:rPr>
        <w:t xml:space="preserve"> climate regions</w:t>
      </w:r>
      <w:r w:rsidR="007D6C2F">
        <w:rPr>
          <w:rFonts w:ascii="Times New Roman" w:hAnsi="Times New Roman" w:cs="Times New Roman"/>
          <w:color w:val="000000"/>
          <w:sz w:val="24"/>
          <w:szCs w:val="24"/>
          <w:shd w:val="clear" w:color="auto" w:fill="FFFFFF"/>
        </w:rPr>
        <w:t xml:space="preserve">, Ambrosia and Artemisia shows the </w:t>
      </w:r>
      <w:r w:rsidR="00EF1A81">
        <w:rPr>
          <w:rFonts w:ascii="Times New Roman" w:hAnsi="Times New Roman" w:cs="Times New Roman"/>
          <w:color w:val="000000"/>
          <w:sz w:val="24"/>
          <w:szCs w:val="24"/>
          <w:shd w:val="clear" w:color="auto" w:fill="FFFFFF"/>
        </w:rPr>
        <w:t>high concentrations</w:t>
      </w:r>
      <w:r w:rsidR="007D6C2F">
        <w:rPr>
          <w:rFonts w:ascii="Times New Roman" w:hAnsi="Times New Roman" w:cs="Times New Roman"/>
          <w:color w:val="000000"/>
          <w:sz w:val="24"/>
          <w:szCs w:val="24"/>
          <w:shd w:val="clear" w:color="auto" w:fill="FFFFFF"/>
        </w:rPr>
        <w:t xml:space="preserve">. </w:t>
      </w:r>
    </w:p>
    <w:p w:rsidR="00BC14FE" w:rsidRDefault="007D6C2F" w:rsidP="00EA040C">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surface loading was calculated based on </w:t>
      </w:r>
      <w:r w:rsidR="00BC14FE">
        <w:rPr>
          <w:rFonts w:ascii="Times New Roman" w:hAnsi="Times New Roman" w:cs="Times New Roman"/>
          <w:color w:val="000000"/>
          <w:sz w:val="24"/>
          <w:szCs w:val="24"/>
          <w:shd w:val="clear" w:color="auto" w:fill="FFFFFF"/>
        </w:rPr>
        <w:t xml:space="preserve">small particle transport model and </w:t>
      </w:r>
      <w:r>
        <w:rPr>
          <w:rFonts w:ascii="Times New Roman" w:hAnsi="Times New Roman" w:cs="Times New Roman"/>
          <w:color w:val="000000"/>
          <w:sz w:val="24"/>
          <w:szCs w:val="24"/>
          <w:shd w:val="clear" w:color="auto" w:fill="FFFFFF"/>
        </w:rPr>
        <w:t xml:space="preserve">dry deposition model and Einstein-stokes equation. The key parameter is the pollen deposition </w:t>
      </w:r>
      <w:r w:rsidR="00EA040C">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which </w:t>
      </w:r>
      <w:proofErr w:type="gramStart"/>
      <w:r w:rsidR="00BC14FE">
        <w:rPr>
          <w:rFonts w:ascii="Times New Roman" w:hAnsi="Times New Roman" w:cs="Times New Roman"/>
          <w:color w:val="000000"/>
          <w:sz w:val="24"/>
          <w:szCs w:val="24"/>
          <w:shd w:val="clear" w:color="auto" w:fill="FFFFFF"/>
        </w:rPr>
        <w:t>is</w:t>
      </w:r>
      <w:proofErr w:type="gramEnd"/>
      <w:r>
        <w:rPr>
          <w:rFonts w:ascii="Times New Roman" w:hAnsi="Times New Roman" w:cs="Times New Roman"/>
          <w:color w:val="000000"/>
          <w:sz w:val="24"/>
          <w:szCs w:val="24"/>
          <w:shd w:val="clear" w:color="auto" w:fill="FFFFFF"/>
        </w:rPr>
        <w:t xml:space="preserve"> 0.0909 grain/m</w:t>
      </w:r>
      <w:r>
        <w:rPr>
          <w:rFonts w:ascii="Times New Roman" w:hAnsi="Times New Roman" w:cs="Times New Roman"/>
          <w:color w:val="000000"/>
          <w:sz w:val="24"/>
          <w:szCs w:val="24"/>
          <w:shd w:val="clear" w:color="auto" w:fill="FFFFFF"/>
          <w:vertAlign w:val="superscript"/>
        </w:rPr>
        <w:t>2</w:t>
      </w:r>
      <w:r>
        <w:rPr>
          <w:rFonts w:ascii="Times New Roman" w:hAnsi="Times New Roman" w:cs="Times New Roman"/>
          <w:color w:val="000000"/>
          <w:sz w:val="24"/>
          <w:szCs w:val="24"/>
          <w:shd w:val="clear" w:color="auto" w:fill="FFFFFF"/>
        </w:rPr>
        <w:t xml:space="preserve"> for airborne </w:t>
      </w:r>
      <w:r w:rsidR="00BC14FE">
        <w:rPr>
          <w:rFonts w:ascii="Times New Roman" w:hAnsi="Times New Roman" w:cs="Times New Roman"/>
          <w:color w:val="000000"/>
          <w:sz w:val="24"/>
          <w:szCs w:val="24"/>
          <w:shd w:val="clear" w:color="auto" w:fill="FFFFFF"/>
        </w:rPr>
        <w:t>pollen. This parameter is affected by many physical parameters which are listed in Table 3.</w:t>
      </w:r>
    </w:p>
    <w:p w:rsidR="00986DBC" w:rsidRDefault="00BC14FE" w:rsidP="002720F4">
      <w:pPr>
        <w:spacing w:line="480" w:lineRule="auto"/>
        <w:ind w:firstLineChars="300" w:firstLine="720"/>
        <w:rPr>
          <w:rFonts w:hint="eastAsia"/>
        </w:rPr>
      </w:pPr>
      <w:r>
        <w:rPr>
          <w:rFonts w:ascii="Times New Roman" w:hAnsi="Times New Roman" w:cs="Times New Roman"/>
          <w:color w:val="000000"/>
          <w:sz w:val="24"/>
          <w:szCs w:val="24"/>
          <w:shd w:val="clear" w:color="auto" w:fill="FFFFFF"/>
        </w:rPr>
        <w:t xml:space="preserve">Indoor and outdoor time of human would affect the surface loading rate </w:t>
      </w:r>
      <w:r w:rsidR="00FD2A1F">
        <w:rPr>
          <w:rFonts w:ascii="Times New Roman" w:hAnsi="Times New Roman" w:cs="Times New Roman"/>
          <w:color w:val="000000"/>
          <w:sz w:val="24"/>
          <w:szCs w:val="24"/>
          <w:shd w:val="clear" w:color="auto" w:fill="FFFFFF"/>
        </w:rPr>
        <w:t>significantly (</w:t>
      </w:r>
      <w:r w:rsidRPr="00BC14FE">
        <w:rPr>
          <w:rFonts w:ascii="Times New Roman" w:hAnsi="Times New Roman" w:cs="Times New Roman"/>
          <w:color w:val="000000"/>
          <w:sz w:val="24"/>
          <w:szCs w:val="24"/>
          <w:shd w:val="clear" w:color="auto" w:fill="FFFFFF"/>
        </w:rPr>
        <w:t>Zhang, Y., et al. (2013)).</w:t>
      </w:r>
      <w:r w:rsidR="00EF1A81">
        <w:rPr>
          <w:rFonts w:ascii="Times New Roman" w:hAnsi="Times New Roman" w:cs="Times New Roman"/>
          <w:color w:val="000000"/>
          <w:sz w:val="24"/>
          <w:szCs w:val="24"/>
          <w:shd w:val="clear" w:color="auto" w:fill="FFFFFF"/>
        </w:rPr>
        <w:t xml:space="preserve"> </w:t>
      </w:r>
      <w:commentRangeStart w:id="29"/>
      <w:r w:rsidR="00EF1A81">
        <w:rPr>
          <w:rFonts w:ascii="Times New Roman" w:hAnsi="Times New Roman" w:cs="Times New Roman"/>
          <w:color w:val="000000"/>
          <w:sz w:val="24"/>
          <w:szCs w:val="24"/>
          <w:shd w:val="clear" w:color="auto" w:fill="FFFFFF"/>
        </w:rPr>
        <w:t>T</w:t>
      </w:r>
      <w:r w:rsidR="00EF1A81" w:rsidRPr="00BC14FE">
        <w:rPr>
          <w:rFonts w:ascii="Times New Roman" w:hAnsi="Times New Roman" w:cs="Times New Roman"/>
          <w:color w:val="000000"/>
          <w:sz w:val="24"/>
          <w:szCs w:val="24"/>
          <w:shd w:val="clear" w:color="auto" w:fill="FFFFFF"/>
        </w:rPr>
        <w:t xml:space="preserve">he </w:t>
      </w:r>
      <w:r w:rsidRPr="00BC14FE">
        <w:rPr>
          <w:rFonts w:ascii="Times New Roman" w:hAnsi="Times New Roman" w:cs="Times New Roman"/>
          <w:color w:val="000000"/>
          <w:sz w:val="24"/>
          <w:szCs w:val="24"/>
          <w:shd w:val="clear" w:color="auto" w:fill="FFFFFF"/>
        </w:rPr>
        <w:t xml:space="preserve">parameter ventilation rate </w:t>
      </w:r>
      <w:r w:rsidR="00EF1A81">
        <w:rPr>
          <w:rFonts w:ascii="Times New Roman" w:hAnsi="Times New Roman" w:cs="Times New Roman"/>
          <w:color w:val="000000"/>
          <w:sz w:val="24"/>
          <w:szCs w:val="24"/>
          <w:shd w:val="clear" w:color="auto" w:fill="FFFFFF"/>
        </w:rPr>
        <w:t>is</w:t>
      </w:r>
      <w:r w:rsidR="00EF1A81" w:rsidRPr="00BC14FE">
        <w:rPr>
          <w:rFonts w:ascii="Times New Roman" w:hAnsi="Times New Roman" w:cs="Times New Roman"/>
          <w:color w:val="000000"/>
          <w:sz w:val="24"/>
          <w:szCs w:val="24"/>
          <w:shd w:val="clear" w:color="auto" w:fill="FFFFFF"/>
        </w:rPr>
        <w:t xml:space="preserve"> </w:t>
      </w:r>
      <w:r w:rsidRPr="00BC14FE">
        <w:rPr>
          <w:rFonts w:ascii="Times New Roman" w:hAnsi="Times New Roman" w:cs="Times New Roman"/>
          <w:color w:val="000000"/>
          <w:sz w:val="24"/>
          <w:szCs w:val="24"/>
          <w:shd w:val="clear" w:color="auto" w:fill="FFFFFF"/>
        </w:rPr>
        <w:t xml:space="preserve">carried out to illustrate the difference between </w:t>
      </w:r>
      <w:r w:rsidR="00EF1A81" w:rsidRPr="00BC14FE">
        <w:rPr>
          <w:rFonts w:ascii="Times New Roman" w:hAnsi="Times New Roman" w:cs="Times New Roman"/>
          <w:color w:val="000000"/>
          <w:sz w:val="24"/>
          <w:szCs w:val="24"/>
          <w:shd w:val="clear" w:color="auto" w:fill="FFFFFF"/>
        </w:rPr>
        <w:t xml:space="preserve">indoor and outdoor </w:t>
      </w:r>
      <w:r w:rsidRPr="00BC14FE">
        <w:rPr>
          <w:rFonts w:ascii="Times New Roman" w:hAnsi="Times New Roman" w:cs="Times New Roman"/>
          <w:color w:val="000000"/>
          <w:sz w:val="24"/>
          <w:szCs w:val="24"/>
          <w:shd w:val="clear" w:color="auto" w:fill="FFFFFF"/>
        </w:rPr>
        <w:t>pollen concentration</w:t>
      </w:r>
      <w:r w:rsidR="00EF1A81">
        <w:rPr>
          <w:rFonts w:ascii="Times New Roman" w:hAnsi="Times New Roman" w:cs="Times New Roman"/>
          <w:color w:val="000000"/>
          <w:sz w:val="24"/>
          <w:szCs w:val="24"/>
          <w:shd w:val="clear" w:color="auto" w:fill="FFFFFF"/>
        </w:rPr>
        <w:t>s</w:t>
      </w:r>
      <w:r w:rsidR="002720F4" w:rsidRPr="00BC14FE">
        <w:rPr>
          <w:rFonts w:ascii="Times New Roman" w:hAnsi="Times New Roman" w:cs="Times New Roman"/>
          <w:color w:val="000000"/>
          <w:sz w:val="24"/>
          <w:szCs w:val="24"/>
          <w:shd w:val="clear" w:color="auto" w:fill="FFFFFF"/>
        </w:rPr>
        <w:t>.</w:t>
      </w:r>
      <w:commentRangeEnd w:id="29"/>
      <w:r w:rsidR="00EF1A81">
        <w:rPr>
          <w:rStyle w:val="ae"/>
        </w:rPr>
        <w:commentReference w:id="29"/>
      </w:r>
      <w:r w:rsidR="002720F4">
        <w:rPr>
          <w:rFonts w:ascii="Times New Roman" w:hAnsi="Times New Roman" w:cs="Times New Roman"/>
          <w:color w:val="000000"/>
          <w:sz w:val="24"/>
          <w:szCs w:val="24"/>
          <w:shd w:val="clear" w:color="auto" w:fill="FFFFFF"/>
        </w:rPr>
        <w:t xml:space="preserve"> The</w:t>
      </w:r>
      <w:r>
        <w:rPr>
          <w:rFonts w:ascii="Times New Roman" w:hAnsi="Times New Roman" w:cs="Times New Roman"/>
          <w:color w:val="000000"/>
          <w:sz w:val="24"/>
          <w:szCs w:val="24"/>
          <w:shd w:val="clear" w:color="auto" w:fill="FFFFFF"/>
        </w:rPr>
        <w:t xml:space="preserve"> </w:t>
      </w:r>
      <w:r w:rsidR="002720F4">
        <w:rPr>
          <w:rFonts w:ascii="Times New Roman" w:hAnsi="Times New Roman" w:cs="Times New Roman"/>
          <w:color w:val="000000"/>
          <w:sz w:val="24"/>
          <w:szCs w:val="24"/>
          <w:shd w:val="clear" w:color="auto" w:fill="FFFFFF"/>
        </w:rPr>
        <w:t xml:space="preserve">outdoor concentration of pollen is normally 5-8 times higher than </w:t>
      </w:r>
      <w:r w:rsidR="00EF1A81">
        <w:rPr>
          <w:rFonts w:ascii="Times New Roman" w:hAnsi="Times New Roman" w:cs="Times New Roman"/>
          <w:color w:val="000000"/>
          <w:sz w:val="24"/>
          <w:szCs w:val="24"/>
          <w:shd w:val="clear" w:color="auto" w:fill="FFFFFF"/>
        </w:rPr>
        <w:t xml:space="preserve">indoor </w:t>
      </w:r>
      <w:r w:rsidR="002720F4">
        <w:rPr>
          <w:rFonts w:ascii="Times New Roman" w:hAnsi="Times New Roman" w:cs="Times New Roman"/>
          <w:color w:val="000000"/>
          <w:sz w:val="24"/>
          <w:szCs w:val="24"/>
          <w:shd w:val="clear" w:color="auto" w:fill="FFFFFF"/>
        </w:rPr>
        <w:lastRenderedPageBreak/>
        <w:t>concentration. There is no reports about pollen shows that if this prediction is valid. Similar methods and data are reported mainly about particulate matters (PM2.5 and PM10) and pesticides (</w:t>
      </w:r>
      <w:r w:rsidR="002720F4" w:rsidRPr="00D61707">
        <w:t>Zhang, Y., et al. (2013)</w:t>
      </w:r>
      <w:r w:rsidR="002720F4">
        <w:t>).</w:t>
      </w:r>
    </w:p>
    <w:p w:rsidR="00D324FF" w:rsidRDefault="0044119F" w:rsidP="00490BF9">
      <w:pPr>
        <w:pStyle w:val="2"/>
        <w:ind w:firstLine="630"/>
      </w:pPr>
      <w:r>
        <w:t xml:space="preserve"> </w:t>
      </w:r>
      <w:r w:rsidR="00524BD0" w:rsidRPr="00524BD0">
        <w:t>Exposures to Pollen</w:t>
      </w:r>
    </w:p>
    <w:p w:rsidR="00524BD0" w:rsidRPr="00D557A7" w:rsidRDefault="00524BD0" w:rsidP="001F7B7C">
      <w:pPr>
        <w:pStyle w:val="a7"/>
        <w:spacing w:line="480" w:lineRule="auto"/>
        <w:ind w:firstLine="420"/>
        <w:rPr>
          <w:rFonts w:ascii="Times New Roman" w:eastAsiaTheme="minorEastAsia" w:hAnsi="Times New Roman" w:cs="Times New Roman"/>
          <w:color w:val="000000"/>
          <w:sz w:val="24"/>
          <w:szCs w:val="24"/>
          <w:shd w:val="clear" w:color="auto" w:fill="FFFFFF"/>
        </w:rPr>
      </w:pPr>
      <w:r w:rsidRPr="000930FE">
        <w:rPr>
          <w:rFonts w:ascii="Times New Roman" w:eastAsiaTheme="minorEastAsia" w:hAnsi="Times New Roman" w:cs="Times New Roman"/>
          <w:color w:val="000000"/>
          <w:sz w:val="24"/>
          <w:szCs w:val="24"/>
          <w:shd w:val="clear" w:color="auto" w:fill="FFFFFF"/>
        </w:rPr>
        <w:t xml:space="preserve">While </w:t>
      </w:r>
      <w:r w:rsidR="00BC265E" w:rsidRPr="000930FE">
        <w:rPr>
          <w:rFonts w:ascii="Times New Roman" w:eastAsiaTheme="minorEastAsia" w:hAnsi="Times New Roman" w:cs="Times New Roman"/>
          <w:color w:val="000000"/>
          <w:sz w:val="24"/>
          <w:szCs w:val="24"/>
          <w:shd w:val="clear" w:color="auto" w:fill="FFFFFF"/>
        </w:rPr>
        <w:t xml:space="preserve">the </w:t>
      </w:r>
      <w:r w:rsidRPr="000930FE">
        <w:rPr>
          <w:rFonts w:ascii="Times New Roman" w:eastAsiaTheme="minorEastAsia" w:hAnsi="Times New Roman" w:cs="Times New Roman"/>
          <w:color w:val="000000"/>
          <w:sz w:val="24"/>
          <w:szCs w:val="24"/>
          <w:shd w:val="clear" w:color="auto" w:fill="FFFFFF"/>
        </w:rPr>
        <w:t xml:space="preserve">female and male </w:t>
      </w:r>
      <w:r w:rsidR="00BC265E" w:rsidRPr="000930FE">
        <w:rPr>
          <w:rFonts w:ascii="Times New Roman" w:eastAsiaTheme="minorEastAsia" w:hAnsi="Times New Roman" w:cs="Times New Roman"/>
          <w:color w:val="000000"/>
          <w:sz w:val="24"/>
          <w:szCs w:val="24"/>
          <w:shd w:val="clear" w:color="auto" w:fill="FFFFFF"/>
        </w:rPr>
        <w:t xml:space="preserve">residents </w:t>
      </w:r>
      <w:r w:rsidRPr="000930FE">
        <w:rPr>
          <w:rFonts w:ascii="Times New Roman" w:eastAsiaTheme="minorEastAsia" w:hAnsi="Times New Roman" w:cs="Times New Roman"/>
          <w:color w:val="000000"/>
          <w:sz w:val="24"/>
          <w:szCs w:val="24"/>
          <w:shd w:val="clear" w:color="auto" w:fill="FFFFFF"/>
        </w:rPr>
        <w:t>distributions of</w:t>
      </w:r>
      <w:r w:rsidR="00BC265E" w:rsidRPr="000930FE">
        <w:rPr>
          <w:rFonts w:ascii="Times New Roman" w:eastAsiaTheme="minorEastAsia" w:hAnsi="Times New Roman" w:cs="Times New Roman"/>
          <w:color w:val="000000"/>
          <w:sz w:val="24"/>
          <w:szCs w:val="24"/>
          <w:shd w:val="clear" w:color="auto" w:fill="FFFFFF"/>
        </w:rPr>
        <w:t xml:space="preserve"> body weight,</w:t>
      </w:r>
      <w:r w:rsidRPr="000930FE">
        <w:rPr>
          <w:rFonts w:ascii="Times New Roman" w:eastAsiaTheme="minorEastAsia" w:hAnsi="Times New Roman" w:cs="Times New Roman"/>
          <w:color w:val="000000"/>
          <w:sz w:val="24"/>
          <w:szCs w:val="24"/>
          <w:shd w:val="clear" w:color="auto" w:fill="FFFFFF"/>
        </w:rPr>
        <w:t xml:space="preserve"> inhalation </w:t>
      </w:r>
      <w:r w:rsidR="00BC265E" w:rsidRPr="000930FE">
        <w:rPr>
          <w:rFonts w:ascii="Times New Roman" w:eastAsiaTheme="minorEastAsia" w:hAnsi="Times New Roman" w:cs="Times New Roman"/>
          <w:color w:val="000000"/>
          <w:sz w:val="24"/>
          <w:szCs w:val="24"/>
          <w:shd w:val="clear" w:color="auto" w:fill="FFFFFF"/>
        </w:rPr>
        <w:t>rate</w:t>
      </w:r>
      <w:r w:rsidR="001C5ED6">
        <w:rPr>
          <w:rFonts w:ascii="Times New Roman" w:eastAsiaTheme="minorEastAsia" w:hAnsi="Times New Roman" w:cs="Times New Roman"/>
          <w:color w:val="000000"/>
          <w:sz w:val="24"/>
          <w:szCs w:val="24"/>
          <w:shd w:val="clear" w:color="auto" w:fill="FFFFFF"/>
        </w:rPr>
        <w:t xml:space="preserve"> and</w:t>
      </w:r>
      <w:r w:rsidR="001C5ED6" w:rsidRPr="000930FE">
        <w:rPr>
          <w:rFonts w:ascii="Times New Roman" w:eastAsiaTheme="minorEastAsia" w:hAnsi="Times New Roman" w:cs="Times New Roman"/>
          <w:color w:val="000000"/>
          <w:sz w:val="24"/>
          <w:szCs w:val="24"/>
          <w:shd w:val="clear" w:color="auto" w:fill="FFFFFF"/>
        </w:rPr>
        <w:t xml:space="preserve"> </w:t>
      </w:r>
      <w:r w:rsidR="00BC265E" w:rsidRPr="000930FE">
        <w:rPr>
          <w:rFonts w:ascii="Times New Roman" w:eastAsiaTheme="minorEastAsia" w:hAnsi="Times New Roman" w:cs="Times New Roman"/>
          <w:color w:val="000000"/>
          <w:sz w:val="24"/>
          <w:szCs w:val="24"/>
          <w:shd w:val="clear" w:color="auto" w:fill="FFFFFF"/>
        </w:rPr>
        <w:t xml:space="preserve">body skin surface </w:t>
      </w:r>
      <w:r w:rsidRPr="000930FE">
        <w:rPr>
          <w:rFonts w:ascii="Times New Roman" w:eastAsiaTheme="minorEastAsia" w:hAnsi="Times New Roman" w:cs="Times New Roman"/>
          <w:color w:val="000000"/>
          <w:sz w:val="24"/>
          <w:szCs w:val="24"/>
          <w:shd w:val="clear" w:color="auto" w:fill="FFFFFF"/>
        </w:rPr>
        <w:t xml:space="preserve">are different, no significant differences in simulated exposures between female and male </w:t>
      </w:r>
      <w:r w:rsidR="000930FE" w:rsidRPr="000930FE">
        <w:rPr>
          <w:rFonts w:ascii="Times New Roman" w:eastAsiaTheme="minorEastAsia" w:hAnsi="Times New Roman" w:cs="Times New Roman"/>
          <w:color w:val="000000"/>
          <w:sz w:val="24"/>
          <w:szCs w:val="24"/>
          <w:shd w:val="clear" w:color="auto" w:fill="FFFFFF"/>
        </w:rPr>
        <w:t>residents</w:t>
      </w:r>
      <w:r w:rsidRPr="000930FE">
        <w:rPr>
          <w:rFonts w:ascii="Times New Roman" w:eastAsiaTheme="minorEastAsia" w:hAnsi="Times New Roman" w:cs="Times New Roman"/>
          <w:color w:val="000000"/>
          <w:sz w:val="24"/>
          <w:szCs w:val="24"/>
          <w:shd w:val="clear" w:color="auto" w:fill="FFFFFF"/>
        </w:rPr>
        <w:t xml:space="preserve"> were identified based on a </w:t>
      </w:r>
      <w:r w:rsidR="00665627">
        <w:rPr>
          <w:rFonts w:ascii="Times New Roman" w:eastAsiaTheme="minorEastAsia" w:hAnsi="Times New Roman" w:cs="Times New Roman"/>
          <w:color w:val="000000"/>
          <w:sz w:val="24"/>
          <w:szCs w:val="24"/>
          <w:shd w:val="clear" w:color="auto" w:fill="FFFFFF"/>
        </w:rPr>
        <w:t>t-</w:t>
      </w:r>
      <w:r w:rsidR="000930FE" w:rsidRPr="000930FE">
        <w:rPr>
          <w:rFonts w:ascii="Times New Roman" w:eastAsiaTheme="minorEastAsia" w:hAnsi="Times New Roman" w:cs="Times New Roman"/>
          <w:color w:val="000000"/>
          <w:sz w:val="24"/>
          <w:szCs w:val="24"/>
          <w:shd w:val="clear" w:color="auto" w:fill="FFFFFF"/>
        </w:rPr>
        <w:t>test</w:t>
      </w:r>
      <w:r w:rsidRPr="000930FE">
        <w:rPr>
          <w:rFonts w:ascii="Times New Roman" w:eastAsiaTheme="minorEastAsia" w:hAnsi="Times New Roman" w:cs="Times New Roman"/>
          <w:color w:val="000000"/>
          <w:sz w:val="24"/>
          <w:szCs w:val="24"/>
          <w:shd w:val="clear" w:color="auto" w:fill="FFFFFF"/>
        </w:rPr>
        <w:t xml:space="preserve">. Thus data from all </w:t>
      </w:r>
      <w:r w:rsidR="000930FE" w:rsidRPr="000930FE">
        <w:rPr>
          <w:rFonts w:ascii="Times New Roman" w:eastAsiaTheme="minorEastAsia" w:hAnsi="Times New Roman" w:cs="Times New Roman"/>
          <w:color w:val="000000"/>
          <w:sz w:val="24"/>
          <w:szCs w:val="24"/>
          <w:shd w:val="clear" w:color="auto" w:fill="FFFFFF"/>
        </w:rPr>
        <w:t>residents</w:t>
      </w:r>
      <w:r w:rsidRPr="000930FE">
        <w:rPr>
          <w:rFonts w:ascii="Times New Roman" w:eastAsiaTheme="minorEastAsia" w:hAnsi="Times New Roman" w:cs="Times New Roman"/>
          <w:color w:val="000000"/>
          <w:sz w:val="24"/>
          <w:szCs w:val="24"/>
          <w:shd w:val="clear" w:color="auto" w:fill="FFFFFF"/>
        </w:rPr>
        <w:t xml:space="preserve"> were combined. </w:t>
      </w:r>
      <w:commentRangeStart w:id="30"/>
      <w:proofErr w:type="gramStart"/>
      <w:r w:rsidR="000930FE">
        <w:rPr>
          <w:rFonts w:ascii="Times New Roman" w:eastAsiaTheme="minorEastAsia" w:hAnsi="Times New Roman" w:cs="Times New Roman"/>
          <w:color w:val="000000"/>
          <w:sz w:val="24"/>
          <w:szCs w:val="24"/>
          <w:shd w:val="clear" w:color="auto" w:fill="FFFFFF"/>
        </w:rPr>
        <w:t>we</w:t>
      </w:r>
      <w:proofErr w:type="gramEnd"/>
      <w:r w:rsidR="000930FE">
        <w:rPr>
          <w:rFonts w:ascii="Times New Roman" w:eastAsiaTheme="minorEastAsia" w:hAnsi="Times New Roman" w:cs="Times New Roman"/>
          <w:color w:val="000000"/>
          <w:sz w:val="24"/>
          <w:szCs w:val="24"/>
          <w:shd w:val="clear" w:color="auto" w:fill="FFFFFF"/>
        </w:rPr>
        <w:t xml:space="preserve"> used normalized method to </w:t>
      </w:r>
      <w:r w:rsidR="00D557A7">
        <w:rPr>
          <w:rFonts w:ascii="Times New Roman" w:eastAsiaTheme="minorEastAsia" w:hAnsi="Times New Roman" w:cs="Times New Roman"/>
          <w:color w:val="000000"/>
          <w:sz w:val="24"/>
          <w:szCs w:val="24"/>
          <w:shd w:val="clear" w:color="auto" w:fill="FFFFFF"/>
        </w:rPr>
        <w:t xml:space="preserve">scale down the size </w:t>
      </w:r>
      <w:r w:rsidR="001C5ED6">
        <w:rPr>
          <w:rFonts w:ascii="Times New Roman" w:eastAsiaTheme="minorEastAsia" w:hAnsi="Times New Roman" w:cs="Times New Roman"/>
          <w:color w:val="000000"/>
          <w:sz w:val="24"/>
          <w:szCs w:val="24"/>
          <w:shd w:val="clear" w:color="auto" w:fill="FFFFFF"/>
        </w:rPr>
        <w:t xml:space="preserve">of </w:t>
      </w:r>
      <w:r w:rsidR="000930FE">
        <w:rPr>
          <w:rFonts w:ascii="Times New Roman" w:eastAsiaTheme="minorEastAsia" w:hAnsi="Times New Roman" w:cs="Times New Roman"/>
          <w:color w:val="000000"/>
          <w:sz w:val="24"/>
          <w:szCs w:val="24"/>
          <w:shd w:val="clear" w:color="auto" w:fill="FFFFFF"/>
        </w:rPr>
        <w:t xml:space="preserve">the population in each climate region </w:t>
      </w:r>
      <w:r w:rsidR="00D557A7">
        <w:rPr>
          <w:rFonts w:ascii="Times New Roman" w:eastAsiaTheme="minorEastAsia" w:hAnsi="Times New Roman" w:cs="Times New Roman"/>
          <w:color w:val="000000"/>
          <w:sz w:val="24"/>
          <w:szCs w:val="24"/>
          <w:shd w:val="clear" w:color="auto" w:fill="FFFFFF"/>
        </w:rPr>
        <w:t>to 100000,</w:t>
      </w:r>
      <w:ins w:id="31" w:author="Yong" w:date="2013-12-15T17:12:00Z">
        <w:r w:rsidR="001C5ED6">
          <w:rPr>
            <w:rFonts w:ascii="Times New Roman" w:eastAsiaTheme="minorEastAsia" w:hAnsi="Times New Roman" w:cs="Times New Roman"/>
            <w:color w:val="000000"/>
            <w:sz w:val="24"/>
            <w:szCs w:val="24"/>
            <w:shd w:val="clear" w:color="auto" w:fill="FFFFFF"/>
          </w:rPr>
          <w:t xml:space="preserve"> </w:t>
        </w:r>
      </w:ins>
      <w:r w:rsidR="00D557A7">
        <w:rPr>
          <w:rFonts w:ascii="Times New Roman" w:eastAsiaTheme="minorEastAsia" w:hAnsi="Times New Roman" w:cs="Times New Roman"/>
          <w:color w:val="000000"/>
          <w:sz w:val="24"/>
          <w:szCs w:val="24"/>
          <w:shd w:val="clear" w:color="auto" w:fill="FFFFFF"/>
        </w:rPr>
        <w:t>so the exposure to pollen in each climate region could be compared</w:t>
      </w:r>
      <w:commentRangeEnd w:id="30"/>
      <w:r w:rsidR="001C5ED6">
        <w:rPr>
          <w:rStyle w:val="ae"/>
          <w:rFonts w:ascii="Cambria Math" w:eastAsiaTheme="minorEastAsia" w:hAnsi="Cambria Math" w:cstheme="minorBidi"/>
        </w:rPr>
        <w:commentReference w:id="30"/>
      </w:r>
      <w:r w:rsidR="00D557A7">
        <w:rPr>
          <w:rFonts w:ascii="Times New Roman" w:eastAsiaTheme="minorEastAsia" w:hAnsi="Times New Roman" w:cs="Times New Roman"/>
          <w:color w:val="000000"/>
          <w:sz w:val="24"/>
          <w:szCs w:val="24"/>
          <w:shd w:val="clear" w:color="auto" w:fill="FFFFFF"/>
        </w:rPr>
        <w:t xml:space="preserve">. </w:t>
      </w:r>
      <w:commentRangeStart w:id="32"/>
      <w:r w:rsidR="00D557A7">
        <w:rPr>
          <w:rFonts w:ascii="Times New Roman" w:eastAsiaTheme="minorEastAsia" w:hAnsi="Times New Roman" w:cs="Times New Roman"/>
          <w:color w:val="000000"/>
          <w:sz w:val="24"/>
          <w:szCs w:val="24"/>
          <w:shd w:val="clear" w:color="auto" w:fill="FFFFFF"/>
        </w:rPr>
        <w:t>The distribution curve by age is maintained in every region</w:t>
      </w:r>
      <w:commentRangeEnd w:id="32"/>
      <w:r w:rsidR="001C5ED6">
        <w:rPr>
          <w:rStyle w:val="ae"/>
          <w:rFonts w:ascii="Cambria Math" w:eastAsiaTheme="minorEastAsia" w:hAnsi="Cambria Math" w:cstheme="minorBidi"/>
        </w:rPr>
        <w:commentReference w:id="32"/>
      </w:r>
      <w:r w:rsidR="00D557A7">
        <w:rPr>
          <w:rFonts w:ascii="Times New Roman" w:eastAsiaTheme="minorEastAsia" w:hAnsi="Times New Roman" w:cs="Times New Roman"/>
          <w:color w:val="000000"/>
          <w:sz w:val="24"/>
          <w:szCs w:val="24"/>
          <w:shd w:val="clear" w:color="auto" w:fill="FFFFFF"/>
        </w:rPr>
        <w:t>.</w:t>
      </w:r>
      <w:r w:rsidR="000930FE">
        <w:rPr>
          <w:rFonts w:ascii="Times New Roman" w:hAnsi="Times New Roman" w:cs="Times New Roman"/>
          <w:color w:val="000000"/>
          <w:sz w:val="24"/>
          <w:szCs w:val="24"/>
          <w:shd w:val="clear" w:color="auto" w:fill="FFFFFF"/>
        </w:rPr>
        <w:t xml:space="preserve"> </w:t>
      </w:r>
      <w:commentRangeStart w:id="33"/>
      <w:r w:rsidRPr="00524BD0">
        <w:rPr>
          <w:rFonts w:ascii="Times New Roman" w:hAnsi="Times New Roman" w:cs="Times New Roman"/>
          <w:color w:val="000000"/>
          <w:sz w:val="24"/>
          <w:szCs w:val="24"/>
          <w:shd w:val="clear" w:color="auto" w:fill="FFFFFF"/>
        </w:rPr>
        <w:t xml:space="preserve">Figure </w:t>
      </w:r>
      <w:r w:rsidR="000930FE">
        <w:rPr>
          <w:rFonts w:ascii="Times New Roman" w:hAnsi="Times New Roman" w:cs="Times New Roman"/>
          <w:color w:val="000000"/>
          <w:sz w:val="24"/>
          <w:szCs w:val="24"/>
          <w:shd w:val="clear" w:color="auto" w:fill="FFFFFF"/>
        </w:rPr>
        <w:t>20 to Figure 21</w:t>
      </w:r>
      <w:commentRangeEnd w:id="33"/>
      <w:r w:rsidR="001C5ED6">
        <w:rPr>
          <w:rStyle w:val="ae"/>
          <w:rFonts w:ascii="Cambria Math" w:eastAsiaTheme="minorEastAsia" w:hAnsi="Cambria Math" w:cstheme="minorBidi"/>
        </w:rPr>
        <w:commentReference w:id="33"/>
      </w:r>
      <w:r w:rsidRPr="00524BD0">
        <w:rPr>
          <w:rFonts w:ascii="Times New Roman" w:hAnsi="Times New Roman" w:cs="Times New Roman"/>
          <w:color w:val="000000"/>
          <w:sz w:val="24"/>
          <w:szCs w:val="24"/>
          <w:shd w:val="clear" w:color="auto" w:fill="FFFFFF"/>
        </w:rPr>
        <w:t xml:space="preserve"> show the simulated cumulative probability of </w:t>
      </w:r>
      <w:r w:rsidR="000930FE">
        <w:rPr>
          <w:rFonts w:ascii="Times New Roman" w:hAnsi="Times New Roman" w:cs="Times New Roman"/>
          <w:color w:val="000000"/>
          <w:sz w:val="24"/>
          <w:szCs w:val="24"/>
          <w:shd w:val="clear" w:color="auto" w:fill="FFFFFF"/>
        </w:rPr>
        <w:t>resident</w:t>
      </w:r>
      <w:r w:rsidRPr="00524BD0">
        <w:rPr>
          <w:rFonts w:ascii="Times New Roman" w:hAnsi="Times New Roman" w:cs="Times New Roman"/>
          <w:color w:val="000000"/>
          <w:sz w:val="24"/>
          <w:szCs w:val="24"/>
          <w:shd w:val="clear" w:color="auto" w:fill="FFFFFF"/>
        </w:rPr>
        <w:t xml:space="preserve">s’ daily exposures to </w:t>
      </w:r>
      <w:r w:rsidR="000930FE">
        <w:rPr>
          <w:rFonts w:ascii="Times New Roman" w:hAnsi="Times New Roman" w:cs="Times New Roman"/>
          <w:color w:val="000000"/>
          <w:sz w:val="24"/>
          <w:szCs w:val="24"/>
          <w:shd w:val="clear" w:color="auto" w:fill="FFFFFF"/>
        </w:rPr>
        <w:t>pollen</w:t>
      </w:r>
      <w:r w:rsidRPr="00524BD0">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under three different exposure routes.</w:t>
      </w:r>
      <w:r w:rsidR="001C5ED6">
        <w:rPr>
          <w:rFonts w:ascii="Times New Roman" w:hAnsi="Times New Roman" w:cs="Times New Roman"/>
          <w:color w:val="000000"/>
          <w:sz w:val="24"/>
          <w:szCs w:val="24"/>
          <w:shd w:val="clear" w:color="auto" w:fill="FFFFFF"/>
        </w:rPr>
        <w:t xml:space="preserve"> T</w:t>
      </w:r>
      <w:r w:rsidR="001C5ED6" w:rsidRPr="00524BD0">
        <w:rPr>
          <w:rFonts w:ascii="Times New Roman" w:hAnsi="Times New Roman" w:cs="Times New Roman"/>
          <w:color w:val="000000"/>
          <w:sz w:val="24"/>
          <w:szCs w:val="24"/>
          <w:shd w:val="clear" w:color="auto" w:fill="FFFFFF"/>
        </w:rPr>
        <w:t xml:space="preserve">he </w:t>
      </w:r>
      <w:r w:rsidRPr="00524BD0">
        <w:rPr>
          <w:rFonts w:ascii="Times New Roman" w:hAnsi="Times New Roman" w:cs="Times New Roman"/>
          <w:color w:val="000000"/>
          <w:sz w:val="24"/>
          <w:szCs w:val="24"/>
          <w:shd w:val="clear" w:color="auto" w:fill="FFFFFF"/>
        </w:rPr>
        <w:t xml:space="preserve">medians of the daily exposures </w:t>
      </w:r>
      <w:r w:rsidR="00D557A7">
        <w:rPr>
          <w:rFonts w:ascii="Times New Roman" w:hAnsi="Times New Roman" w:cs="Times New Roman"/>
          <w:color w:val="000000"/>
          <w:sz w:val="24"/>
          <w:szCs w:val="24"/>
          <w:shd w:val="clear" w:color="auto" w:fill="FFFFFF"/>
        </w:rPr>
        <w:t xml:space="preserve">of Ambrosia, Artemisia, Betula, Gramineae, Quercus </w:t>
      </w:r>
      <w:r w:rsidRPr="00524BD0">
        <w:rPr>
          <w:rFonts w:ascii="Times New Roman" w:hAnsi="Times New Roman" w:cs="Times New Roman"/>
          <w:color w:val="000000"/>
          <w:sz w:val="24"/>
          <w:szCs w:val="24"/>
          <w:shd w:val="clear" w:color="auto" w:fill="FFFFFF"/>
        </w:rPr>
        <w:t xml:space="preserve">were </w:t>
      </w:r>
      <w:commentRangeStart w:id="34"/>
      <w:r w:rsidRPr="00524BD0">
        <w:rPr>
          <w:rFonts w:ascii="Times New Roman" w:hAnsi="Times New Roman" w:cs="Times New Roman"/>
          <w:color w:val="000000"/>
          <w:sz w:val="24"/>
          <w:szCs w:val="24"/>
          <w:shd w:val="clear" w:color="auto" w:fill="FFFFFF"/>
        </w:rPr>
        <w:t>2.3×10</w:t>
      </w:r>
      <w:r w:rsidRPr="00D557A7">
        <w:rPr>
          <w:rFonts w:ascii="Times New Roman" w:hAnsi="Times New Roman" w:cs="Times New Roman"/>
          <w:color w:val="000000"/>
          <w:sz w:val="24"/>
          <w:szCs w:val="24"/>
          <w:shd w:val="clear" w:color="auto" w:fill="FFFFFF"/>
          <w:vertAlign w:val="superscript"/>
        </w:rPr>
        <w:t>-3</w:t>
      </w:r>
      <w:r w:rsidRPr="00524BD0">
        <w:rPr>
          <w:rFonts w:ascii="Times New Roman" w:hAnsi="Times New Roman" w:cs="Times New Roman"/>
          <w:color w:val="000000"/>
          <w:sz w:val="24"/>
          <w:szCs w:val="24"/>
          <w:shd w:val="clear" w:color="auto" w:fill="FFFFFF"/>
        </w:rPr>
        <w:t>, 1.2</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-3</w:t>
      </w:r>
      <w:r w:rsidRPr="00524BD0">
        <w:rPr>
          <w:rFonts w:ascii="Times New Roman" w:hAnsi="Times New Roman" w:cs="Times New Roman"/>
          <w:color w:val="000000"/>
          <w:sz w:val="24"/>
          <w:szCs w:val="24"/>
          <w:shd w:val="clear" w:color="auto" w:fill="FFFFFF"/>
        </w:rPr>
        <w:t>,</w:t>
      </w:r>
      <w:r w:rsidR="001C5ED6">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9.5</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w:t>
      </w:r>
      <w:r w:rsidR="00D557A7">
        <w:rPr>
          <w:rFonts w:ascii="Times New Roman" w:hAnsi="Times New Roman" w:cs="Times New Roman"/>
          <w:color w:val="000000"/>
          <w:sz w:val="24"/>
          <w:szCs w:val="24"/>
          <w:shd w:val="clear" w:color="auto" w:fill="FFFFFF"/>
          <w:vertAlign w:val="superscript"/>
        </w:rPr>
        <w:t>2</w:t>
      </w:r>
      <w:r w:rsidR="00D557A7">
        <w:rPr>
          <w:rFonts w:ascii="Times New Roman" w:hAnsi="Times New Roman" w:cs="Times New Roman"/>
          <w:color w:val="000000"/>
          <w:sz w:val="24"/>
          <w:szCs w:val="24"/>
          <w:shd w:val="clear" w:color="auto" w:fill="FFFFFF"/>
        </w:rPr>
        <w:t>, 3.2</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-3</w:t>
      </w:r>
      <w:proofErr w:type="gramStart"/>
      <w:r w:rsidR="00D557A7">
        <w:rPr>
          <w:rFonts w:ascii="Times New Roman" w:hAnsi="Times New Roman" w:cs="Times New Roman"/>
          <w:color w:val="000000"/>
          <w:sz w:val="24"/>
          <w:szCs w:val="24"/>
          <w:shd w:val="clear" w:color="auto" w:fill="FFFFFF"/>
        </w:rPr>
        <w:t>,1.4</w:t>
      </w:r>
      <w:proofErr w:type="gramEnd"/>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w:t>
      </w:r>
      <w:r w:rsidR="00D557A7">
        <w:rPr>
          <w:rFonts w:ascii="Times New Roman" w:hAnsi="Times New Roman" w:cs="Times New Roman"/>
          <w:color w:val="000000"/>
          <w:sz w:val="24"/>
          <w:szCs w:val="24"/>
          <w:shd w:val="clear" w:color="auto" w:fill="FFFFFF"/>
          <w:vertAlign w:val="superscript"/>
        </w:rPr>
        <w:t>2</w:t>
      </w:r>
      <w:commentRangeEnd w:id="34"/>
      <w:r w:rsidR="001C5ED6">
        <w:rPr>
          <w:rStyle w:val="ae"/>
          <w:rFonts w:ascii="Cambria Math" w:eastAsiaTheme="minorEastAsia" w:hAnsi="Cambria Math" w:cstheme="minorBidi"/>
        </w:rPr>
        <w:commentReference w:id="34"/>
      </w:r>
      <w:r w:rsidR="00D557A7">
        <w:rPr>
          <w:rFonts w:ascii="Times New Roman" w:hAnsi="Times New Roman" w:cs="Times New Roman"/>
          <w:color w:val="000000"/>
          <w:sz w:val="24"/>
          <w:szCs w:val="24"/>
          <w:shd w:val="clear" w:color="auto" w:fill="FFFFFF"/>
        </w:rPr>
        <w:t>, respectively.</w:t>
      </w:r>
    </w:p>
    <w:p w:rsidR="004C7C64" w:rsidRPr="004C7C64" w:rsidRDefault="000D7FE0" w:rsidP="003C0FB8">
      <w:pPr>
        <w:pStyle w:val="2"/>
        <w:ind w:firstLine="630"/>
      </w:pPr>
      <w:r>
        <w:t xml:space="preserve"> </w:t>
      </w:r>
      <w:r w:rsidR="004C7C64">
        <w:t>Sensitivity Analysis</w:t>
      </w:r>
      <w:r w:rsidR="002702CC" w:rsidRPr="004C7C64">
        <w:t xml:space="preserve"> </w:t>
      </w:r>
    </w:p>
    <w:p w:rsidR="00F64FB2" w:rsidRDefault="002702CC" w:rsidP="00DE3195">
      <w:pPr>
        <w:spacing w:line="480" w:lineRule="auto"/>
        <w:ind w:firstLineChars="300" w:firstLine="720"/>
        <w:rPr>
          <w:rFonts w:ascii="Times New Roman" w:hAnsi="Times New Roman" w:cs="Times New Roman"/>
          <w:color w:val="000000"/>
          <w:sz w:val="24"/>
          <w:szCs w:val="24"/>
          <w:shd w:val="clear" w:color="auto" w:fill="FFFFFF"/>
        </w:rPr>
      </w:pPr>
      <w:r w:rsidRPr="000F454B">
        <w:rPr>
          <w:rFonts w:ascii="Times New Roman" w:hAnsi="Times New Roman" w:cs="Times New Roman"/>
          <w:color w:val="000000"/>
          <w:sz w:val="24"/>
          <w:szCs w:val="24"/>
          <w:shd w:val="clear" w:color="auto" w:fill="FFFFFF"/>
        </w:rPr>
        <w:t xml:space="preserve">The global sensitivity of the simulated exposures to different </w:t>
      </w:r>
      <w:r w:rsidR="002720F4">
        <w:rPr>
          <w:rFonts w:ascii="Times New Roman" w:hAnsi="Times New Roman" w:cs="Times New Roman"/>
          <w:color w:val="000000"/>
          <w:sz w:val="24"/>
          <w:szCs w:val="24"/>
          <w:shd w:val="clear" w:color="auto" w:fill="FFFFFF"/>
        </w:rPr>
        <w:t xml:space="preserve">18 </w:t>
      </w:r>
      <w:r w:rsidR="00696769" w:rsidRPr="000F454B">
        <w:rPr>
          <w:rFonts w:ascii="Times New Roman" w:hAnsi="Times New Roman" w:cs="Times New Roman"/>
          <w:color w:val="000000"/>
          <w:sz w:val="24"/>
          <w:szCs w:val="24"/>
          <w:shd w:val="clear" w:color="auto" w:fill="FFFFFF"/>
        </w:rPr>
        <w:t>parameters is</w:t>
      </w:r>
      <w:r w:rsidRPr="000F454B">
        <w:rPr>
          <w:rFonts w:ascii="Times New Roman" w:hAnsi="Times New Roman" w:cs="Times New Roman"/>
          <w:color w:val="000000"/>
          <w:sz w:val="24"/>
          <w:szCs w:val="24"/>
          <w:shd w:val="clear" w:color="auto" w:fill="FFFFFF"/>
        </w:rPr>
        <w:t xml:space="preserve"> illustrated in</w:t>
      </w:r>
      <w:r w:rsidR="00541D53">
        <w:rPr>
          <w:rFonts w:ascii="Times New Roman" w:hAnsi="Times New Roman" w:cs="Times New Roman"/>
          <w:color w:val="000000"/>
          <w:sz w:val="24"/>
          <w:szCs w:val="24"/>
          <w:shd w:val="clear" w:color="auto" w:fill="FFFFFF"/>
        </w:rPr>
        <w:t xml:space="preserve"> (</w:t>
      </w:r>
      <w:r w:rsidR="00541D53">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_Ref375003229 \h </w:instrText>
      </w:r>
      <w:r w:rsidR="00541D53">
        <w:rPr>
          <w:rFonts w:ascii="Times New Roman" w:hAnsi="Times New Roman" w:cs="Times New Roman"/>
          <w:color w:val="000000"/>
          <w:sz w:val="24"/>
          <w:szCs w:val="24"/>
          <w:shd w:val="clear" w:color="auto" w:fill="FFFFFF"/>
        </w:rPr>
      </w:r>
      <w:r w:rsidR="00541D53">
        <w:rPr>
          <w:rFonts w:ascii="Times New Roman" w:hAnsi="Times New Roman" w:cs="Times New Roman"/>
          <w:color w:val="000000"/>
          <w:sz w:val="24"/>
          <w:szCs w:val="24"/>
          <w:shd w:val="clear" w:color="auto" w:fill="FFFFFF"/>
        </w:rPr>
        <w:fldChar w:fldCharType="separate"/>
      </w:r>
      <w:r w:rsidR="00541D53" w:rsidRPr="00624CEE">
        <w:rPr>
          <w:sz w:val="24"/>
          <w:szCs w:val="24"/>
        </w:rPr>
        <w:t xml:space="preserve">Figure </w:t>
      </w:r>
      <w:r w:rsidR="00541D53">
        <w:rPr>
          <w:noProof/>
          <w:sz w:val="24"/>
          <w:szCs w:val="24"/>
        </w:rPr>
        <w:t>25</w:t>
      </w:r>
      <w:r w:rsidR="00541D53">
        <w:rPr>
          <w:rFonts w:ascii="Times New Roman" w:hAnsi="Times New Roman" w:cs="Times New Roman"/>
          <w:color w:val="000000"/>
          <w:sz w:val="24"/>
          <w:szCs w:val="24"/>
          <w:shd w:val="clear" w:color="auto" w:fill="FFFFFF"/>
        </w:rPr>
        <w:fldChar w:fldCharType="end"/>
      </w:r>
      <w:proofErr w:type="gramStart"/>
      <w:r w:rsidR="00541D53">
        <w:rPr>
          <w:rFonts w:ascii="Times New Roman" w:hAnsi="Times New Roman" w:cs="Times New Roman"/>
          <w:color w:val="000000"/>
          <w:sz w:val="24"/>
          <w:szCs w:val="24"/>
          <w:shd w:val="clear" w:color="auto" w:fill="FFFFFF"/>
        </w:rPr>
        <w:t>)(</w:t>
      </w:r>
      <w:proofErr w:type="gramEnd"/>
      <w:r w:rsidR="00541D53">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_Ref375003231 \h </w:instrText>
      </w:r>
      <w:r w:rsidR="00541D53">
        <w:rPr>
          <w:rFonts w:ascii="Times New Roman" w:hAnsi="Times New Roman" w:cs="Times New Roman"/>
          <w:color w:val="000000"/>
          <w:sz w:val="24"/>
          <w:szCs w:val="24"/>
          <w:shd w:val="clear" w:color="auto" w:fill="FFFFFF"/>
        </w:rPr>
      </w:r>
      <w:r w:rsidR="00541D53">
        <w:rPr>
          <w:rFonts w:ascii="Times New Roman" w:hAnsi="Times New Roman" w:cs="Times New Roman"/>
          <w:color w:val="000000"/>
          <w:sz w:val="24"/>
          <w:szCs w:val="24"/>
          <w:shd w:val="clear" w:color="auto" w:fill="FFFFFF"/>
        </w:rPr>
        <w:fldChar w:fldCharType="separate"/>
      </w:r>
      <w:r w:rsidR="00541D53" w:rsidRPr="00E63027">
        <w:rPr>
          <w:sz w:val="24"/>
          <w:szCs w:val="24"/>
        </w:rPr>
        <w:t xml:space="preserve">Figure </w:t>
      </w:r>
      <w:r w:rsidR="00541D53">
        <w:rPr>
          <w:noProof/>
          <w:sz w:val="24"/>
          <w:szCs w:val="24"/>
        </w:rPr>
        <w:t>26</w:t>
      </w:r>
      <w:r w:rsidR="00541D53">
        <w:rPr>
          <w:rFonts w:ascii="Times New Roman" w:hAnsi="Times New Roman" w:cs="Times New Roman"/>
          <w:color w:val="000000"/>
          <w:sz w:val="24"/>
          <w:szCs w:val="24"/>
          <w:shd w:val="clear" w:color="auto" w:fill="FFFFFF"/>
        </w:rPr>
        <w:fldChar w:fldCharType="end"/>
      </w:r>
      <w:r w:rsidR="00541D53">
        <w:rPr>
          <w:rFonts w:ascii="Times New Roman" w:hAnsi="Times New Roman" w:cs="Times New Roman"/>
          <w:color w:val="000000"/>
          <w:sz w:val="24"/>
          <w:szCs w:val="24"/>
          <w:shd w:val="clear" w:color="auto" w:fill="FFFFFF"/>
        </w:rPr>
        <w:t>)</w:t>
      </w:r>
      <w:r w:rsidR="00696769">
        <w:rPr>
          <w:rFonts w:ascii="Times New Roman" w:hAnsi="Times New Roman" w:cs="Times New Roman"/>
          <w:color w:val="000000"/>
          <w:sz w:val="24"/>
          <w:szCs w:val="24"/>
          <w:shd w:val="clear" w:color="auto" w:fill="FFFFFF"/>
        </w:rPr>
        <w:t>, for Central Climate Region and Southeast Climate Region, respectively. Overall</w:t>
      </w:r>
      <w:r w:rsidRPr="000F454B">
        <w:rPr>
          <w:rFonts w:ascii="Times New Roman" w:hAnsi="Times New Roman" w:cs="Times New Roman"/>
          <w:color w:val="000000"/>
          <w:sz w:val="24"/>
          <w:szCs w:val="24"/>
          <w:shd w:val="clear" w:color="auto" w:fill="FFFFFF"/>
        </w:rPr>
        <w:t>, the global NSC of</w:t>
      </w:r>
      <w:r w:rsidR="00C4510A">
        <w:rPr>
          <w:rFonts w:ascii="Times New Roman" w:hAnsi="Times New Roman" w:cs="Times New Roman"/>
          <w:color w:val="000000"/>
          <w:sz w:val="24"/>
          <w:szCs w:val="24"/>
          <w:shd w:val="clear" w:color="auto" w:fill="FFFFFF"/>
        </w:rPr>
        <w:t xml:space="preserve"> all parameters varied between </w:t>
      </w:r>
      <w:r w:rsidRPr="000F454B">
        <w:rPr>
          <w:rFonts w:ascii="Times New Roman" w:hAnsi="Times New Roman" w:cs="Times New Roman"/>
          <w:color w:val="000000"/>
          <w:sz w:val="24"/>
          <w:szCs w:val="24"/>
          <w:shd w:val="clear" w:color="auto" w:fill="FFFFFF"/>
        </w:rPr>
        <w:t>0.</w:t>
      </w:r>
      <w:r w:rsidR="00C4510A">
        <w:rPr>
          <w:rFonts w:ascii="Times New Roman" w:hAnsi="Times New Roman" w:cs="Times New Roman"/>
          <w:color w:val="000000"/>
          <w:sz w:val="24"/>
          <w:szCs w:val="24"/>
          <w:shd w:val="clear" w:color="auto" w:fill="FFFFFF"/>
        </w:rPr>
        <w:t>0</w:t>
      </w:r>
      <w:r w:rsidRPr="000F454B">
        <w:rPr>
          <w:rFonts w:ascii="Times New Roman" w:hAnsi="Times New Roman" w:cs="Times New Roman"/>
          <w:color w:val="000000"/>
          <w:sz w:val="24"/>
          <w:szCs w:val="24"/>
          <w:shd w:val="clear" w:color="auto" w:fill="FFFFFF"/>
        </w:rPr>
        <w:t xml:space="preserve"> and 0.</w:t>
      </w:r>
      <w:r w:rsidR="00C4510A">
        <w:rPr>
          <w:rFonts w:ascii="Times New Roman" w:hAnsi="Times New Roman" w:cs="Times New Roman"/>
          <w:color w:val="000000"/>
          <w:sz w:val="24"/>
          <w:szCs w:val="24"/>
          <w:shd w:val="clear" w:color="auto" w:fill="FFFFFF"/>
        </w:rPr>
        <w:t>3</w:t>
      </w:r>
      <w:r w:rsidRPr="000F454B">
        <w:rPr>
          <w:rFonts w:ascii="Times New Roman" w:hAnsi="Times New Roman" w:cs="Times New Roman"/>
          <w:color w:val="000000"/>
          <w:sz w:val="24"/>
          <w:szCs w:val="24"/>
          <w:shd w:val="clear" w:color="auto" w:fill="FFFFFF"/>
        </w:rPr>
        <w:t>5,</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indicating the robustness of this</w:t>
      </w:r>
      <w:r w:rsidRPr="000F454B">
        <w:rPr>
          <w:rFonts w:ascii="Times New Roman" w:hAnsi="Times New Roman" w:cs="Times New Roman"/>
          <w:color w:val="000000"/>
          <w:sz w:val="24"/>
          <w:szCs w:val="24"/>
          <w:shd w:val="clear" w:color="auto" w:fill="FFFFFF"/>
        </w:rPr>
        <w:t xml:space="preserve"> modeling approach. Ingestion </w:t>
      </w:r>
      <w:r w:rsidR="003F2442">
        <w:rPr>
          <w:rFonts w:ascii="Times New Roman" w:hAnsi="Times New Roman" w:cs="Times New Roman"/>
          <w:color w:val="000000"/>
          <w:sz w:val="24"/>
          <w:szCs w:val="24"/>
          <w:shd w:val="clear" w:color="auto" w:fill="FFFFFF"/>
        </w:rPr>
        <w:t>exposure</w:t>
      </w:r>
      <w:r w:rsidRPr="000F454B">
        <w:rPr>
          <w:rFonts w:ascii="Times New Roman" w:hAnsi="Times New Roman" w:cs="Times New Roman"/>
          <w:color w:val="000000"/>
          <w:sz w:val="24"/>
          <w:szCs w:val="24"/>
          <w:shd w:val="clear" w:color="auto" w:fill="FFFFFF"/>
        </w:rPr>
        <w:t xml:space="preserve"> were more</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s</w:t>
      </w:r>
      <w:r w:rsidRPr="000F454B">
        <w:rPr>
          <w:rFonts w:ascii="Times New Roman" w:hAnsi="Times New Roman" w:cs="Times New Roman"/>
          <w:color w:val="000000"/>
          <w:sz w:val="24"/>
          <w:szCs w:val="24"/>
          <w:shd w:val="clear" w:color="auto" w:fill="FFFFFF"/>
        </w:rPr>
        <w:t>ensitive to parameter perturbations, with averag</w:t>
      </w:r>
      <w:r w:rsidR="008C7E0F">
        <w:rPr>
          <w:rFonts w:ascii="Times New Roman" w:hAnsi="Times New Roman" w:cs="Times New Roman"/>
          <w:color w:val="000000"/>
          <w:sz w:val="24"/>
          <w:szCs w:val="24"/>
          <w:shd w:val="clear" w:color="auto" w:fill="FFFFFF"/>
        </w:rPr>
        <w:t xml:space="preserve">e absolute global NSC, </w:t>
      </w:r>
      <w:commentRangeStart w:id="35"/>
      <w:r w:rsidR="008C7E0F">
        <w:rPr>
          <w:rFonts w:ascii="Times New Roman" w:hAnsi="Times New Roman" w:cs="Times New Roman"/>
          <w:color w:val="000000"/>
          <w:sz w:val="24"/>
          <w:szCs w:val="24"/>
          <w:shd w:val="clear" w:color="auto" w:fill="FFFFFF"/>
        </w:rPr>
        <w:t>| NSCg |</w:t>
      </w:r>
      <w:commentRangeEnd w:id="35"/>
      <w:r w:rsidR="00A1622A">
        <w:rPr>
          <w:rStyle w:val="ae"/>
        </w:rPr>
        <w:commentReference w:id="35"/>
      </w:r>
      <w:r w:rsidRPr="000F454B">
        <w:rPr>
          <w:rFonts w:ascii="Times New Roman" w:hAnsi="Times New Roman" w:cs="Times New Roman"/>
          <w:color w:val="000000"/>
          <w:sz w:val="24"/>
          <w:szCs w:val="24"/>
          <w:shd w:val="clear" w:color="auto" w:fill="FFFFFF"/>
        </w:rPr>
        <w:t xml:space="preserve">, being 0.15 </w:t>
      </w:r>
      <w:r w:rsidR="0044561E">
        <w:rPr>
          <w:rFonts w:ascii="Times New Roman" w:hAnsi="Times New Roman" w:cs="Times New Roman"/>
          <w:color w:val="000000"/>
          <w:sz w:val="24"/>
          <w:szCs w:val="24"/>
          <w:shd w:val="clear" w:color="auto" w:fill="FFFFFF"/>
        </w:rPr>
        <w:t xml:space="preserve">to </w:t>
      </w:r>
      <w:r w:rsidRPr="000F454B">
        <w:rPr>
          <w:rFonts w:ascii="Times New Roman" w:hAnsi="Times New Roman" w:cs="Times New Roman"/>
          <w:color w:val="000000"/>
          <w:sz w:val="24"/>
          <w:szCs w:val="24"/>
          <w:shd w:val="clear" w:color="auto" w:fill="FFFFFF"/>
        </w:rPr>
        <w:t>0.</w:t>
      </w:r>
      <w:r w:rsidR="0044561E">
        <w:rPr>
          <w:rFonts w:ascii="Times New Roman" w:hAnsi="Times New Roman" w:cs="Times New Roman"/>
          <w:color w:val="000000"/>
          <w:sz w:val="24"/>
          <w:szCs w:val="24"/>
          <w:shd w:val="clear" w:color="auto" w:fill="FFFFFF"/>
        </w:rPr>
        <w:t xml:space="preserve">35. </w:t>
      </w:r>
      <w:r w:rsidRPr="000F454B">
        <w:rPr>
          <w:rFonts w:ascii="Times New Roman" w:hAnsi="Times New Roman" w:cs="Times New Roman"/>
          <w:color w:val="000000"/>
          <w:sz w:val="24"/>
          <w:szCs w:val="24"/>
          <w:shd w:val="clear" w:color="auto" w:fill="FFFFFF"/>
        </w:rPr>
        <w:t xml:space="preserve">Sensitive parameters included: </w:t>
      </w:r>
      <w:r w:rsidR="00493306">
        <w:rPr>
          <w:rFonts w:ascii="Times New Roman" w:hAnsi="Times New Roman" w:cs="Times New Roman"/>
          <w:color w:val="000000"/>
          <w:sz w:val="24"/>
          <w:szCs w:val="24"/>
          <w:shd w:val="clear" w:color="auto" w:fill="FFFFFF"/>
        </w:rPr>
        <w:t xml:space="preserve">viscosity of </w:t>
      </w:r>
      <w:proofErr w:type="gramStart"/>
      <w:r w:rsidR="00493306">
        <w:rPr>
          <w:rFonts w:ascii="Times New Roman" w:hAnsi="Times New Roman" w:cs="Times New Roman"/>
          <w:color w:val="000000"/>
          <w:sz w:val="24"/>
          <w:szCs w:val="24"/>
          <w:shd w:val="clear" w:color="auto" w:fill="FFFFFF"/>
        </w:rPr>
        <w:t>air(</w:t>
      </w:r>
      <w:proofErr w:type="gramEnd"/>
      <w:r w:rsidR="00A1622A">
        <w:rPr>
          <w:rFonts w:ascii="Times New Roman" w:hAnsi="Times New Roman" w:cs="Times New Roman"/>
          <w:color w:val="000000"/>
          <w:sz w:val="24"/>
          <w:szCs w:val="24"/>
          <w:shd w:val="clear" w:color="auto" w:fill="FFFFFF"/>
        </w:rPr>
        <w:t>µ</w:t>
      </w:r>
      <w:r w:rsidR="00493306">
        <w:rPr>
          <w:rFonts w:ascii="Times New Roman" w:hAnsi="Times New Roman" w:cs="Times New Roman"/>
          <w:color w:val="000000"/>
          <w:sz w:val="24"/>
          <w:szCs w:val="24"/>
          <w:shd w:val="clear" w:color="auto" w:fill="FFFFFF"/>
        </w:rPr>
        <w:t>),</w:t>
      </w:r>
      <w:ins w:id="36" w:author="Yong" w:date="2013-12-15T17:30:00Z">
        <w:r w:rsidR="00A1622A">
          <w:rPr>
            <w:rFonts w:ascii="Times New Roman" w:hAnsi="Times New Roman" w:cs="Times New Roman"/>
            <w:color w:val="000000"/>
            <w:sz w:val="24"/>
            <w:szCs w:val="24"/>
            <w:shd w:val="clear" w:color="auto" w:fill="FFFFFF"/>
          </w:rPr>
          <w:t xml:space="preserve"> </w:t>
        </w:r>
      </w:ins>
      <w:r w:rsidR="00493306">
        <w:rPr>
          <w:rFonts w:ascii="Times New Roman" w:hAnsi="Times New Roman" w:cs="Times New Roman"/>
          <w:color w:val="000000"/>
          <w:sz w:val="24"/>
          <w:szCs w:val="24"/>
          <w:shd w:val="clear" w:color="auto" w:fill="FFFFFF"/>
        </w:rPr>
        <w:t>diameter of pollen(Dp), friction velocity(u*)</w:t>
      </w:r>
      <w:r w:rsidR="00DE3195" w:rsidRPr="00297704">
        <w:rPr>
          <w:rFonts w:ascii="Times New Roman" w:hAnsi="Times New Roman" w:cs="Times New Roman"/>
          <w:color w:val="000000"/>
          <w:sz w:val="24"/>
          <w:szCs w:val="24"/>
          <w:shd w:val="clear" w:color="auto" w:fill="FFFFFF"/>
        </w:rPr>
        <w:t xml:space="preserve"> </w:t>
      </w:r>
      <w:r w:rsidR="00DE3195" w:rsidRPr="00DE3195">
        <w:rPr>
          <w:rFonts w:ascii="Times New Roman" w:hAnsi="Times New Roman" w:cs="Times New Roman"/>
          <w:color w:val="000000"/>
          <w:sz w:val="24"/>
          <w:szCs w:val="24"/>
          <w:shd w:val="clear" w:color="auto" w:fill="FFFFFF"/>
        </w:rPr>
        <w:t xml:space="preserve">and </w:t>
      </w:r>
      <w:r w:rsidR="00493306">
        <w:rPr>
          <w:rFonts w:ascii="Times New Roman" w:hAnsi="Times New Roman" w:cs="Times New Roman"/>
          <w:color w:val="000000"/>
          <w:sz w:val="24"/>
          <w:szCs w:val="24"/>
          <w:shd w:val="clear" w:color="auto" w:fill="FFFFFF"/>
        </w:rPr>
        <w:t>hand surface r</w:t>
      </w:r>
      <w:r w:rsidR="00933CD8">
        <w:rPr>
          <w:rFonts w:ascii="Times New Roman" w:hAnsi="Times New Roman" w:cs="Times New Roman"/>
          <w:color w:val="000000"/>
          <w:sz w:val="24"/>
          <w:szCs w:val="24"/>
          <w:shd w:val="clear" w:color="auto" w:fill="FFFFFF"/>
        </w:rPr>
        <w:t>atio</w:t>
      </w:r>
      <w:r w:rsidR="00DE3195" w:rsidRPr="00DE3195">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Sr</w:t>
      </w:r>
      <w:r w:rsidR="00DE3195" w:rsidRPr="00DE3195">
        <w:rPr>
          <w:rFonts w:ascii="Times New Roman" w:hAnsi="Times New Roman" w:cs="Times New Roman"/>
          <w:color w:val="000000"/>
          <w:sz w:val="24"/>
          <w:szCs w:val="24"/>
          <w:shd w:val="clear" w:color="auto" w:fill="FFFFFF"/>
        </w:rPr>
        <w:t xml:space="preserve">). Inhalation exposure was less sensitive to modeling </w:t>
      </w:r>
      <w:r w:rsidR="00297704" w:rsidRPr="00DE3195">
        <w:rPr>
          <w:rFonts w:ascii="Times New Roman" w:hAnsi="Times New Roman" w:cs="Times New Roman"/>
          <w:color w:val="000000"/>
          <w:sz w:val="24"/>
          <w:szCs w:val="24"/>
          <w:shd w:val="clear" w:color="auto" w:fill="FFFFFF"/>
        </w:rPr>
        <w:t>parameters.</w:t>
      </w:r>
      <w:r w:rsidR="00297704">
        <w:rPr>
          <w:rFonts w:ascii="Times New Roman" w:hAnsi="Times New Roman" w:cs="Times New Roman"/>
          <w:color w:val="000000"/>
          <w:sz w:val="24"/>
          <w:szCs w:val="24"/>
          <w:shd w:val="clear" w:color="auto" w:fill="FFFFFF"/>
        </w:rPr>
        <w:t xml:space="preserve"> </w:t>
      </w:r>
      <w:commentRangeStart w:id="37"/>
      <w:r w:rsidR="00297704">
        <w:rPr>
          <w:rFonts w:ascii="Times New Roman" w:hAnsi="Times New Roman" w:cs="Times New Roman"/>
          <w:color w:val="000000"/>
          <w:sz w:val="24"/>
          <w:szCs w:val="24"/>
          <w:shd w:val="clear" w:color="auto" w:fill="FFFFFF"/>
        </w:rPr>
        <w:t>The</w:t>
      </w:r>
      <w:r w:rsidR="00493306">
        <w:rPr>
          <w:rFonts w:ascii="Times New Roman" w:hAnsi="Times New Roman" w:cs="Times New Roman"/>
          <w:color w:val="000000"/>
          <w:sz w:val="24"/>
          <w:szCs w:val="24"/>
          <w:shd w:val="clear" w:color="auto" w:fill="FFFFFF"/>
        </w:rPr>
        <w:t xml:space="preserve"> outliers are </w:t>
      </w:r>
      <w:r w:rsidR="00493306">
        <w:rPr>
          <w:rFonts w:ascii="Times New Roman" w:hAnsi="Times New Roman" w:cs="Times New Roman"/>
          <w:color w:val="000000"/>
          <w:sz w:val="24"/>
          <w:szCs w:val="24"/>
          <w:shd w:val="clear" w:color="auto" w:fill="FFFFFF"/>
        </w:rPr>
        <w:lastRenderedPageBreak/>
        <w:t xml:space="preserve">friction </w:t>
      </w:r>
      <w:r w:rsidR="00297704">
        <w:rPr>
          <w:rFonts w:ascii="Times New Roman" w:hAnsi="Times New Roman" w:cs="Times New Roman"/>
          <w:color w:val="000000"/>
          <w:sz w:val="24"/>
          <w:szCs w:val="24"/>
          <w:shd w:val="clear" w:color="auto" w:fill="FFFFFF"/>
        </w:rPr>
        <w:t>velocity (</w:t>
      </w:r>
      <w:r w:rsidR="00493306">
        <w:rPr>
          <w:rFonts w:ascii="Times New Roman" w:hAnsi="Times New Roman" w:cs="Times New Roman"/>
          <w:color w:val="000000"/>
          <w:sz w:val="24"/>
          <w:szCs w:val="24"/>
          <w:shd w:val="clear" w:color="auto" w:fill="FFFFFF"/>
        </w:rPr>
        <w:t>u*)</w:t>
      </w:r>
      <w:r w:rsidR="00493306" w:rsidRP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diameter of </w:t>
      </w:r>
      <w:r w:rsidR="008C6F56" w:rsidRPr="00297704">
        <w:rPr>
          <w:rFonts w:ascii="Times New Roman" w:hAnsi="Times New Roman" w:cs="Times New Roman"/>
          <w:color w:val="000000"/>
          <w:sz w:val="24"/>
          <w:szCs w:val="24"/>
          <w:shd w:val="clear" w:color="auto" w:fill="FFFFFF"/>
        </w:rPr>
        <w:t>pollen (</w:t>
      </w:r>
      <w:proofErr w:type="gramStart"/>
      <w:r w:rsidR="00A1622A" w:rsidRPr="009D0CDB">
        <w:rPr>
          <w:rFonts w:ascii="Times New Roman" w:hAnsi="Times New Roman" w:cs="Times New Roman"/>
          <w:i/>
          <w:color w:val="000000"/>
          <w:sz w:val="24"/>
          <w:szCs w:val="24"/>
          <w:shd w:val="clear" w:color="auto" w:fill="FFFFFF"/>
        </w:rPr>
        <w:t>D</w:t>
      </w:r>
      <w:ins w:id="38" w:author="Yong" w:date="2013-12-15T17:30:00Z">
        <w:r w:rsidR="00A1622A" w:rsidRPr="009D0CDB">
          <w:rPr>
            <w:rFonts w:ascii="Times New Roman" w:hAnsi="Times New Roman" w:cs="Times New Roman"/>
            <w:i/>
            <w:color w:val="000000"/>
            <w:sz w:val="24"/>
            <w:szCs w:val="24"/>
            <w:shd w:val="clear" w:color="auto" w:fill="FFFFFF"/>
            <w:vertAlign w:val="subscript"/>
          </w:rPr>
          <w:t>p</w:t>
        </w:r>
      </w:ins>
      <w:proofErr w:type="gramEnd"/>
      <w:r w:rsidR="00297704" w:rsidRPr="00297704">
        <w:rPr>
          <w:rFonts w:ascii="Times New Roman" w:hAnsi="Times New Roman" w:cs="Times New Roman"/>
          <w:color w:val="000000"/>
          <w:sz w:val="24"/>
          <w:szCs w:val="24"/>
          <w:shd w:val="clear" w:color="auto" w:fill="FFFFFF"/>
        </w:rPr>
        <w:t xml:space="preserve">), indoor </w:t>
      </w:r>
      <w:r w:rsidR="008C6F56" w:rsidRPr="00297704">
        <w:rPr>
          <w:rFonts w:ascii="Times New Roman" w:hAnsi="Times New Roman" w:cs="Times New Roman"/>
          <w:color w:val="000000"/>
          <w:sz w:val="24"/>
          <w:szCs w:val="24"/>
          <w:shd w:val="clear" w:color="auto" w:fill="FFFFFF"/>
        </w:rPr>
        <w:t>time (</w:t>
      </w:r>
      <w:proofErr w:type="spellStart"/>
      <w:r w:rsidR="00297704" w:rsidRPr="00297704">
        <w:rPr>
          <w:rFonts w:ascii="Times New Roman" w:hAnsi="Times New Roman" w:cs="Times New Roman"/>
          <w:color w:val="000000"/>
          <w:sz w:val="24"/>
          <w:szCs w:val="24"/>
          <w:shd w:val="clear" w:color="auto" w:fill="FFFFFF"/>
        </w:rPr>
        <w:t>Ind</w:t>
      </w:r>
      <w:proofErr w:type="spellEnd"/>
      <w:r w:rsidR="00297704" w:rsidRPr="00297704">
        <w:rPr>
          <w:rFonts w:ascii="Times New Roman" w:hAnsi="Times New Roman" w:cs="Times New Roman"/>
          <w:color w:val="000000"/>
          <w:sz w:val="24"/>
          <w:szCs w:val="24"/>
          <w:shd w:val="clear" w:color="auto" w:fill="FFFFFF"/>
        </w:rPr>
        <w:t>)</w:t>
      </w:r>
      <w:r w:rsid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mean free path of air </w:t>
      </w:r>
      <w:r w:rsidR="008C6F56" w:rsidRPr="00297704">
        <w:rPr>
          <w:rFonts w:ascii="Times New Roman" w:hAnsi="Times New Roman" w:cs="Times New Roman"/>
          <w:color w:val="000000"/>
          <w:sz w:val="24"/>
          <w:szCs w:val="24"/>
          <w:shd w:val="clear" w:color="auto" w:fill="FFFFFF"/>
        </w:rPr>
        <w:t>molecules (</w:t>
      </w:r>
      <w:r w:rsidR="00297704" w:rsidRPr="00297704">
        <w:rPr>
          <w:rFonts w:ascii="Times New Roman" w:hAnsi="Times New Roman" w:cs="Times New Roman"/>
          <w:color w:val="000000"/>
          <w:sz w:val="24"/>
          <w:szCs w:val="24"/>
          <w:shd w:val="clear" w:color="auto" w:fill="FFFFFF"/>
        </w:rPr>
        <w:t>λ)</w:t>
      </w:r>
      <w:r w:rsidR="00297704">
        <w:rPr>
          <w:rFonts w:ascii="Times New Roman" w:hAnsi="Times New Roman" w:cs="Times New Roman"/>
          <w:color w:val="000000"/>
          <w:sz w:val="24"/>
          <w:szCs w:val="24"/>
          <w:shd w:val="clear" w:color="auto" w:fill="FFFFFF"/>
        </w:rPr>
        <w:t>.</w:t>
      </w:r>
      <w:commentRangeEnd w:id="37"/>
      <w:r w:rsidR="00A1622A">
        <w:rPr>
          <w:rStyle w:val="ae"/>
        </w:rPr>
        <w:commentReference w:id="37"/>
      </w:r>
      <w:ins w:id="39" w:author="Yong" w:date="2013-12-15T17:31:00Z">
        <w:r w:rsidR="00A1622A">
          <w:rPr>
            <w:rFonts w:ascii="Times New Roman" w:hAnsi="Times New Roman" w:cs="Times New Roman"/>
            <w:color w:val="000000"/>
            <w:sz w:val="24"/>
            <w:szCs w:val="24"/>
            <w:shd w:val="clear" w:color="auto" w:fill="FFFFFF"/>
          </w:rPr>
          <w:t xml:space="preserve"> </w:t>
        </w:r>
      </w:ins>
      <w:proofErr w:type="gramStart"/>
      <w:r w:rsidR="00DE3195" w:rsidRPr="00DE3195">
        <w:rPr>
          <w:rFonts w:ascii="Times New Roman" w:hAnsi="Times New Roman" w:cs="Times New Roman"/>
          <w:color w:val="000000"/>
          <w:sz w:val="24"/>
          <w:szCs w:val="24"/>
          <w:shd w:val="clear" w:color="auto" w:fill="FFFFFF"/>
        </w:rPr>
        <w:t>T</w:t>
      </w:r>
      <w:r w:rsidR="00297704">
        <w:rPr>
          <w:rFonts w:ascii="Times New Roman" w:hAnsi="Times New Roman" w:cs="Times New Roman"/>
          <w:color w:val="000000"/>
          <w:sz w:val="24"/>
          <w:szCs w:val="24"/>
          <w:shd w:val="clear" w:color="auto" w:fill="FFFFFF"/>
        </w:rPr>
        <w:t>otal exposures has</w:t>
      </w:r>
      <w:proofErr w:type="gramEnd"/>
      <w:r w:rsidR="00297704">
        <w:rPr>
          <w:rFonts w:ascii="Times New Roman" w:hAnsi="Times New Roman" w:cs="Times New Roman"/>
          <w:color w:val="000000"/>
          <w:sz w:val="24"/>
          <w:szCs w:val="24"/>
          <w:shd w:val="clear" w:color="auto" w:fill="FFFFFF"/>
        </w:rPr>
        <w:t xml:space="preserve"> nearly the same sensitive parameters as inhalation exposure.</w:t>
      </w:r>
    </w:p>
    <w:p w:rsidR="00594975" w:rsidRDefault="00F64FB2" w:rsidP="001673A8">
      <w:pPr>
        <w:spacing w:line="480" w:lineRule="auto"/>
        <w:ind w:firstLine="420"/>
        <w:rPr>
          <w:rFonts w:ascii="Times New Roman" w:hAnsi="Times New Roman" w:cs="Times New Roman"/>
          <w:color w:val="000000"/>
          <w:sz w:val="24"/>
          <w:szCs w:val="24"/>
          <w:shd w:val="clear" w:color="auto" w:fill="FFFFFF"/>
        </w:rPr>
      </w:pPr>
      <w:r w:rsidRPr="00F64FB2">
        <w:rPr>
          <w:rFonts w:ascii="Times New Roman" w:hAnsi="Times New Roman" w:cs="Times New Roman"/>
          <w:color w:val="000000"/>
          <w:sz w:val="24"/>
          <w:szCs w:val="24"/>
          <w:shd w:val="clear" w:color="auto" w:fill="FFFFFF"/>
        </w:rPr>
        <w:t xml:space="preserve">High interaction and nonlinearity effects among parameters were found </w:t>
      </w:r>
      <w:r w:rsidR="008D02A0">
        <w:rPr>
          <w:rFonts w:ascii="Times New Roman" w:hAnsi="Times New Roman" w:cs="Times New Roman"/>
          <w:color w:val="000000"/>
          <w:sz w:val="24"/>
          <w:szCs w:val="24"/>
          <w:shd w:val="clear" w:color="auto" w:fill="FFFFFF"/>
        </w:rPr>
        <w:t xml:space="preserve">in dermal contact and ingestion routes </w:t>
      </w:r>
      <w:r w:rsidRPr="00F64FB2">
        <w:rPr>
          <w:rFonts w:ascii="Times New Roman" w:hAnsi="Times New Roman" w:cs="Times New Roman"/>
          <w:color w:val="000000"/>
          <w:sz w:val="24"/>
          <w:szCs w:val="24"/>
          <w:shd w:val="clear" w:color="auto" w:fill="FFFFFF"/>
        </w:rPr>
        <w:t xml:space="preserve">for </w:t>
      </w:r>
      <w:r w:rsidR="00582296">
        <w:rPr>
          <w:rFonts w:ascii="Times New Roman" w:hAnsi="Times New Roman" w:cs="Times New Roman"/>
          <w:color w:val="000000"/>
          <w:sz w:val="24"/>
          <w:szCs w:val="24"/>
          <w:shd w:val="clear" w:color="auto" w:fill="FFFFFF"/>
        </w:rPr>
        <w:t xml:space="preserve">pollen </w:t>
      </w:r>
      <w:r w:rsidRPr="00F64FB2">
        <w:rPr>
          <w:rFonts w:ascii="Times New Roman" w:hAnsi="Times New Roman" w:cs="Times New Roman"/>
          <w:color w:val="000000"/>
          <w:sz w:val="24"/>
          <w:szCs w:val="24"/>
          <w:shd w:val="clear" w:color="auto" w:fill="FFFFFF"/>
        </w:rPr>
        <w:t>exposures</w:t>
      </w:r>
      <w:r w:rsidR="008C6F56">
        <w:rPr>
          <w:rFonts w:ascii="Times New Roman" w:hAnsi="Times New Roman" w:cs="Times New Roman"/>
          <w:color w:val="000000"/>
          <w:sz w:val="24"/>
          <w:szCs w:val="24"/>
          <w:shd w:val="clear" w:color="auto" w:fill="FFFFFF"/>
        </w:rPr>
        <w:t>.</w:t>
      </w:r>
      <w:r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A</w:t>
      </w:r>
      <w:r w:rsidRPr="00F64FB2">
        <w:rPr>
          <w:rFonts w:ascii="Times New Roman" w:hAnsi="Times New Roman" w:cs="Times New Roman"/>
          <w:color w:val="000000"/>
          <w:sz w:val="24"/>
          <w:szCs w:val="24"/>
          <w:shd w:val="clear" w:color="auto" w:fill="FFFFFF"/>
        </w:rPr>
        <w:t xml:space="preserve">verage interaction effects </w:t>
      </w:r>
      <w:commentRangeStart w:id="40"/>
      <w:r w:rsidRPr="00F64FB2">
        <w:rPr>
          <w:rFonts w:ascii="Times New Roman" w:hAnsi="Times New Roman" w:cs="Times New Roman"/>
          <w:color w:val="000000"/>
          <w:sz w:val="24"/>
          <w:szCs w:val="24"/>
          <w:shd w:val="clear" w:color="auto" w:fill="FFFFFF"/>
        </w:rPr>
        <w:t>STD</w:t>
      </w:r>
      <w:commentRangeEnd w:id="40"/>
      <w:r w:rsidR="00A1622A">
        <w:rPr>
          <w:rStyle w:val="ae"/>
        </w:rPr>
        <w:commentReference w:id="40"/>
      </w:r>
      <w:r w:rsidRPr="00F64FB2">
        <w:rPr>
          <w:rFonts w:ascii="Times New Roman" w:hAnsi="Times New Roman" w:cs="Times New Roman"/>
          <w:color w:val="000000"/>
          <w:sz w:val="24"/>
          <w:szCs w:val="24"/>
          <w:shd w:val="clear" w:color="auto" w:fill="FFFFFF"/>
        </w:rPr>
        <w:t xml:space="preserve"> being</w:t>
      </w:r>
      <w:r w:rsidR="008D02A0">
        <w:rPr>
          <w:rFonts w:ascii="Times New Roman" w:hAnsi="Times New Roman" w:cs="Times New Roman"/>
          <w:color w:val="000000"/>
          <w:sz w:val="24"/>
          <w:szCs w:val="24"/>
          <w:shd w:val="clear" w:color="auto" w:fill="FFFFFF"/>
        </w:rPr>
        <w:t xml:space="preserve"> 0</w:t>
      </w:r>
      <w:r w:rsidR="008C6F56">
        <w:rPr>
          <w:rFonts w:ascii="Times New Roman" w:hAnsi="Times New Roman" w:cs="Times New Roman"/>
          <w:color w:val="000000"/>
          <w:sz w:val="24"/>
          <w:szCs w:val="24"/>
          <w:shd w:val="clear" w:color="auto" w:fill="FFFFFF"/>
        </w:rPr>
        <w:t>.3</w:t>
      </w:r>
      <w:r w:rsidR="008D02A0">
        <w:rPr>
          <w:rFonts w:ascii="Times New Roman" w:hAnsi="Times New Roman" w:cs="Times New Roman"/>
          <w:color w:val="000000"/>
          <w:sz w:val="24"/>
          <w:szCs w:val="24"/>
          <w:shd w:val="clear" w:color="auto" w:fill="FFFFFF"/>
        </w:rPr>
        <w:t xml:space="preserve"> and 0.</w:t>
      </w:r>
      <w:r w:rsidR="008C6F56">
        <w:rPr>
          <w:rFonts w:ascii="Times New Roman" w:hAnsi="Times New Roman" w:cs="Times New Roman"/>
          <w:color w:val="000000"/>
          <w:sz w:val="24"/>
          <w:szCs w:val="24"/>
          <w:shd w:val="clear" w:color="auto" w:fill="FFFFFF"/>
        </w:rPr>
        <w:t>6</w:t>
      </w:r>
      <w:r w:rsidR="00860276">
        <w:rPr>
          <w:rFonts w:ascii="Times New Roman" w:hAnsi="Times New Roman" w:cs="Times New Roman"/>
          <w:color w:val="000000"/>
          <w:sz w:val="24"/>
          <w:szCs w:val="24"/>
          <w:shd w:val="clear" w:color="auto" w:fill="FFFFFF"/>
        </w:rPr>
        <w:t>,</w:t>
      </w:r>
      <w:r w:rsidR="00860276" w:rsidRPr="00F64FB2">
        <w:rPr>
          <w:rFonts w:ascii="Times New Roman" w:hAnsi="Times New Roman" w:cs="Times New Roman"/>
          <w:color w:val="000000"/>
          <w:sz w:val="24"/>
          <w:szCs w:val="24"/>
          <w:shd w:val="clear" w:color="auto" w:fill="FFFFFF"/>
        </w:rPr>
        <w:t xml:space="preserve"> respectively</w:t>
      </w:r>
      <w:r w:rsidRPr="00F64FB2">
        <w:rPr>
          <w:rFonts w:ascii="Times New Roman" w:hAnsi="Times New Roman" w:cs="Times New Roman"/>
          <w:color w:val="000000"/>
          <w:sz w:val="24"/>
          <w:szCs w:val="24"/>
          <w:shd w:val="clear" w:color="auto" w:fill="FFFFFF"/>
        </w:rPr>
        <w:t xml:space="preserve">. Parameters with high interaction and nonlinearity </w:t>
      </w:r>
      <w:r w:rsidR="008D02A0" w:rsidRPr="00F64FB2">
        <w:rPr>
          <w:rFonts w:ascii="Times New Roman" w:hAnsi="Times New Roman" w:cs="Times New Roman"/>
          <w:color w:val="000000"/>
          <w:sz w:val="24"/>
          <w:szCs w:val="24"/>
          <w:shd w:val="clear" w:color="auto" w:fill="FFFFFF"/>
        </w:rPr>
        <w:t>effects included</w:t>
      </w:r>
      <w:r w:rsidRPr="00F64FB2">
        <w:rPr>
          <w:rFonts w:ascii="Times New Roman" w:hAnsi="Times New Roman" w:cs="Times New Roman"/>
          <w:color w:val="000000"/>
          <w:sz w:val="24"/>
          <w:szCs w:val="24"/>
          <w:shd w:val="clear" w:color="auto" w:fill="FFFFFF"/>
        </w:rPr>
        <w:t xml:space="preserve"> </w:t>
      </w:r>
      <w:r w:rsidR="00860276">
        <w:rPr>
          <w:rFonts w:ascii="Times New Roman" w:hAnsi="Times New Roman" w:cs="Times New Roman"/>
          <w:color w:val="000000"/>
          <w:sz w:val="24"/>
          <w:szCs w:val="24"/>
          <w:shd w:val="clear" w:color="auto" w:fill="FFFFFF"/>
        </w:rPr>
        <w:t>friction velocity (</w:t>
      </w:r>
      <w:r w:rsidR="008C6F56">
        <w:rPr>
          <w:rFonts w:ascii="Times New Roman" w:hAnsi="Times New Roman" w:cs="Times New Roman" w:hint="eastAsia"/>
          <w:color w:val="000000"/>
          <w:sz w:val="24"/>
          <w:szCs w:val="24"/>
          <w:shd w:val="clear" w:color="auto" w:fill="FFFFFF"/>
        </w:rPr>
        <w:t>u</w:t>
      </w:r>
      <w:r w:rsidR="008C6F56">
        <w:rPr>
          <w:rFonts w:ascii="Times New Roman" w:hAnsi="Times New Roman" w:cs="Times New Roman"/>
          <w:color w:val="000000"/>
          <w:sz w:val="24"/>
          <w:szCs w:val="24"/>
          <w:shd w:val="clear" w:color="auto" w:fill="FFFFFF"/>
        </w:rPr>
        <w:t>*</w:t>
      </w:r>
      <w:r w:rsidR="008C6F56" w:rsidRPr="00860276">
        <w:rPr>
          <w:rFonts w:ascii="Times New Roman" w:hAnsi="Times New Roman" w:cs="Times New Roman"/>
          <w:color w:val="000000"/>
          <w:sz w:val="24"/>
          <w:szCs w:val="24"/>
          <w:shd w:val="clear" w:color="auto" w:fill="FFFFFF"/>
        </w:rPr>
        <w:t>)</w:t>
      </w:r>
      <w:r w:rsidR="008C6F56">
        <w:rPr>
          <w:rFonts w:ascii="Times New Roman" w:hAnsi="Times New Roman" w:cs="Times New Roman"/>
          <w:color w:val="000000"/>
          <w:sz w:val="24"/>
          <w:szCs w:val="24"/>
          <w:shd w:val="clear" w:color="auto" w:fill="FFFFFF"/>
        </w:rPr>
        <w:t>, viscosity of air</w:t>
      </w:r>
      <w:r w:rsidRPr="00F64FB2">
        <w:rPr>
          <w:rFonts w:ascii="Times New Roman" w:hAnsi="Times New Roman" w:cs="Times New Roman"/>
          <w:color w:val="000000"/>
          <w:sz w:val="24"/>
          <w:szCs w:val="24"/>
          <w:shd w:val="clear" w:color="auto" w:fill="FFFFFF"/>
        </w:rPr>
        <w:t xml:space="preserve"> (</w:t>
      </w:r>
      <w:r w:rsidR="00A1622A">
        <w:rPr>
          <w:rFonts w:ascii="Times New Roman" w:hAnsi="Times New Roman" w:cs="Times New Roman"/>
          <w:color w:val="000000"/>
          <w:sz w:val="24"/>
          <w:szCs w:val="24"/>
          <w:shd w:val="clear" w:color="auto" w:fill="FFFFFF"/>
        </w:rPr>
        <w:t>µ</w:t>
      </w:r>
      <w:r w:rsidRPr="00F64FB2">
        <w:rPr>
          <w:rFonts w:ascii="Times New Roman" w:hAnsi="Times New Roman" w:cs="Times New Roman"/>
          <w:color w:val="000000"/>
          <w:sz w:val="24"/>
          <w:szCs w:val="24"/>
          <w:shd w:val="clear" w:color="auto" w:fill="FFFFFF"/>
        </w:rPr>
        <w:t xml:space="preserve">), low interaction </w:t>
      </w:r>
      <w:r>
        <w:rPr>
          <w:rFonts w:ascii="Times New Roman" w:hAnsi="Times New Roman" w:cs="Times New Roman"/>
          <w:color w:val="000000"/>
          <w:sz w:val="24"/>
          <w:szCs w:val="24"/>
          <w:shd w:val="clear" w:color="auto" w:fill="FFFFFF"/>
        </w:rPr>
        <w:t>e</w:t>
      </w:r>
      <w:r w:rsidRPr="00F64FB2">
        <w:rPr>
          <w:rFonts w:ascii="Times New Roman" w:hAnsi="Times New Roman" w:cs="Times New Roman"/>
          <w:color w:val="000000"/>
          <w:sz w:val="24"/>
          <w:szCs w:val="24"/>
          <w:shd w:val="clear" w:color="auto" w:fill="FFFFFF"/>
        </w:rPr>
        <w:t>ffects were found for exposure parameters</w:t>
      </w:r>
      <w:r w:rsidR="008D02A0">
        <w:rPr>
          <w:rFonts w:ascii="Times New Roman" w:hAnsi="Times New Roman" w:cs="Times New Roman"/>
          <w:color w:val="000000"/>
          <w:sz w:val="24"/>
          <w:szCs w:val="24"/>
          <w:shd w:val="clear" w:color="auto" w:fill="FFFFFF"/>
        </w:rPr>
        <w:t xml:space="preserve"> in inhalation route</w:t>
      </w:r>
      <w:r w:rsidRPr="00F64FB2">
        <w:rPr>
          <w:rFonts w:ascii="Times New Roman" w:hAnsi="Times New Roman" w:cs="Times New Roman"/>
          <w:color w:val="000000"/>
          <w:sz w:val="24"/>
          <w:szCs w:val="24"/>
          <w:shd w:val="clear" w:color="auto" w:fill="FFFFFF"/>
        </w:rPr>
        <w:t xml:space="preserve">. </w:t>
      </w:r>
      <w:commentRangeStart w:id="41"/>
      <w:r w:rsidR="008C6F56">
        <w:rPr>
          <w:rFonts w:ascii="Times New Roman" w:hAnsi="Times New Roman" w:cs="Times New Roman"/>
          <w:color w:val="000000"/>
          <w:sz w:val="24"/>
          <w:szCs w:val="24"/>
          <w:shd w:val="clear" w:color="auto" w:fill="FFFFFF"/>
        </w:rPr>
        <w:t>They are hand to mouth frequency (</w:t>
      </w:r>
      <w:proofErr w:type="spellStart"/>
      <w:r w:rsidR="008C6F56">
        <w:rPr>
          <w:rFonts w:ascii="Times New Roman" w:hAnsi="Times New Roman" w:cs="Times New Roman"/>
          <w:color w:val="000000"/>
          <w:sz w:val="24"/>
          <w:szCs w:val="24"/>
          <w:shd w:val="clear" w:color="auto" w:fill="FFFFFF"/>
        </w:rPr>
        <w:t>Fr</w:t>
      </w:r>
      <w:proofErr w:type="spellEnd"/>
      <w:r w:rsidR="008C6F56">
        <w:rPr>
          <w:rFonts w:ascii="Times New Roman" w:hAnsi="Times New Roman" w:cs="Times New Roman"/>
          <w:color w:val="000000"/>
          <w:sz w:val="24"/>
          <w:szCs w:val="24"/>
          <w:shd w:val="clear" w:color="auto" w:fill="FFFFFF"/>
        </w:rPr>
        <w:t>)</w:t>
      </w:r>
      <w:commentRangeEnd w:id="41"/>
      <w:r w:rsidR="00A1622A">
        <w:rPr>
          <w:rStyle w:val="ae"/>
        </w:rPr>
        <w:commentReference w:id="41"/>
      </w:r>
      <w:r w:rsidR="008C6F56"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.T</w:t>
      </w:r>
      <w:r w:rsidR="008C6F56" w:rsidRPr="00F64FB2">
        <w:rPr>
          <w:rFonts w:ascii="Times New Roman" w:hAnsi="Times New Roman" w:cs="Times New Roman"/>
          <w:color w:val="000000"/>
          <w:sz w:val="24"/>
          <w:szCs w:val="24"/>
          <w:shd w:val="clear" w:color="auto" w:fill="FFFFFF"/>
        </w:rPr>
        <w:t>his</w:t>
      </w:r>
      <w:r w:rsidRPr="00F64FB2">
        <w:rPr>
          <w:rFonts w:ascii="Times New Roman" w:hAnsi="Times New Roman" w:cs="Times New Roman"/>
          <w:color w:val="000000"/>
          <w:sz w:val="24"/>
          <w:szCs w:val="24"/>
          <w:shd w:val="clear" w:color="auto" w:fill="FFFFFF"/>
        </w:rPr>
        <w:t xml:space="preserve"> resulted from the fact that</w:t>
      </w:r>
      <w:r w:rsidR="00860276">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only infant</w:t>
      </w:r>
      <w:r w:rsidR="00A22EE7">
        <w:rPr>
          <w:rFonts w:ascii="Times New Roman" w:hAnsi="Times New Roman" w:cs="Times New Roman"/>
          <w:color w:val="000000"/>
          <w:sz w:val="24"/>
          <w:szCs w:val="24"/>
          <w:shd w:val="clear" w:color="auto" w:fill="FFFFFF"/>
        </w:rPr>
        <w:t>s</w:t>
      </w:r>
      <w:r w:rsidR="008C6F56">
        <w:rPr>
          <w:rFonts w:ascii="Times New Roman" w:hAnsi="Times New Roman" w:cs="Times New Roman"/>
          <w:color w:val="000000"/>
          <w:sz w:val="24"/>
          <w:szCs w:val="24"/>
          <w:shd w:val="clear" w:color="auto" w:fill="FFFFFF"/>
        </w:rPr>
        <w:t xml:space="preserve"> and young people </w:t>
      </w:r>
      <w:r w:rsidR="00A22EE7">
        <w:rPr>
          <w:rFonts w:ascii="Times New Roman" w:hAnsi="Times New Roman" w:cs="Times New Roman"/>
          <w:color w:val="000000"/>
          <w:sz w:val="24"/>
          <w:szCs w:val="24"/>
          <w:shd w:val="clear" w:color="auto" w:fill="FFFFFF"/>
        </w:rPr>
        <w:t xml:space="preserve">often </w:t>
      </w:r>
      <w:r w:rsidR="008C6F56">
        <w:rPr>
          <w:rFonts w:ascii="Times New Roman" w:hAnsi="Times New Roman" w:cs="Times New Roman"/>
          <w:color w:val="000000"/>
          <w:sz w:val="24"/>
          <w:szCs w:val="24"/>
          <w:shd w:val="clear" w:color="auto" w:fill="FFFFFF"/>
        </w:rPr>
        <w:t>tend to touch their mouth and face using hand</w:t>
      </w:r>
      <w:r w:rsidRPr="00F64FB2">
        <w:rPr>
          <w:rFonts w:ascii="Times New Roman" w:hAnsi="Times New Roman" w:cs="Times New Roman"/>
          <w:color w:val="000000"/>
          <w:sz w:val="24"/>
          <w:szCs w:val="24"/>
          <w:shd w:val="clear" w:color="auto" w:fill="FFFFFF"/>
        </w:rPr>
        <w:t>.</w:t>
      </w:r>
      <w:r w:rsidR="002702CC" w:rsidRPr="000F454B">
        <w:rPr>
          <w:rFonts w:ascii="Times New Roman" w:hAnsi="Times New Roman" w:cs="Times New Roman"/>
          <w:color w:val="000000"/>
          <w:sz w:val="24"/>
          <w:szCs w:val="24"/>
          <w:shd w:val="clear" w:color="auto" w:fill="FFFFFF"/>
        </w:rPr>
        <w:t xml:space="preserve"> </w:t>
      </w:r>
      <w:r w:rsidR="00A22EE7">
        <w:rPr>
          <w:rFonts w:ascii="Times New Roman" w:hAnsi="Times New Roman" w:cs="Times New Roman"/>
          <w:color w:val="000000"/>
          <w:sz w:val="24"/>
          <w:szCs w:val="24"/>
          <w:shd w:val="clear" w:color="auto" w:fill="FFFFFF"/>
        </w:rPr>
        <w:t xml:space="preserve">And these people are only a small part of the whole population. </w:t>
      </w:r>
    </w:p>
    <w:p w:rsidR="00594975" w:rsidRDefault="00594975"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can see that in different </w:t>
      </w:r>
      <w:r w:rsidR="000B20B4">
        <w:rPr>
          <w:rFonts w:ascii="Times New Roman" w:hAnsi="Times New Roman" w:cs="Times New Roman"/>
          <w:color w:val="000000"/>
          <w:sz w:val="24"/>
          <w:szCs w:val="24"/>
          <w:shd w:val="clear" w:color="auto" w:fill="FFFFFF"/>
        </w:rPr>
        <w:t>region (</w:t>
      </w:r>
      <w:r w:rsidR="00720EA4">
        <w:rPr>
          <w:rFonts w:ascii="Times New Roman" w:hAnsi="Times New Roman" w:cs="Times New Roman"/>
          <w:color w:val="000000"/>
          <w:sz w:val="24"/>
          <w:szCs w:val="24"/>
          <w:shd w:val="clear" w:color="auto" w:fill="FFFFFF"/>
        </w:rPr>
        <w:t>figure 25 and figure 26)</w:t>
      </w:r>
      <w:r>
        <w:rPr>
          <w:rFonts w:ascii="Times New Roman" w:hAnsi="Times New Roman" w:cs="Times New Roman"/>
          <w:color w:val="000000"/>
          <w:sz w:val="24"/>
          <w:szCs w:val="24"/>
          <w:shd w:val="clear" w:color="auto" w:fill="FFFFFF"/>
        </w:rPr>
        <w:t xml:space="preserve"> the parameter </w:t>
      </w:r>
      <w:r w:rsidR="00A1622A">
        <w:rPr>
          <w:rFonts w:ascii="Times New Roman" w:hAnsi="Times New Roman" w:cs="Times New Roman"/>
          <w:color w:val="000000"/>
          <w:sz w:val="24"/>
          <w:szCs w:val="24"/>
          <w:shd w:val="clear" w:color="auto" w:fill="FFFFFF"/>
        </w:rPr>
        <w:t xml:space="preserve">sensitivities </w:t>
      </w:r>
      <w:r>
        <w:rPr>
          <w:rFonts w:ascii="Times New Roman" w:hAnsi="Times New Roman" w:cs="Times New Roman"/>
          <w:color w:val="000000"/>
          <w:sz w:val="24"/>
          <w:szCs w:val="24"/>
          <w:shd w:val="clear" w:color="auto" w:fill="FFFFFF"/>
        </w:rPr>
        <w:t xml:space="preserve">are slightly different. </w:t>
      </w:r>
      <w:commentRangeStart w:id="42"/>
      <w:r>
        <w:rPr>
          <w:rFonts w:ascii="Times New Roman" w:hAnsi="Times New Roman" w:cs="Times New Roman"/>
          <w:color w:val="000000"/>
          <w:sz w:val="24"/>
          <w:szCs w:val="24"/>
          <w:shd w:val="clear" w:color="auto" w:fill="FFFFFF"/>
        </w:rPr>
        <w:t>This could be explained as the effect of the proportion of different age groups of the population in each region</w:t>
      </w:r>
      <w:commentRangeEnd w:id="42"/>
      <w:r w:rsidR="00A1622A">
        <w:rPr>
          <w:rStyle w:val="ae"/>
        </w:rPr>
        <w:commentReference w:id="42"/>
      </w:r>
      <w:r>
        <w:rPr>
          <w:rFonts w:ascii="Times New Roman" w:hAnsi="Times New Roman" w:cs="Times New Roman"/>
          <w:color w:val="000000"/>
          <w:sz w:val="24"/>
          <w:szCs w:val="24"/>
          <w:shd w:val="clear" w:color="auto" w:fill="FFFFFF"/>
        </w:rPr>
        <w:t xml:space="preserve">. </w:t>
      </w:r>
    </w:p>
    <w:p w:rsidR="00E46833" w:rsidRPr="00C53C90" w:rsidRDefault="00860276"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216644">
        <w:rPr>
          <w:rFonts w:ascii="Times New Roman" w:hAnsi="Times New Roman" w:cs="Times New Roman"/>
          <w:color w:val="000000"/>
          <w:sz w:val="24"/>
          <w:szCs w:val="24"/>
          <w:shd w:val="clear" w:color="auto" w:fill="FFFFFF"/>
        </w:rPr>
        <w:t>ventilation</w:t>
      </w:r>
      <w:r w:rsidR="00216644" w:rsidRPr="00216644">
        <w:rPr>
          <w:rFonts w:ascii="Times New Roman" w:hAnsi="Times New Roman" w:cs="Times New Roman"/>
          <w:color w:val="000000"/>
          <w:sz w:val="24"/>
          <w:szCs w:val="24"/>
          <w:shd w:val="clear" w:color="auto" w:fill="FFFFFF"/>
        </w:rPr>
        <w:t xml:space="preserve"> and deposition rate coefficients depend on surface characteristics, temperatures and pesticide physicochemical properties such as fugacity</w:t>
      </w:r>
      <w:r>
        <w:rPr>
          <w:rFonts w:ascii="Times New Roman" w:hAnsi="Times New Roman" w:cs="Times New Roman"/>
          <w:color w:val="000000"/>
          <w:sz w:val="24"/>
          <w:szCs w:val="24"/>
          <w:shd w:val="clear" w:color="auto" w:fill="FFFFFF"/>
        </w:rPr>
        <w:t xml:space="preserve">. </w:t>
      </w:r>
      <w:r w:rsidR="00216644" w:rsidRPr="00216644">
        <w:rPr>
          <w:rFonts w:ascii="Times New Roman" w:hAnsi="Times New Roman" w:cs="Times New Roman"/>
          <w:color w:val="000000"/>
          <w:sz w:val="24"/>
          <w:szCs w:val="24"/>
          <w:shd w:val="clear" w:color="auto" w:fill="FFFFFF"/>
        </w:rPr>
        <w:t xml:space="preserve">Data on these dependencies are extremely limited for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deposition and </w:t>
      </w:r>
      <w:r>
        <w:rPr>
          <w:rFonts w:ascii="Times New Roman" w:hAnsi="Times New Roman" w:cs="Times New Roman"/>
          <w:color w:val="000000"/>
          <w:sz w:val="24"/>
          <w:szCs w:val="24"/>
          <w:shd w:val="clear" w:color="auto" w:fill="FFFFFF"/>
        </w:rPr>
        <w:t xml:space="preserve">ventilation. </w:t>
      </w:r>
      <w:r w:rsidR="00216644" w:rsidRPr="00216644">
        <w:rPr>
          <w:rFonts w:ascii="Times New Roman" w:hAnsi="Times New Roman" w:cs="Times New Roman"/>
          <w:color w:val="000000"/>
          <w:sz w:val="24"/>
          <w:szCs w:val="24"/>
          <w:shd w:val="clear" w:color="auto" w:fill="FFFFFF"/>
        </w:rPr>
        <w:t xml:space="preserve">The values of </w:t>
      </w:r>
      <w:commentRangeStart w:id="43"/>
      <w:proofErr w:type="spellStart"/>
      <w:proofErr w:type="gramStart"/>
      <w:r w:rsidR="00A22EE7">
        <w:rPr>
          <w:rFonts w:ascii="Times New Roman" w:hAnsi="Times New Roman" w:cs="Times New Roman"/>
          <w:color w:val="000000"/>
          <w:sz w:val="24"/>
          <w:szCs w:val="24"/>
          <w:shd w:val="clear" w:color="auto" w:fill="FFFFFF"/>
        </w:rPr>
        <w:t>Vd</w:t>
      </w:r>
      <w:proofErr w:type="spellEnd"/>
      <w:proofErr w:type="gramEnd"/>
      <w:r w:rsidR="00216644" w:rsidRPr="00216644">
        <w:rPr>
          <w:rFonts w:ascii="Times New Roman" w:hAnsi="Times New Roman" w:cs="Times New Roman"/>
          <w:color w:val="000000"/>
          <w:sz w:val="24"/>
          <w:szCs w:val="24"/>
          <w:shd w:val="clear" w:color="auto" w:fill="FFFFFF"/>
        </w:rPr>
        <w:t xml:space="preserve"> and </w:t>
      </w:r>
      <w:r w:rsidR="00A22EE7">
        <w:rPr>
          <w:rFonts w:ascii="Times New Roman" w:hAnsi="Times New Roman" w:cs="Times New Roman"/>
          <w:color w:val="000000"/>
          <w:sz w:val="24"/>
          <w:szCs w:val="24"/>
          <w:shd w:val="clear" w:color="auto" w:fill="FFFFFF"/>
        </w:rPr>
        <w:t>u*</w:t>
      </w:r>
      <w:commentRangeEnd w:id="43"/>
      <w:r w:rsidR="00A1622A">
        <w:rPr>
          <w:rStyle w:val="ae"/>
        </w:rPr>
        <w:commentReference w:id="43"/>
      </w:r>
      <w:r w:rsidR="00216644" w:rsidRPr="00216644">
        <w:rPr>
          <w:rFonts w:ascii="Times New Roman" w:hAnsi="Times New Roman" w:cs="Times New Roman"/>
          <w:color w:val="000000"/>
          <w:sz w:val="24"/>
          <w:szCs w:val="24"/>
          <w:shd w:val="clear" w:color="auto" w:fill="FFFFFF"/>
        </w:rPr>
        <w:t xml:space="preserve"> used in the current study were derived from references </w:t>
      </w:r>
      <w:r w:rsidR="005D6292">
        <w:rPr>
          <w:rFonts w:ascii="Times New Roman" w:hAnsi="Times New Roman" w:cs="Times New Roman"/>
          <w:color w:val="000000"/>
          <w:sz w:val="24"/>
          <w:szCs w:val="24"/>
          <w:shd w:val="clear" w:color="auto" w:fill="FFFFFF"/>
        </w:rPr>
        <w:t>(</w:t>
      </w:r>
      <w:r w:rsidR="005D6292" w:rsidRPr="00D61707">
        <w:t>Hu, X., et al. (2011).</w:t>
      </w:r>
      <w:r w:rsidR="005D6292">
        <w:rPr>
          <w:rFonts w:ascii="Times New Roman" w:hAnsi="Times New Roman" w:cs="Times New Roman"/>
          <w:color w:val="000000"/>
          <w:sz w:val="24"/>
          <w:szCs w:val="24"/>
          <w:shd w:val="clear" w:color="auto" w:fill="FFFFFF"/>
        </w:rPr>
        <w:t>)</w:t>
      </w:r>
      <w:ins w:id="44" w:author="Yong" w:date="2013-12-15T17:41:00Z">
        <w:r w:rsidR="00A1622A">
          <w:rPr>
            <w:rFonts w:ascii="Times New Roman" w:hAnsi="Times New Roman" w:cs="Times New Roman"/>
            <w:color w:val="000000"/>
            <w:sz w:val="24"/>
            <w:szCs w:val="24"/>
            <w:shd w:val="clear" w:color="auto" w:fill="FFFFFF"/>
          </w:rPr>
          <w:t xml:space="preserve"> </w:t>
        </w:r>
      </w:ins>
      <w:r w:rsidR="00216644" w:rsidRPr="00216644">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particulate matter and small</w:t>
      </w:r>
      <w:r w:rsidR="00216644" w:rsidRPr="00216644">
        <w:rPr>
          <w:rFonts w:ascii="Times New Roman" w:hAnsi="Times New Roman" w:cs="Times New Roman"/>
          <w:color w:val="000000"/>
          <w:sz w:val="24"/>
          <w:szCs w:val="24"/>
          <w:shd w:val="clear" w:color="auto" w:fill="FFFFFF"/>
        </w:rPr>
        <w:t xml:space="preserve"> particles</w:t>
      </w:r>
      <w:r w:rsidR="005D6292">
        <w:rPr>
          <w:rFonts w:ascii="Times New Roman" w:hAnsi="Times New Roman" w:cs="Times New Roman"/>
          <w:color w:val="000000"/>
          <w:sz w:val="24"/>
          <w:szCs w:val="24"/>
          <w:shd w:val="clear" w:color="auto" w:fill="FFFFFF"/>
        </w:rPr>
        <w:t>.</w:t>
      </w:r>
      <w:r w:rsidR="00216644" w:rsidRPr="00216644">
        <w:rPr>
          <w:rFonts w:ascii="Times New Roman" w:hAnsi="Times New Roman" w:cs="Times New Roman"/>
          <w:color w:val="000000"/>
          <w:sz w:val="24"/>
          <w:szCs w:val="24"/>
          <w:shd w:val="clear" w:color="auto" w:fill="FFFFFF"/>
        </w:rPr>
        <w:t xml:space="preserve"> Widely different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 xml:space="preserve">dermal contact effect </w:t>
      </w:r>
      <w:r w:rsidR="00216644" w:rsidRPr="00216644">
        <w:rPr>
          <w:rFonts w:ascii="Times New Roman" w:hAnsi="Times New Roman" w:cs="Times New Roman"/>
          <w:color w:val="000000"/>
          <w:sz w:val="24"/>
          <w:szCs w:val="24"/>
          <w:shd w:val="clear" w:color="auto" w:fill="FFFFFF"/>
        </w:rPr>
        <w:t xml:space="preserve">due to hand touch </w:t>
      </w:r>
      <w:r w:rsidRPr="00216644">
        <w:rPr>
          <w:rFonts w:ascii="Times New Roman" w:hAnsi="Times New Roman" w:cs="Times New Roman"/>
          <w:color w:val="000000"/>
          <w:sz w:val="24"/>
          <w:szCs w:val="24"/>
          <w:shd w:val="clear" w:color="auto" w:fill="FFFFFF"/>
        </w:rPr>
        <w:t xml:space="preserve">have </w:t>
      </w:r>
      <w:r>
        <w:rPr>
          <w:rFonts w:ascii="Times New Roman" w:hAnsi="Times New Roman" w:cs="Times New Roman"/>
          <w:color w:val="000000"/>
          <w:sz w:val="24"/>
          <w:szCs w:val="24"/>
          <w:shd w:val="clear" w:color="auto" w:fill="FFFFFF"/>
        </w:rPr>
        <w:t>been</w:t>
      </w:r>
      <w:r w:rsidR="00216644" w:rsidRPr="00216644">
        <w:rPr>
          <w:rFonts w:ascii="Times New Roman" w:hAnsi="Times New Roman" w:cs="Times New Roman"/>
          <w:color w:val="000000"/>
          <w:sz w:val="24"/>
          <w:szCs w:val="24"/>
          <w:shd w:val="clear" w:color="auto" w:fill="FFFFFF"/>
        </w:rPr>
        <w:t xml:space="preserve"> reported in the </w:t>
      </w:r>
      <w:r w:rsidR="00A22EE7" w:rsidRPr="00216644">
        <w:rPr>
          <w:rFonts w:ascii="Times New Roman" w:hAnsi="Times New Roman" w:cs="Times New Roman"/>
          <w:color w:val="000000"/>
          <w:sz w:val="24"/>
          <w:szCs w:val="24"/>
          <w:shd w:val="clear" w:color="auto" w:fill="FFFFFF"/>
        </w:rPr>
        <w:t>literature</w:t>
      </w:r>
      <w:r w:rsidR="00A22EE7">
        <w:rPr>
          <w:rFonts w:ascii="Times New Roman" w:hAnsi="Times New Roman" w:cs="Times New Roman"/>
          <w:color w:val="000000"/>
          <w:sz w:val="24"/>
          <w:szCs w:val="24"/>
          <w:shd w:val="clear" w:color="auto" w:fill="FFFFFF"/>
        </w:rPr>
        <w:t xml:space="preserve">s </w:t>
      </w:r>
      <w:commentRangeStart w:id="45"/>
      <w:proofErr w:type="gramStart"/>
      <w:r w:rsidR="00A22EE7">
        <w:rPr>
          <w:rFonts w:ascii="Times New Roman" w:hAnsi="Times New Roman" w:cs="Times New Roman"/>
          <w:color w:val="000000"/>
          <w:sz w:val="24"/>
          <w:szCs w:val="24"/>
          <w:shd w:val="clear" w:color="auto" w:fill="FFFFFF"/>
        </w:rPr>
        <w:t>(</w:t>
      </w:r>
      <w:r w:rsidR="005D6292" w:rsidRPr="005D6292">
        <w:t xml:space="preserve"> </w:t>
      </w:r>
      <w:proofErr w:type="spellStart"/>
      <w:r w:rsidR="005D6292" w:rsidRPr="00D61707">
        <w:t>Brożek</w:t>
      </w:r>
      <w:proofErr w:type="spellEnd"/>
      <w:proofErr w:type="gramEnd"/>
      <w:r w:rsidR="005D6292" w:rsidRPr="00D61707">
        <w:t>, J. L., et al. (2010)</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w:t>
      </w:r>
      <w:r w:rsidR="005D6292" w:rsidRPr="005D6292">
        <w:t xml:space="preserve"> </w:t>
      </w:r>
      <w:proofErr w:type="spellStart"/>
      <w:r w:rsidR="005D6292" w:rsidRPr="00D61707">
        <w:t>Behrendt</w:t>
      </w:r>
      <w:proofErr w:type="spellEnd"/>
      <w:r w:rsidR="005D6292" w:rsidRPr="00D61707">
        <w:t>, H. and W.-M. Becker (2001)</w:t>
      </w:r>
      <w:r w:rsidR="005D6292">
        <w:t>)</w:t>
      </w:r>
      <w:commentRangeEnd w:id="45"/>
      <w:r w:rsidR="00A1622A">
        <w:rPr>
          <w:rStyle w:val="ae"/>
        </w:rPr>
        <w:commentReference w:id="45"/>
      </w:r>
    </w:p>
    <w:p w:rsidR="001C5ED6" w:rsidRDefault="000E6E70" w:rsidP="009D0CDB">
      <w:pPr>
        <w:pStyle w:val="1"/>
        <w:rPr>
          <w:rFonts w:hint="eastAsia"/>
        </w:rPr>
      </w:pPr>
      <w:r>
        <w:t>Conclusion</w:t>
      </w:r>
    </w:p>
    <w:p w:rsidR="00E46833" w:rsidRPr="001C5ED6" w:rsidRDefault="001673A8" w:rsidP="001C5ED6">
      <w:pPr>
        <w:spacing w:before="120" w:after="120" w:line="480" w:lineRule="auto"/>
        <w:rPr>
          <w:rFonts w:ascii="Times New Roman" w:hAnsi="Times New Roman" w:cs="Times New Roman"/>
          <w:color w:val="000000"/>
          <w:sz w:val="24"/>
          <w:szCs w:val="24"/>
          <w:shd w:val="clear" w:color="auto" w:fill="FFFFFF"/>
        </w:rPr>
      </w:pPr>
      <w:commentRangeStart w:id="46"/>
      <w:r w:rsidRPr="001C5ED6">
        <w:rPr>
          <w:rFonts w:ascii="Times New Roman" w:hAnsi="Times New Roman" w:cs="Times New Roman"/>
          <w:color w:val="000000"/>
          <w:sz w:val="24"/>
          <w:szCs w:val="24"/>
          <w:shd w:val="clear" w:color="auto" w:fill="FFFFFF"/>
        </w:rPr>
        <w:t xml:space="preserve">The modeling system developed based on physical processes and human activity data </w:t>
      </w:r>
      <w:r w:rsidR="000A460A" w:rsidRPr="001C5ED6">
        <w:rPr>
          <w:rFonts w:ascii="Times New Roman" w:hAnsi="Times New Roman" w:cs="Times New Roman"/>
          <w:color w:val="000000"/>
          <w:sz w:val="24"/>
          <w:szCs w:val="24"/>
          <w:shd w:val="clear" w:color="auto" w:fill="FFFFFF"/>
        </w:rPr>
        <w:lastRenderedPageBreak/>
        <w:t xml:space="preserve">and demographical data </w:t>
      </w:r>
      <w:r w:rsidRPr="001C5ED6">
        <w:rPr>
          <w:rFonts w:ascii="Times New Roman" w:hAnsi="Times New Roman" w:cs="Times New Roman"/>
          <w:color w:val="000000"/>
          <w:sz w:val="24"/>
          <w:szCs w:val="24"/>
          <w:shd w:val="clear" w:color="auto" w:fill="FFFFFF"/>
        </w:rPr>
        <w:t xml:space="preserve">in the current study, can be easily adapted to simulated risks and exposure to particulate matter(PM) </w:t>
      </w:r>
      <w:r w:rsidR="000A460A" w:rsidRPr="001C5ED6">
        <w:rPr>
          <w:rFonts w:ascii="Times New Roman" w:hAnsi="Times New Roman" w:cs="Times New Roman"/>
          <w:color w:val="000000"/>
          <w:sz w:val="24"/>
          <w:szCs w:val="24"/>
          <w:shd w:val="clear" w:color="auto" w:fill="FFFFFF"/>
        </w:rPr>
        <w:t xml:space="preserve">which is also believed to be a major pollutant in the air </w:t>
      </w:r>
      <w:r w:rsidRPr="001C5ED6">
        <w:rPr>
          <w:rFonts w:ascii="Times New Roman" w:hAnsi="Times New Roman" w:cs="Times New Roman"/>
          <w:color w:val="000000"/>
          <w:sz w:val="24"/>
          <w:szCs w:val="24"/>
          <w:shd w:val="clear" w:color="auto" w:fill="FFFFFF"/>
        </w:rPr>
        <w:t>in similar environments or small scaled units such as cities or certain census. Furthermore, sensitivity analyses of the modeling system provides helpful information for planning measurements related to investigation of health risks associated with exposures to pollens or other kinds or particulate particles in the environments.</w:t>
      </w:r>
      <w:commentRangeEnd w:id="46"/>
      <w:r w:rsidR="00FF29C7">
        <w:rPr>
          <w:rStyle w:val="ae"/>
        </w:rPr>
        <w:commentReference w:id="46"/>
      </w:r>
    </w:p>
    <w:p w:rsidR="00D12A6F" w:rsidRDefault="00D12A6F">
      <w:pPr>
        <w:widowControl/>
        <w:jc w:val="left"/>
        <w:rPr>
          <w:rFonts w:cs="Calibri" w:hint="eastAsia"/>
          <w:noProof/>
          <w:sz w:val="20"/>
        </w:rPr>
      </w:pPr>
      <w:r>
        <w:br w:type="page"/>
      </w:r>
    </w:p>
    <w:p w:rsidR="00314C0A" w:rsidRDefault="00823408" w:rsidP="005E1A97">
      <w:pPr>
        <w:pStyle w:val="1"/>
        <w:rPr>
          <w:rFonts w:hint="eastAsia"/>
        </w:rPr>
      </w:pPr>
      <w:r>
        <w:lastRenderedPageBreak/>
        <w:t>Figure</w:t>
      </w:r>
    </w:p>
    <w:p w:rsidR="00E10779" w:rsidRDefault="00E10779" w:rsidP="00E10779">
      <w:pPr>
        <w:keepNext/>
        <w:rPr>
          <w:rFonts w:hint="eastAsia"/>
        </w:rPr>
      </w:pPr>
      <w:r>
        <w:rPr>
          <w:noProof/>
        </w:rPr>
        <w:drawing>
          <wp:inline distT="0" distB="0" distL="0" distR="0" wp14:anchorId="49E837B7" wp14:editId="6CAE45F6">
            <wp:extent cx="5274310" cy="32347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274310" cy="3234788"/>
                    </a:xfrm>
                    <a:prstGeom prst="rect">
                      <a:avLst/>
                    </a:prstGeom>
                  </pic:spPr>
                </pic:pic>
              </a:graphicData>
            </a:graphic>
          </wp:inline>
        </w:drawing>
      </w:r>
    </w:p>
    <w:p w:rsidR="00E10779" w:rsidRDefault="00E10779" w:rsidP="00E10779">
      <w:pPr>
        <w:pStyle w:val="a7"/>
        <w:jc w:val="left"/>
        <w:rPr>
          <w:sz w:val="24"/>
          <w:szCs w:val="24"/>
        </w:rPr>
      </w:pPr>
      <w:r w:rsidRPr="00E10779">
        <w:rPr>
          <w:sz w:val="24"/>
          <w:szCs w:val="24"/>
        </w:rPr>
        <w:t xml:space="preserve">Figure </w:t>
      </w:r>
      <w:r w:rsidR="00592BD6" w:rsidRPr="00E10779">
        <w:rPr>
          <w:sz w:val="24"/>
          <w:szCs w:val="24"/>
        </w:rPr>
        <w:fldChar w:fldCharType="begin"/>
      </w:r>
      <w:r w:rsidRPr="00E10779">
        <w:rPr>
          <w:sz w:val="24"/>
          <w:szCs w:val="24"/>
        </w:rPr>
        <w:instrText xml:space="preserve"> SEQ Figure \* ARABIC </w:instrText>
      </w:r>
      <w:r w:rsidR="00592BD6" w:rsidRPr="00E10779">
        <w:rPr>
          <w:sz w:val="24"/>
          <w:szCs w:val="24"/>
        </w:rPr>
        <w:fldChar w:fldCharType="separate"/>
      </w:r>
      <w:r w:rsidR="00DA1F97">
        <w:rPr>
          <w:noProof/>
          <w:sz w:val="24"/>
          <w:szCs w:val="24"/>
        </w:rPr>
        <w:t>1</w:t>
      </w:r>
      <w:r w:rsidR="00592BD6" w:rsidRPr="00E10779">
        <w:rPr>
          <w:sz w:val="24"/>
          <w:szCs w:val="24"/>
        </w:rPr>
        <w:fldChar w:fldCharType="end"/>
      </w:r>
      <w:r w:rsidRPr="00E10779">
        <w:rPr>
          <w:sz w:val="24"/>
          <w:szCs w:val="24"/>
        </w:rPr>
        <w:t xml:space="preserve"> </w:t>
      </w:r>
      <w:proofErr w:type="gramStart"/>
      <w:r w:rsidR="00C47BE8">
        <w:rPr>
          <w:sz w:val="24"/>
          <w:szCs w:val="24"/>
        </w:rPr>
        <w:t>The</w:t>
      </w:r>
      <w:proofErr w:type="gramEnd"/>
      <w:r w:rsidR="00C47BE8">
        <w:rPr>
          <w:sz w:val="24"/>
          <w:szCs w:val="24"/>
        </w:rPr>
        <w:t xml:space="preserve"> </w:t>
      </w:r>
      <w:r w:rsidR="00C07736" w:rsidRPr="00C07736">
        <w:rPr>
          <w:sz w:val="24"/>
          <w:szCs w:val="24"/>
        </w:rPr>
        <w:t xml:space="preserve">scheme of a </w:t>
      </w:r>
      <w:r w:rsidR="00C07736">
        <w:rPr>
          <w:sz w:val="24"/>
          <w:szCs w:val="24"/>
        </w:rPr>
        <w:t>possibly</w:t>
      </w:r>
      <w:r w:rsidR="00C07736" w:rsidRPr="00C07736">
        <w:rPr>
          <w:sz w:val="24"/>
          <w:szCs w:val="24"/>
        </w:rPr>
        <w:t xml:space="preserve"> sampling-based sensitivity analysis. Uncertainty </w:t>
      </w:r>
      <w:r w:rsidR="00DC36E0">
        <w:rPr>
          <w:sz w:val="24"/>
          <w:szCs w:val="24"/>
        </w:rPr>
        <w:t>would arise</w:t>
      </w:r>
      <w:r w:rsidR="00C07736" w:rsidRPr="00C07736">
        <w:rPr>
          <w:sz w:val="24"/>
          <w:szCs w:val="24"/>
        </w:rPr>
        <w:t xml:space="preserve"> from different sources—errors in the data, parameter estimation procedure, </w:t>
      </w:r>
      <w:r w:rsidR="00DC36E0">
        <w:rPr>
          <w:sz w:val="24"/>
          <w:szCs w:val="24"/>
        </w:rPr>
        <w:t xml:space="preserve">and </w:t>
      </w:r>
      <w:r w:rsidR="00C07736" w:rsidRPr="00C07736">
        <w:rPr>
          <w:sz w:val="24"/>
          <w:szCs w:val="24"/>
        </w:rPr>
        <w:t>alternative model structures—</w:t>
      </w:r>
      <w:r w:rsidR="00DC36E0">
        <w:rPr>
          <w:sz w:val="24"/>
          <w:szCs w:val="24"/>
        </w:rPr>
        <w:t xml:space="preserve">they </w:t>
      </w:r>
      <w:r w:rsidR="00C07736" w:rsidRPr="00C07736">
        <w:rPr>
          <w:sz w:val="24"/>
          <w:szCs w:val="24"/>
        </w:rPr>
        <w:t>are propagated through the model for uncertainty analysis and their relative importance is quantified via sensitivity analysis.</w:t>
      </w:r>
    </w:p>
    <w:p w:rsidR="00E10779" w:rsidRDefault="00E10779" w:rsidP="00E10779">
      <w:pPr>
        <w:rPr>
          <w:rFonts w:asciiTheme="majorHAnsi" w:eastAsia="黑体" w:hAnsiTheme="majorHAnsi" w:cstheme="majorBidi"/>
          <w:sz w:val="24"/>
          <w:szCs w:val="24"/>
        </w:rPr>
      </w:pPr>
    </w:p>
    <w:p w:rsidR="00D12A6F" w:rsidRDefault="00D12A6F">
      <w:pPr>
        <w:widowControl/>
        <w:jc w:val="left"/>
        <w:rPr>
          <w:rFonts w:asciiTheme="majorHAnsi" w:eastAsia="黑体" w:hAnsiTheme="majorHAnsi" w:cstheme="majorBidi"/>
          <w:sz w:val="24"/>
          <w:szCs w:val="24"/>
        </w:rPr>
      </w:pPr>
      <w:r>
        <w:rPr>
          <w:rFonts w:asciiTheme="majorHAnsi" w:eastAsia="黑体" w:hAnsiTheme="majorHAnsi" w:cstheme="majorBidi"/>
          <w:sz w:val="24"/>
          <w:szCs w:val="24"/>
        </w:rPr>
        <w:br w:type="page"/>
      </w:r>
    </w:p>
    <w:p w:rsidR="00970278" w:rsidRDefault="00970278" w:rsidP="00970278">
      <w:pPr>
        <w:keepNext/>
        <w:rPr>
          <w:rFonts w:hint="eastAsia"/>
        </w:rPr>
      </w:pPr>
      <w:r>
        <w:object w:dxaOrig="8158" w:dyaOrig="7031">
          <v:shape id="_x0000_i1043" type="#_x0000_t75" style="width:408.6pt;height:351pt" o:ole="">
            <v:imagedata r:id="rId38" o:title=""/>
          </v:shape>
          <o:OLEObject Type="Embed" ProgID="Visio.Drawing.11" ShapeID="_x0000_i1043" DrawAspect="Content" ObjectID="_1448886396" r:id="rId39"/>
        </w:object>
      </w:r>
    </w:p>
    <w:p w:rsidR="00970278" w:rsidRDefault="00970278" w:rsidP="00970278">
      <w:pPr>
        <w:pStyle w:val="a7"/>
        <w:rPr>
          <w:sz w:val="24"/>
          <w:szCs w:val="24"/>
        </w:rPr>
      </w:pPr>
      <w:r w:rsidRPr="00970278">
        <w:rPr>
          <w:sz w:val="24"/>
          <w:szCs w:val="24"/>
        </w:rPr>
        <w:t xml:space="preserve">Figure </w:t>
      </w:r>
      <w:r w:rsidR="00592BD6" w:rsidRPr="00970278">
        <w:rPr>
          <w:sz w:val="24"/>
          <w:szCs w:val="24"/>
        </w:rPr>
        <w:fldChar w:fldCharType="begin"/>
      </w:r>
      <w:r w:rsidRPr="00970278">
        <w:rPr>
          <w:sz w:val="24"/>
          <w:szCs w:val="24"/>
        </w:rPr>
        <w:instrText xml:space="preserve"> SEQ Figure \* ARABIC </w:instrText>
      </w:r>
      <w:r w:rsidR="00592BD6" w:rsidRPr="00970278">
        <w:rPr>
          <w:sz w:val="24"/>
          <w:szCs w:val="24"/>
        </w:rPr>
        <w:fldChar w:fldCharType="separate"/>
      </w:r>
      <w:r w:rsidR="00DA1F97">
        <w:rPr>
          <w:noProof/>
          <w:sz w:val="24"/>
          <w:szCs w:val="24"/>
        </w:rPr>
        <w:t>2</w:t>
      </w:r>
      <w:r w:rsidR="00592BD6" w:rsidRPr="00970278">
        <w:rPr>
          <w:sz w:val="24"/>
          <w:szCs w:val="24"/>
        </w:rPr>
        <w:fldChar w:fldCharType="end"/>
      </w:r>
      <w:r w:rsidRPr="00970278">
        <w:rPr>
          <w:sz w:val="24"/>
          <w:szCs w:val="24"/>
        </w:rPr>
        <w:t xml:space="preserve"> </w:t>
      </w:r>
      <w:r w:rsidR="00C47BE8">
        <w:rPr>
          <w:sz w:val="24"/>
          <w:szCs w:val="24"/>
        </w:rPr>
        <w:t>Th</w:t>
      </w:r>
      <w:r w:rsidR="00F9527E">
        <w:rPr>
          <w:sz w:val="24"/>
          <w:szCs w:val="24"/>
        </w:rPr>
        <w:t>ree</w:t>
      </w:r>
      <w:r w:rsidR="00C47BE8" w:rsidRPr="00D31F3E">
        <w:rPr>
          <w:sz w:val="24"/>
          <w:szCs w:val="24"/>
        </w:rPr>
        <w:t xml:space="preserve"> </w:t>
      </w:r>
      <w:r w:rsidRPr="00D31F3E">
        <w:rPr>
          <w:sz w:val="24"/>
          <w:szCs w:val="24"/>
        </w:rPr>
        <w:t xml:space="preserve">different </w:t>
      </w:r>
      <w:r w:rsidR="00C47BE8">
        <w:rPr>
          <w:sz w:val="24"/>
          <w:szCs w:val="24"/>
        </w:rPr>
        <w:t xml:space="preserve">intake </w:t>
      </w:r>
      <w:r>
        <w:rPr>
          <w:sz w:val="24"/>
          <w:szCs w:val="24"/>
        </w:rPr>
        <w:t>routes</w:t>
      </w:r>
      <w:r w:rsidRPr="00D31F3E">
        <w:rPr>
          <w:sz w:val="24"/>
          <w:szCs w:val="24"/>
        </w:rPr>
        <w:t xml:space="preserve"> of the </w:t>
      </w:r>
      <w:r w:rsidR="00355FDD" w:rsidRPr="00D31F3E">
        <w:rPr>
          <w:sz w:val="24"/>
          <w:szCs w:val="24"/>
        </w:rPr>
        <w:t>pollens</w:t>
      </w:r>
      <w:r w:rsidR="00355FDD">
        <w:rPr>
          <w:sz w:val="24"/>
          <w:szCs w:val="24"/>
        </w:rPr>
        <w:t xml:space="preserve">. </w:t>
      </w:r>
      <w:commentRangeStart w:id="47"/>
      <w:r w:rsidR="00355FDD">
        <w:rPr>
          <w:sz w:val="24"/>
          <w:szCs w:val="24"/>
        </w:rPr>
        <w:t>Route</w:t>
      </w:r>
      <w:r>
        <w:rPr>
          <w:sz w:val="24"/>
          <w:szCs w:val="24"/>
        </w:rPr>
        <w:t xml:space="preserve"> of </w:t>
      </w:r>
      <w:r w:rsidR="00355FDD">
        <w:rPr>
          <w:sz w:val="24"/>
          <w:szCs w:val="24"/>
        </w:rPr>
        <w:t xml:space="preserve">Inhalation are calculated and shown to be the dominated route of pollen </w:t>
      </w:r>
      <w:r w:rsidR="000E1B0E">
        <w:rPr>
          <w:sz w:val="24"/>
          <w:szCs w:val="24"/>
        </w:rPr>
        <w:t>intake. The</w:t>
      </w:r>
      <w:r w:rsidR="00355FDD">
        <w:rPr>
          <w:sz w:val="24"/>
          <w:szCs w:val="24"/>
        </w:rPr>
        <w:t xml:space="preserve"> exposure from inhalation is about 100 times than the other two routes which </w:t>
      </w:r>
      <w:r w:rsidR="000E1B0E">
        <w:rPr>
          <w:sz w:val="24"/>
          <w:szCs w:val="24"/>
        </w:rPr>
        <w:t>are based on the skin contact to pollens.</w:t>
      </w:r>
      <w:commentRangeEnd w:id="47"/>
      <w:r w:rsidR="00C47BE8">
        <w:rPr>
          <w:rStyle w:val="ae"/>
          <w:rFonts w:ascii="Cambria Math" w:eastAsiaTheme="minorEastAsia" w:hAnsi="Cambria Math" w:cstheme="minorBidi"/>
        </w:rPr>
        <w:commentReference w:id="47"/>
      </w:r>
    </w:p>
    <w:p w:rsidR="00970278" w:rsidRPr="00970278" w:rsidRDefault="00970278" w:rsidP="00970278">
      <w:pPr>
        <w:rPr>
          <w:rFonts w:hint="eastAsia"/>
        </w:rPr>
      </w:pPr>
    </w:p>
    <w:p w:rsidR="00D12A6F" w:rsidRDefault="00D12A6F">
      <w:pPr>
        <w:widowControl/>
        <w:jc w:val="left"/>
        <w:rPr>
          <w:rFonts w:asciiTheme="majorHAnsi" w:eastAsia="黑体" w:hAnsiTheme="majorHAnsi" w:cstheme="majorBidi"/>
          <w:sz w:val="20"/>
          <w:szCs w:val="20"/>
        </w:rPr>
      </w:pPr>
      <w:r>
        <w:br w:type="page"/>
      </w:r>
    </w:p>
    <w:p w:rsidR="00742C49" w:rsidRDefault="00A93AB0" w:rsidP="00742C49">
      <w:pPr>
        <w:keepNext/>
        <w:rPr>
          <w:rFonts w:hint="eastAsia"/>
        </w:rPr>
      </w:pPr>
      <w:r>
        <w:object w:dxaOrig="9523" w:dyaOrig="4676">
          <v:shape id="_x0000_i1044" type="#_x0000_t75" style="width:483pt;height:235.8pt" o:ole="">
            <v:imagedata r:id="rId40" o:title=""/>
          </v:shape>
          <o:OLEObject Type="Embed" ProgID="Visio.Drawing.11" ShapeID="_x0000_i1044" DrawAspect="Content" ObjectID="_1448886397" r:id="rId41"/>
        </w:object>
      </w:r>
    </w:p>
    <w:p w:rsidR="00742C49" w:rsidRPr="005E1A97" w:rsidRDefault="00742C49" w:rsidP="00742C49">
      <w:pPr>
        <w:adjustRightInd w:val="0"/>
        <w:mirrorIndents/>
        <w:jc w:val="left"/>
        <w:rPr>
          <w:rFonts w:ascii="Times New Roman" w:hAnsi="Times New Roman" w:cs="Times New Roman"/>
          <w:color w:val="000000"/>
          <w:sz w:val="24"/>
          <w:szCs w:val="24"/>
        </w:rPr>
      </w:pPr>
      <w:r w:rsidRPr="00CB3CE1">
        <w:rPr>
          <w:rFonts w:ascii="Times New Roman" w:hAnsi="Times New Roman" w:cs="Times New Roman"/>
          <w:color w:val="000000"/>
          <w:sz w:val="24"/>
          <w:szCs w:val="24"/>
        </w:rPr>
        <w:t xml:space="preserve">Figure </w:t>
      </w:r>
      <w:r w:rsidR="00592BD6" w:rsidRPr="00CB3CE1">
        <w:rPr>
          <w:rFonts w:ascii="Times New Roman" w:hAnsi="Times New Roman" w:cs="Times New Roman"/>
          <w:color w:val="000000"/>
          <w:sz w:val="24"/>
          <w:szCs w:val="24"/>
        </w:rPr>
        <w:fldChar w:fldCharType="begin"/>
      </w:r>
      <w:r w:rsidRPr="00CB3CE1">
        <w:rPr>
          <w:rFonts w:ascii="Times New Roman" w:hAnsi="Times New Roman" w:cs="Times New Roman"/>
          <w:color w:val="000000"/>
          <w:sz w:val="24"/>
          <w:szCs w:val="24"/>
        </w:rPr>
        <w:instrText xml:space="preserve"> SEQ Figure \* ARABIC </w:instrText>
      </w:r>
      <w:r w:rsidR="00592BD6" w:rsidRPr="00CB3CE1">
        <w:rPr>
          <w:rFonts w:ascii="Times New Roman" w:hAnsi="Times New Roman" w:cs="Times New Roman"/>
          <w:color w:val="000000"/>
          <w:sz w:val="24"/>
          <w:szCs w:val="24"/>
        </w:rPr>
        <w:fldChar w:fldCharType="separate"/>
      </w:r>
      <w:r w:rsidR="00DA1F97">
        <w:rPr>
          <w:rFonts w:ascii="Times New Roman" w:hAnsi="Times New Roman" w:cs="Times New Roman"/>
          <w:noProof/>
          <w:color w:val="000000"/>
          <w:sz w:val="24"/>
          <w:szCs w:val="24"/>
        </w:rPr>
        <w:t>3</w:t>
      </w:r>
      <w:r w:rsidR="00592BD6" w:rsidRPr="00CB3CE1">
        <w:rPr>
          <w:rFonts w:ascii="Times New Roman" w:hAnsi="Times New Roman" w:cs="Times New Roman"/>
          <w:color w:val="000000"/>
          <w:sz w:val="24"/>
          <w:szCs w:val="24"/>
        </w:rPr>
        <w:fldChar w:fldCharType="end"/>
      </w:r>
      <w:r w:rsidRPr="00CB3CE1">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Schematic diagram of modeling population exposure</w:t>
      </w:r>
      <w:r w:rsidRPr="005E1A97">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to pollen</w:t>
      </w:r>
      <w:del w:id="48" w:author="Yong" w:date="2013-12-15T17:52:00Z">
        <w:r w:rsidRPr="005E1A97" w:rsidDel="00C47BE8">
          <w:rPr>
            <w:rFonts w:ascii="Times New Roman" w:hAnsi="Times New Roman" w:cs="Times New Roman" w:hint="eastAsia"/>
            <w:color w:val="000000"/>
            <w:sz w:val="24"/>
            <w:szCs w:val="24"/>
          </w:rPr>
          <w:delText>s</w:delText>
        </w:r>
      </w:del>
      <w:r w:rsidRPr="005E1A97">
        <w:rPr>
          <w:rFonts w:ascii="Times New Roman" w:hAnsi="Times New Roman" w:cs="Times New Roman" w:hint="eastAsia"/>
          <w:color w:val="000000"/>
          <w:sz w:val="24"/>
          <w:szCs w:val="24"/>
        </w:rPr>
        <w:t xml:space="preserve"> in 9 climate </w:t>
      </w:r>
      <w:r>
        <w:rPr>
          <w:rFonts w:ascii="Times New Roman" w:hAnsi="Times New Roman" w:cs="Times New Roman" w:hint="eastAsia"/>
          <w:color w:val="000000"/>
          <w:sz w:val="24"/>
          <w:szCs w:val="24"/>
        </w:rPr>
        <w:t>regions</w:t>
      </w:r>
      <w:r w:rsidRPr="005E1A97">
        <w:rPr>
          <w:rFonts w:ascii="Times New Roman" w:hAnsi="Times New Roman" w:cs="Times New Roman" w:hint="eastAsia"/>
          <w:color w:val="000000"/>
          <w:sz w:val="24"/>
          <w:szCs w:val="24"/>
        </w:rPr>
        <w:t>.</w:t>
      </w:r>
      <w:r w:rsidR="00C97B2F">
        <w:rPr>
          <w:rFonts w:ascii="Times New Roman" w:hAnsi="Times New Roman" w:cs="Times New Roman" w:hint="eastAsia"/>
          <w:color w:val="000000"/>
          <w:sz w:val="24"/>
          <w:szCs w:val="24"/>
        </w:rPr>
        <w:t xml:space="preserve"> </w:t>
      </w:r>
      <w:r w:rsidR="00C97B2F" w:rsidRPr="005E1A97">
        <w:rPr>
          <w:rFonts w:ascii="Times New Roman" w:hAnsi="Times New Roman" w:cs="Times New Roman"/>
          <w:color w:val="000000"/>
          <w:sz w:val="24"/>
          <w:szCs w:val="24"/>
        </w:rPr>
        <w:t>Concentrations</w:t>
      </w:r>
      <w:r w:rsidRPr="005E1A97">
        <w:rPr>
          <w:rFonts w:ascii="Times New Roman" w:hAnsi="Times New Roman" w:cs="Times New Roman" w:hint="eastAsia"/>
          <w:color w:val="000000"/>
          <w:sz w:val="24"/>
          <w:szCs w:val="24"/>
        </w:rPr>
        <w:t xml:space="preserve"> and surface loading of pollen were simulated based on </w:t>
      </w:r>
      <w:r w:rsidR="00C47BE8">
        <w:rPr>
          <w:rFonts w:ascii="Times New Roman" w:hAnsi="Times New Roman" w:cs="Times New Roman"/>
          <w:color w:val="000000"/>
          <w:sz w:val="24"/>
          <w:szCs w:val="24"/>
        </w:rPr>
        <w:t>observed daily pollen counts from AAAAI monitoring stations</w:t>
      </w:r>
      <w:r w:rsidR="006B1976" w:rsidRPr="005E1A97">
        <w:rPr>
          <w:rFonts w:ascii="Times New Roman" w:hAnsi="Times New Roman" w:cs="Times New Roman"/>
          <w:color w:val="000000"/>
          <w:sz w:val="24"/>
          <w:szCs w:val="24"/>
        </w:rPr>
        <w:t>. Exposures</w:t>
      </w:r>
      <w:r w:rsidRPr="005E1A97">
        <w:rPr>
          <w:rFonts w:ascii="Times New Roman" w:hAnsi="Times New Roman" w:cs="Times New Roman" w:hint="eastAsia"/>
          <w:color w:val="000000"/>
          <w:sz w:val="24"/>
          <w:szCs w:val="24"/>
        </w:rPr>
        <w:t xml:space="preserve"> to pollens were simulated based on the concentration profiles and activity data of different groups by ages and sex from United States Census </w:t>
      </w:r>
      <w:r w:rsidR="006B1976" w:rsidRPr="005E1A97">
        <w:rPr>
          <w:rFonts w:ascii="Times New Roman" w:hAnsi="Times New Roman" w:cs="Times New Roman"/>
          <w:color w:val="000000"/>
          <w:sz w:val="24"/>
          <w:szCs w:val="24"/>
        </w:rPr>
        <w:t>Bureau. The</w:t>
      </w:r>
      <w:r w:rsidRPr="005E1A97">
        <w:rPr>
          <w:rFonts w:ascii="Times New Roman" w:hAnsi="Times New Roman" w:cs="Times New Roman" w:hint="eastAsia"/>
          <w:color w:val="000000"/>
          <w:sz w:val="24"/>
          <w:szCs w:val="24"/>
        </w:rPr>
        <w:t xml:space="preserve"> intake </w:t>
      </w:r>
      <w:r w:rsidR="002A4994" w:rsidRPr="005E1A97">
        <w:rPr>
          <w:rFonts w:ascii="Times New Roman" w:hAnsi="Times New Roman" w:cs="Times New Roman"/>
          <w:color w:val="000000"/>
          <w:sz w:val="24"/>
          <w:szCs w:val="24"/>
        </w:rPr>
        <w:t>dose calculated from exposure modeling is</w:t>
      </w:r>
      <w:r w:rsidRPr="005E1A97">
        <w:rPr>
          <w:rFonts w:ascii="Times New Roman" w:hAnsi="Times New Roman" w:cs="Times New Roman" w:hint="eastAsia"/>
          <w:color w:val="000000"/>
          <w:sz w:val="24"/>
          <w:szCs w:val="24"/>
        </w:rPr>
        <w:t xml:space="preserve"> then u</w:t>
      </w:r>
      <w:r w:rsidR="006B1976">
        <w:rPr>
          <w:rFonts w:ascii="Times New Roman" w:hAnsi="Times New Roman" w:cs="Times New Roman" w:hint="eastAsia"/>
          <w:color w:val="000000"/>
          <w:sz w:val="24"/>
          <w:szCs w:val="24"/>
        </w:rPr>
        <w:t>sed as input to conduct sensiti</w:t>
      </w:r>
      <w:r w:rsidRPr="005E1A97">
        <w:rPr>
          <w:rFonts w:ascii="Times New Roman" w:hAnsi="Times New Roman" w:cs="Times New Roman" w:hint="eastAsia"/>
          <w:color w:val="000000"/>
          <w:sz w:val="24"/>
          <w:szCs w:val="24"/>
        </w:rPr>
        <w:t>vity analysis.</w:t>
      </w:r>
    </w:p>
    <w:p w:rsidR="00742C49" w:rsidRPr="002A4994" w:rsidRDefault="00742C49" w:rsidP="00742C49">
      <w:pPr>
        <w:pStyle w:val="a7"/>
        <w:rPr>
          <w:sz w:val="24"/>
          <w:szCs w:val="24"/>
        </w:rPr>
      </w:pPr>
    </w:p>
    <w:p w:rsidR="00D12A6F" w:rsidRDefault="00D12A6F">
      <w:pPr>
        <w:widowControl/>
        <w:jc w:val="left"/>
        <w:rPr>
          <w:rFonts w:asciiTheme="majorHAnsi" w:eastAsia="黑体" w:hAnsiTheme="majorHAnsi" w:cstheme="majorBidi"/>
          <w:sz w:val="20"/>
          <w:szCs w:val="20"/>
        </w:rPr>
      </w:pPr>
      <w:r>
        <w:br w:type="page"/>
      </w:r>
    </w:p>
    <w:p w:rsidR="00E10779" w:rsidRDefault="00E10779" w:rsidP="00E10779">
      <w:pPr>
        <w:keepNext/>
        <w:rPr>
          <w:rFonts w:hint="eastAsia"/>
        </w:rPr>
      </w:pPr>
      <w:r>
        <w:rPr>
          <w:noProof/>
        </w:rPr>
        <w:lastRenderedPageBreak/>
        <w:drawing>
          <wp:inline distT="0" distB="0" distL="0" distR="0" wp14:anchorId="74BEF071" wp14:editId="5C1B057A">
            <wp:extent cx="5274310" cy="3470211"/>
            <wp:effectExtent l="0" t="0" r="0" b="0"/>
            <wp:docPr id="4" name="图片 4" descr="http://www1.ncdc.noaa.gov/pub/data/cmb/monitoring-references/maps/us-climate-reg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1.ncdc.noaa.gov/pub/data/cmb/monitoring-references/maps/us-climate-regions.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470211"/>
                    </a:xfrm>
                    <a:prstGeom prst="rect">
                      <a:avLst/>
                    </a:prstGeom>
                    <a:noFill/>
                    <a:ln>
                      <a:noFill/>
                    </a:ln>
                  </pic:spPr>
                </pic:pic>
              </a:graphicData>
            </a:graphic>
          </wp:inline>
        </w:drawing>
      </w:r>
    </w:p>
    <w:p w:rsidR="00C02919" w:rsidRDefault="00E10779" w:rsidP="00217F27">
      <w:pPr>
        <w:pStyle w:val="a7"/>
        <w:jc w:val="left"/>
        <w:rPr>
          <w:sz w:val="24"/>
          <w:szCs w:val="24"/>
        </w:rPr>
      </w:pPr>
      <w:bookmarkStart w:id="49" w:name="_Ref374305588"/>
      <w:r w:rsidRPr="00E10779">
        <w:rPr>
          <w:sz w:val="24"/>
          <w:szCs w:val="24"/>
        </w:rPr>
        <w:t xml:space="preserve">Figure </w:t>
      </w:r>
      <w:r w:rsidR="00592BD6" w:rsidRPr="00E10779">
        <w:rPr>
          <w:sz w:val="24"/>
          <w:szCs w:val="24"/>
        </w:rPr>
        <w:fldChar w:fldCharType="begin"/>
      </w:r>
      <w:r w:rsidRPr="00E10779">
        <w:rPr>
          <w:sz w:val="24"/>
          <w:szCs w:val="24"/>
        </w:rPr>
        <w:instrText xml:space="preserve"> SEQ Figure \* ARABIC </w:instrText>
      </w:r>
      <w:r w:rsidR="00592BD6" w:rsidRPr="00E10779">
        <w:rPr>
          <w:sz w:val="24"/>
          <w:szCs w:val="24"/>
        </w:rPr>
        <w:fldChar w:fldCharType="separate"/>
      </w:r>
      <w:r w:rsidR="00DA1F97">
        <w:rPr>
          <w:noProof/>
          <w:sz w:val="24"/>
          <w:szCs w:val="24"/>
        </w:rPr>
        <w:t>4</w:t>
      </w:r>
      <w:r w:rsidR="00592BD6" w:rsidRPr="00E10779">
        <w:rPr>
          <w:sz w:val="24"/>
          <w:szCs w:val="24"/>
        </w:rPr>
        <w:fldChar w:fldCharType="end"/>
      </w:r>
      <w:bookmarkEnd w:id="49"/>
      <w:r w:rsidRPr="00E10779">
        <w:rPr>
          <w:sz w:val="24"/>
          <w:szCs w:val="24"/>
        </w:rPr>
        <w:t xml:space="preserve"> </w:t>
      </w:r>
      <w:r w:rsidR="00C47BE8">
        <w:rPr>
          <w:sz w:val="24"/>
          <w:szCs w:val="24"/>
        </w:rPr>
        <w:t xml:space="preserve">Nine climate regions in the contiguous United States. </w:t>
      </w:r>
      <w:r w:rsidRPr="00E10779">
        <w:rPr>
          <w:sz w:val="24"/>
          <w:szCs w:val="24"/>
        </w:rPr>
        <w:t>Through climate analysis, National Climatic Data Center scientists have identified nine climatically consistent regions within the contiguous United States which are useful for putting current climate anomalies into a historical perspective</w:t>
      </w:r>
      <w:r w:rsidR="00592BD6">
        <w:rPr>
          <w:sz w:val="24"/>
          <w:szCs w:val="24"/>
        </w:rPr>
        <w:fldChar w:fldCharType="begin"/>
      </w:r>
      <w:r w:rsidR="00613327">
        <w:rPr>
          <w:sz w:val="24"/>
          <w:szCs w:val="24"/>
        </w:rPr>
        <w:instrText xml:space="preserve"> ADDIN EN.CITE &lt;EndNote&gt;&lt;Cite&gt;&lt;Author&gt;Karl&lt;/Author&gt;&lt;Year&gt;1984&lt;/Year&gt;&lt;RecNum&gt;34&lt;/RecNum&gt;&lt;DisplayText&gt;(Karl and Koss 1984)&lt;/DisplayText&gt;&lt;record&gt;&lt;rec-number&gt;34&lt;/rec-number&gt;&lt;foreign-keys&gt;&lt;key app="EN" db-id="2dtzart979vtdiedr97v25sr9s5rt9vep9tt" timestamp="1386773347"&gt;34&lt;/key&gt;&lt;/foreign-keys&gt;&lt;ref-type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00592BD6">
        <w:rPr>
          <w:sz w:val="24"/>
          <w:szCs w:val="24"/>
        </w:rPr>
        <w:fldChar w:fldCharType="separate"/>
      </w:r>
      <w:r w:rsidR="00613327">
        <w:rPr>
          <w:noProof/>
          <w:sz w:val="24"/>
          <w:szCs w:val="24"/>
        </w:rPr>
        <w:t>(</w:t>
      </w:r>
      <w:hyperlink w:anchor="_ENREF_15" w:tooltip="Karl, 1984 #34" w:history="1">
        <w:r w:rsidR="00613327">
          <w:rPr>
            <w:noProof/>
            <w:sz w:val="24"/>
            <w:szCs w:val="24"/>
          </w:rPr>
          <w:t>Karl and Koss 1984</w:t>
        </w:r>
      </w:hyperlink>
      <w:r w:rsidR="00613327">
        <w:rPr>
          <w:noProof/>
          <w:sz w:val="24"/>
          <w:szCs w:val="24"/>
        </w:rPr>
        <w:t>)</w:t>
      </w:r>
      <w:r w:rsidR="00592BD6">
        <w:rPr>
          <w:sz w:val="24"/>
          <w:szCs w:val="24"/>
        </w:rPr>
        <w:fldChar w:fldCharType="end"/>
      </w:r>
    </w:p>
    <w:p w:rsidR="00606692" w:rsidRDefault="00606692" w:rsidP="00606692">
      <w:pPr>
        <w:rPr>
          <w:rFonts w:hint="eastAsia"/>
        </w:rPr>
      </w:pPr>
    </w:p>
    <w:p w:rsidR="00D12A6F" w:rsidRDefault="00D12A6F">
      <w:pPr>
        <w:widowControl/>
        <w:jc w:val="left"/>
        <w:rPr>
          <w:rFonts w:hint="eastAsia"/>
        </w:rPr>
      </w:pPr>
      <w:r>
        <w:br w:type="page"/>
      </w:r>
    </w:p>
    <w:p w:rsidR="00241F40" w:rsidRDefault="00241F40" w:rsidP="00241F40">
      <w:pPr>
        <w:keepNext/>
        <w:rPr>
          <w:rFonts w:hint="eastAsia"/>
        </w:rPr>
      </w:pPr>
      <w:r>
        <w:rPr>
          <w:noProof/>
        </w:rPr>
        <w:lastRenderedPageBreak/>
        <w:drawing>
          <wp:inline distT="0" distB="0" distL="0" distR="0" wp14:anchorId="13ADFEDA" wp14:editId="1516A965">
            <wp:extent cx="5274310" cy="4186484"/>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4186484"/>
                    </a:xfrm>
                    <a:prstGeom prst="rect">
                      <a:avLst/>
                    </a:prstGeom>
                  </pic:spPr>
                </pic:pic>
              </a:graphicData>
            </a:graphic>
          </wp:inline>
        </w:drawing>
      </w:r>
    </w:p>
    <w:p w:rsidR="00606692" w:rsidRPr="00422F5B" w:rsidRDefault="00241F40" w:rsidP="00422F5B">
      <w:pPr>
        <w:pStyle w:val="a7"/>
        <w:jc w:val="left"/>
        <w:rPr>
          <w:sz w:val="24"/>
          <w:szCs w:val="24"/>
        </w:rPr>
      </w:pPr>
      <w:bookmarkStart w:id="50" w:name="_Ref374998133"/>
      <w:r w:rsidRPr="00422F5B">
        <w:rPr>
          <w:sz w:val="24"/>
          <w:szCs w:val="24"/>
        </w:rPr>
        <w:t xml:space="preserve">Figure </w:t>
      </w:r>
      <w:r w:rsidR="00592BD6" w:rsidRPr="00422F5B">
        <w:rPr>
          <w:sz w:val="24"/>
          <w:szCs w:val="24"/>
        </w:rPr>
        <w:fldChar w:fldCharType="begin"/>
      </w:r>
      <w:r w:rsidRPr="00422F5B">
        <w:rPr>
          <w:sz w:val="24"/>
          <w:szCs w:val="24"/>
        </w:rPr>
        <w:instrText xml:space="preserve"> SEQ Figure \* ARABIC </w:instrText>
      </w:r>
      <w:r w:rsidR="00592BD6" w:rsidRPr="00422F5B">
        <w:rPr>
          <w:sz w:val="24"/>
          <w:szCs w:val="24"/>
        </w:rPr>
        <w:fldChar w:fldCharType="separate"/>
      </w:r>
      <w:r w:rsidR="00DA1F97">
        <w:rPr>
          <w:noProof/>
          <w:sz w:val="24"/>
          <w:szCs w:val="24"/>
        </w:rPr>
        <w:t>5</w:t>
      </w:r>
      <w:r w:rsidR="00592BD6" w:rsidRPr="00422F5B">
        <w:rPr>
          <w:sz w:val="24"/>
          <w:szCs w:val="24"/>
        </w:rPr>
        <w:fldChar w:fldCharType="end"/>
      </w:r>
      <w:bookmarkEnd w:id="50"/>
      <w:r w:rsidR="000337B5">
        <w:rPr>
          <w:sz w:val="24"/>
          <w:szCs w:val="24"/>
        </w:rPr>
        <w:t xml:space="preserve"> </w:t>
      </w:r>
      <w:r w:rsidR="00C4510A">
        <w:rPr>
          <w:sz w:val="24"/>
          <w:szCs w:val="24"/>
        </w:rPr>
        <w:t xml:space="preserve"> </w:t>
      </w:r>
      <w:r w:rsidR="00C47BE8">
        <w:rPr>
          <w:sz w:val="24"/>
          <w:szCs w:val="24"/>
        </w:rPr>
        <w:t xml:space="preserve">Locations </w:t>
      </w:r>
      <w:r w:rsidR="0000390D" w:rsidRPr="00422F5B">
        <w:rPr>
          <w:sz w:val="24"/>
          <w:szCs w:val="24"/>
        </w:rPr>
        <w:t xml:space="preserve">of </w:t>
      </w:r>
      <w:r w:rsidR="0000390D">
        <w:rPr>
          <w:sz w:val="24"/>
          <w:szCs w:val="24"/>
        </w:rPr>
        <w:t>87</w:t>
      </w:r>
      <w:r w:rsidR="00A47994" w:rsidRPr="00422F5B">
        <w:rPr>
          <w:sz w:val="24"/>
          <w:szCs w:val="24"/>
        </w:rPr>
        <w:t xml:space="preserve"> monitor stations </w:t>
      </w:r>
      <w:r w:rsidR="000337B5">
        <w:rPr>
          <w:sz w:val="24"/>
          <w:szCs w:val="24"/>
        </w:rPr>
        <w:t xml:space="preserve">for airborne pollen in </w:t>
      </w:r>
      <w:r w:rsidR="00C47BE8">
        <w:rPr>
          <w:sz w:val="24"/>
          <w:szCs w:val="24"/>
        </w:rPr>
        <w:t xml:space="preserve">the </w:t>
      </w:r>
      <w:r w:rsidR="000337B5">
        <w:rPr>
          <w:sz w:val="24"/>
          <w:szCs w:val="24"/>
        </w:rPr>
        <w:t>United States</w:t>
      </w:r>
      <w:ins w:id="51" w:author="Yong" w:date="2013-12-15T17:56:00Z">
        <w:r w:rsidR="00C47BE8">
          <w:rPr>
            <w:sz w:val="24"/>
            <w:szCs w:val="24"/>
          </w:rPr>
          <w:t>.</w:t>
        </w:r>
      </w:ins>
      <w:r w:rsidR="000337B5">
        <w:rPr>
          <w:sz w:val="24"/>
          <w:szCs w:val="24"/>
        </w:rPr>
        <w:t xml:space="preserve"> </w:t>
      </w:r>
      <w:r w:rsidR="00A47994" w:rsidRPr="00422F5B">
        <w:rPr>
          <w:sz w:val="24"/>
          <w:szCs w:val="24"/>
        </w:rPr>
        <w:t>Pollen counts data were obtained from those monitor stations in each climate regions.</w:t>
      </w:r>
    </w:p>
    <w:p w:rsidR="00606692" w:rsidRDefault="00606692" w:rsidP="00606692">
      <w:pPr>
        <w:rPr>
          <w:rFonts w:hint="eastAsia"/>
        </w:rPr>
      </w:pPr>
    </w:p>
    <w:p w:rsidR="00D12A6F" w:rsidRDefault="00D12A6F">
      <w:pPr>
        <w:widowControl/>
        <w:jc w:val="left"/>
        <w:rPr>
          <w:rFonts w:hint="eastAsia"/>
        </w:rPr>
      </w:pPr>
      <w:r>
        <w:br w:type="page"/>
      </w:r>
    </w:p>
    <w:p w:rsidR="00663970" w:rsidRDefault="00663970" w:rsidP="00663970">
      <w:pPr>
        <w:keepNext/>
        <w:rPr>
          <w:rFonts w:hint="eastAsia"/>
        </w:rPr>
      </w:pPr>
      <w:r>
        <w:rPr>
          <w:rFonts w:hint="eastAsia"/>
          <w:noProof/>
        </w:rPr>
        <w:lastRenderedPageBreak/>
        <w:drawing>
          <wp:inline distT="0" distB="0" distL="0" distR="0" wp14:anchorId="216D4403" wp14:editId="77D6E308">
            <wp:extent cx="5118735" cy="383667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76A55" w:rsidRDefault="00663970">
      <w:pPr>
        <w:widowControl/>
        <w:jc w:val="left"/>
        <w:rPr>
          <w:rFonts w:asciiTheme="majorHAnsi" w:eastAsia="黑体"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DA1F97">
        <w:rPr>
          <w:noProof/>
        </w:rPr>
        <w:t>6</w:t>
      </w:r>
      <w:r w:rsidR="00592BD6">
        <w:fldChar w:fldCharType="end"/>
      </w:r>
      <w:r>
        <w:t xml:space="preserve"> Activity data of human inhalation rate by weight of male and female, respectively.</w:t>
      </w:r>
      <w:r w:rsidR="00C47BE8">
        <w:t xml:space="preserve"> The </w:t>
      </w:r>
      <w:r>
        <w:t xml:space="preserve">data are from EFH handbook </w:t>
      </w:r>
      <w:r w:rsidR="00592BD6">
        <w:fldChar w:fldCharType="begin"/>
      </w:r>
      <w:r w:rsidR="00613327">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613327">
        <w:rPr>
          <w:noProof/>
        </w:rPr>
        <w:t>(</w:t>
      </w:r>
      <w:hyperlink w:anchor="_ENREF_2" w:tooltip="Agency, 2010 #5" w:history="1">
        <w:r w:rsidR="00613327">
          <w:rPr>
            <w:noProof/>
          </w:rPr>
          <w:t>Agency 2010</w:t>
        </w:r>
      </w:hyperlink>
      <w:r w:rsidR="00613327">
        <w:rPr>
          <w:noProof/>
        </w:rPr>
        <w:t>)</w:t>
      </w:r>
      <w:r w:rsidR="00592BD6">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years, 2-3</w:t>
      </w:r>
      <w:r w:rsidR="00C47BE8">
        <w:t xml:space="preserve"> </w:t>
      </w:r>
      <w:r>
        <w:t>years, 3-6</w:t>
      </w:r>
      <w:r w:rsidR="00C47BE8">
        <w:t xml:space="preserve"> </w:t>
      </w:r>
      <w:r>
        <w:t>years, 6-11</w:t>
      </w:r>
      <w:r w:rsidR="00C47BE8">
        <w:t xml:space="preserve"> </w:t>
      </w:r>
      <w:r>
        <w:t>years, 11-16</w:t>
      </w:r>
      <w:r w:rsidR="00C47BE8">
        <w:t xml:space="preserve"> </w:t>
      </w:r>
      <w:r>
        <w:t>years, 16-21</w:t>
      </w:r>
      <w:r w:rsidR="00C47BE8">
        <w:t xml:space="preserve"> </w:t>
      </w:r>
      <w:r>
        <w:t>years, 21-31 years, 31-41</w:t>
      </w:r>
      <w:r w:rsidR="00C47BE8">
        <w:t xml:space="preserve"> </w:t>
      </w:r>
      <w:r>
        <w:t>years, 41-51</w:t>
      </w:r>
      <w:r w:rsidR="00C47BE8">
        <w:t xml:space="preserve"> </w:t>
      </w:r>
      <w:r>
        <w:t>years, 51-61</w:t>
      </w:r>
      <w:r w:rsidR="00C47BE8">
        <w:t xml:space="preserve"> </w:t>
      </w:r>
      <w:r>
        <w:t>years, 61-71</w:t>
      </w:r>
      <w:r w:rsidR="00C47BE8">
        <w:t xml:space="preserve"> </w:t>
      </w:r>
      <w:r>
        <w:t>years, and 71-81</w:t>
      </w:r>
      <w:r w:rsidR="00C47BE8">
        <w:t xml:space="preserve"> </w:t>
      </w:r>
      <w:r>
        <w:t>years. The percentiles are from 5</w:t>
      </w:r>
      <w:r w:rsidRPr="00DE4B32">
        <w:rPr>
          <w:vertAlign w:val="superscript"/>
        </w:rPr>
        <w:t>th</w:t>
      </w:r>
      <w:r>
        <w:t xml:space="preserve"> to 95</w:t>
      </w:r>
      <w:r w:rsidRPr="00DE4B32">
        <w:rPr>
          <w:vertAlign w:val="superscript"/>
        </w:rPr>
        <w:t>th</w:t>
      </w:r>
      <w:r>
        <w:t>.</w:t>
      </w:r>
      <w:bookmarkStart w:id="52" w:name="OLE_LINK9"/>
      <w:bookmarkStart w:id="53" w:name="OLE_LINK10"/>
      <w:r w:rsidR="00480E64">
        <w:t xml:space="preserve"> (5th, 10th, 25th, 50th, 75th, 90th, 95th) </w:t>
      </w:r>
      <w:r w:rsidR="00676A55">
        <w:br w:type="page"/>
      </w:r>
    </w:p>
    <w:bookmarkEnd w:id="52"/>
    <w:bookmarkEnd w:id="53"/>
    <w:p w:rsidR="00DE4B32" w:rsidRDefault="00DE4B32" w:rsidP="00DE4B32">
      <w:pPr>
        <w:keepNext/>
        <w:rPr>
          <w:rFonts w:hint="eastAsia"/>
        </w:rPr>
      </w:pPr>
      <w:r>
        <w:rPr>
          <w:noProof/>
        </w:rPr>
        <w:lastRenderedPageBreak/>
        <w:drawing>
          <wp:inline distT="0" distB="0" distL="0" distR="0" wp14:anchorId="09D08FBD" wp14:editId="2126F372">
            <wp:extent cx="5274310" cy="270147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01476"/>
                    </a:xfrm>
                    <a:prstGeom prst="rect">
                      <a:avLst/>
                    </a:prstGeom>
                    <a:noFill/>
                    <a:ln>
                      <a:noFill/>
                    </a:ln>
                  </pic:spPr>
                </pic:pic>
              </a:graphicData>
            </a:graphic>
          </wp:inline>
        </w:drawing>
      </w:r>
    </w:p>
    <w:p w:rsidR="00480E64" w:rsidRDefault="00DE4B32" w:rsidP="00480E64">
      <w:pPr>
        <w:widowControl/>
        <w:jc w:val="left"/>
        <w:rPr>
          <w:rFonts w:asciiTheme="majorHAnsi" w:eastAsia="黑体"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DA1F97">
        <w:rPr>
          <w:noProof/>
        </w:rPr>
        <w:t>7</w:t>
      </w:r>
      <w:r w:rsidR="00592BD6">
        <w:fldChar w:fldCharType="end"/>
      </w:r>
      <w:r>
        <w:t xml:space="preserve"> </w:t>
      </w:r>
      <w:bookmarkStart w:id="54" w:name="OLE_LINK3"/>
      <w:bookmarkStart w:id="55" w:name="OLE_LINK4"/>
      <w:r>
        <w:t>Activity data of human inhalation rate of male and female, respectively.</w:t>
      </w:r>
      <w:r w:rsidR="00C47BE8">
        <w:t xml:space="preserve"> The </w:t>
      </w:r>
      <w:r>
        <w:t xml:space="preserve">data are from EFH handbook </w:t>
      </w:r>
      <w:r w:rsidR="00592BD6">
        <w:fldChar w:fldCharType="begin"/>
      </w:r>
      <w:r w:rsidR="00613327">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613327">
        <w:rPr>
          <w:noProof/>
        </w:rPr>
        <w:t>(</w:t>
      </w:r>
      <w:hyperlink w:anchor="_ENREF_2" w:tooltip="Agency, 2010 #5" w:history="1">
        <w:r w:rsidR="00613327">
          <w:rPr>
            <w:noProof/>
          </w:rPr>
          <w:t>Agency 2010</w:t>
        </w:r>
      </w:hyperlink>
      <w:r w:rsidR="00613327">
        <w:rPr>
          <w:noProof/>
        </w:rPr>
        <w:t>)</w:t>
      </w:r>
      <w:r w:rsidR="00592BD6">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w:t>
      </w:r>
      <w:r w:rsidR="003B3EA6">
        <w:t>s,</w:t>
      </w:r>
      <w:r>
        <w:t xml:space="preserve"> 2-3</w:t>
      </w:r>
      <w:r w:rsidR="00C47BE8">
        <w:t xml:space="preserve"> </w:t>
      </w:r>
      <w:r>
        <w:t>year</w:t>
      </w:r>
      <w:r w:rsidR="003B3EA6">
        <w:t>s</w:t>
      </w:r>
      <w:r>
        <w:t>, 3-6</w:t>
      </w:r>
      <w:r w:rsidR="00C47BE8">
        <w:t xml:space="preserve"> </w:t>
      </w:r>
      <w:r>
        <w:t>year</w:t>
      </w:r>
      <w:r w:rsidR="003B3EA6">
        <w:t>s</w:t>
      </w:r>
      <w:r>
        <w:t>, 6-11</w:t>
      </w:r>
      <w:ins w:id="56" w:author="Yong" w:date="2013-12-15T17:59:00Z">
        <w:r w:rsidR="00C47BE8">
          <w:t xml:space="preserve"> </w:t>
        </w:r>
      </w:ins>
      <w:r>
        <w:t>year</w:t>
      </w:r>
      <w:r w:rsidR="003B3EA6">
        <w:t>s</w:t>
      </w:r>
      <w:r>
        <w:t>, 11-16</w:t>
      </w:r>
      <w:r w:rsidR="00C47BE8">
        <w:t xml:space="preserve"> </w:t>
      </w:r>
      <w:r>
        <w:t>year</w:t>
      </w:r>
      <w:r w:rsidR="003B3EA6">
        <w:t>s</w:t>
      </w:r>
      <w:r>
        <w:t>, 16-21</w:t>
      </w:r>
      <w:r w:rsidR="00C47BE8">
        <w:t xml:space="preserve"> </w:t>
      </w:r>
      <w:r>
        <w:t>year</w:t>
      </w:r>
      <w:r w:rsidR="003B3EA6">
        <w:t>s</w:t>
      </w:r>
      <w:r>
        <w:t>, 21-31 year</w:t>
      </w:r>
      <w:r w:rsidR="003B3EA6">
        <w:t>s</w:t>
      </w:r>
      <w:r>
        <w:t>, 31-41</w:t>
      </w:r>
      <w:r w:rsidR="00C47BE8">
        <w:t xml:space="preserve"> </w:t>
      </w:r>
      <w:r>
        <w:t>year</w:t>
      </w:r>
      <w:r w:rsidR="003B3EA6">
        <w:t>s</w:t>
      </w:r>
      <w:r>
        <w:t>, 41-51</w:t>
      </w:r>
      <w:r w:rsidR="00C47BE8">
        <w:t xml:space="preserve"> </w:t>
      </w:r>
      <w:r>
        <w:t>year</w:t>
      </w:r>
      <w:r w:rsidR="003B3EA6">
        <w:t>s</w:t>
      </w:r>
      <w:r>
        <w:t>, 51-61</w:t>
      </w:r>
      <w:r w:rsidR="00C47BE8">
        <w:t xml:space="preserve"> </w:t>
      </w:r>
      <w:r>
        <w:t>year</w:t>
      </w:r>
      <w:r w:rsidR="003B3EA6">
        <w:t>s</w:t>
      </w:r>
      <w:r>
        <w:t>, 61-71</w:t>
      </w:r>
      <w:r w:rsidR="00C47BE8">
        <w:t xml:space="preserve"> </w:t>
      </w:r>
      <w:r>
        <w:t>year</w:t>
      </w:r>
      <w:r w:rsidR="003B3EA6">
        <w:t>s</w:t>
      </w:r>
      <w:r>
        <w:t>, and 71-81</w:t>
      </w:r>
      <w:r w:rsidR="00C47BE8">
        <w:t xml:space="preserve"> </w:t>
      </w:r>
      <w:r>
        <w:t>year</w:t>
      </w:r>
      <w:r w:rsidR="003B3EA6">
        <w:t>s</w:t>
      </w:r>
      <w:r>
        <w:t>.</w:t>
      </w:r>
      <w:r w:rsidR="003B3EA6">
        <w:t xml:space="preserve"> T</w:t>
      </w:r>
      <w:r>
        <w:t>he percentiles are from 5</w:t>
      </w:r>
      <w:r w:rsidRPr="00DE4B32">
        <w:rPr>
          <w:vertAlign w:val="superscript"/>
        </w:rPr>
        <w:t>th</w:t>
      </w:r>
      <w:r>
        <w:t xml:space="preserve"> to 95</w:t>
      </w:r>
      <w:r w:rsidRPr="00DE4B32">
        <w:rPr>
          <w:vertAlign w:val="superscript"/>
        </w:rPr>
        <w:t>th</w:t>
      </w:r>
      <w:r>
        <w:t>.</w:t>
      </w:r>
      <w:bookmarkEnd w:id="54"/>
      <w:bookmarkEnd w:id="55"/>
      <w:r w:rsidR="00480E64" w:rsidRPr="00480E64">
        <w:t xml:space="preserve"> </w:t>
      </w:r>
      <w:r w:rsidR="00480E64">
        <w:t xml:space="preserve">(5th, 10th, 25th, 50th, 75th, 90th, 95th) </w:t>
      </w:r>
      <w:r w:rsidR="00480E64">
        <w:br w:type="page"/>
      </w:r>
    </w:p>
    <w:p w:rsidR="00676A55" w:rsidRDefault="00676A55">
      <w:pPr>
        <w:widowControl/>
        <w:jc w:val="left"/>
        <w:rPr>
          <w:rFonts w:asciiTheme="majorHAnsi" w:eastAsia="黑体" w:hAnsiTheme="majorHAnsi" w:cstheme="majorBidi"/>
          <w:sz w:val="20"/>
          <w:szCs w:val="20"/>
        </w:rPr>
      </w:pPr>
    </w:p>
    <w:p w:rsidR="00AB65DC" w:rsidRDefault="006D6CBD" w:rsidP="00AB65DC">
      <w:pPr>
        <w:keepNext/>
        <w:rPr>
          <w:rFonts w:hint="eastAsia"/>
        </w:rPr>
      </w:pPr>
      <w:r>
        <w:rPr>
          <w:noProof/>
        </w:rPr>
        <w:drawing>
          <wp:inline distT="0" distB="0" distL="0" distR="0" wp14:anchorId="6E560F37" wp14:editId="769290A9">
            <wp:extent cx="5118735" cy="3836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06692" w:rsidRPr="00E64FF3" w:rsidRDefault="00AB65DC" w:rsidP="00E64FF3">
      <w:pPr>
        <w:widowControl/>
        <w:jc w:val="left"/>
        <w:rPr>
          <w:rFonts w:asciiTheme="majorHAnsi" w:eastAsia="黑体"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DA1F97">
        <w:rPr>
          <w:noProof/>
        </w:rPr>
        <w:t>8</w:t>
      </w:r>
      <w:r w:rsidR="00592BD6">
        <w:fldChar w:fldCharType="end"/>
      </w:r>
      <w:r w:rsidR="00D71F5B">
        <w:t xml:space="preserve"> </w:t>
      </w:r>
      <w:r w:rsidR="00C87432">
        <w:t>Activity data of human</w:t>
      </w:r>
      <w:r w:rsidR="00D53AAB">
        <w:t xml:space="preserve"> skin area.</w:t>
      </w:r>
      <w:r w:rsidR="00BC4C84">
        <w:t xml:space="preserve"> </w:t>
      </w:r>
      <w:r w:rsidR="00C47BE8">
        <w:t xml:space="preserve">The </w:t>
      </w:r>
      <w:r w:rsidR="00C87432">
        <w:t xml:space="preserve">data are from EFH </w:t>
      </w:r>
      <w:r w:rsidR="00EA6160">
        <w:t xml:space="preserve">handbook </w:t>
      </w:r>
      <w:r w:rsidR="00592BD6">
        <w:fldChar w:fldCharType="begin"/>
      </w:r>
      <w:r w:rsidR="00613327">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613327">
        <w:rPr>
          <w:noProof/>
        </w:rPr>
        <w:t>(</w:t>
      </w:r>
      <w:hyperlink w:anchor="_ENREF_2" w:tooltip="Agency, 2010 #5" w:history="1">
        <w:r w:rsidR="00613327">
          <w:rPr>
            <w:noProof/>
          </w:rPr>
          <w:t>Agency 2010</w:t>
        </w:r>
      </w:hyperlink>
      <w:r w:rsidR="00613327">
        <w:rPr>
          <w:noProof/>
        </w:rPr>
        <w:t>)</w:t>
      </w:r>
      <w:r w:rsidR="00592BD6">
        <w:fldChar w:fldCharType="end"/>
      </w:r>
      <w:r w:rsidR="003B3EA6">
        <w:t>.</w:t>
      </w:r>
      <w:r w:rsidR="003B3EA6" w:rsidRPr="003B3EA6">
        <w:t xml:space="preserve"> </w:t>
      </w:r>
      <w:r w:rsidR="003B3EA6">
        <w:t>There are 17 age groups from the original data resources, for each gender. The age groups are 1-3</w:t>
      </w:r>
      <w:r w:rsidR="00C47BE8">
        <w:t xml:space="preserve"> </w:t>
      </w:r>
      <w:r w:rsidR="003B3EA6">
        <w:t>months, 3-6</w:t>
      </w:r>
      <w:r w:rsidR="00C47BE8">
        <w:t xml:space="preserve"> </w:t>
      </w:r>
      <w:r w:rsidR="003B3EA6">
        <w:t>months, 6-12</w:t>
      </w:r>
      <w:r w:rsidR="00C47BE8">
        <w:t xml:space="preserve"> </w:t>
      </w:r>
      <w:r w:rsidR="003B3EA6">
        <w:t>months, 1-2</w:t>
      </w:r>
      <w:r w:rsidR="00C47BE8">
        <w:t xml:space="preserve"> </w:t>
      </w:r>
      <w:r w:rsidR="003B3EA6">
        <w:t>years, 2-3</w:t>
      </w:r>
      <w:r w:rsidR="00C47BE8">
        <w:t xml:space="preserve"> </w:t>
      </w:r>
      <w:r w:rsidR="003B3EA6">
        <w:t>years, 3-6</w:t>
      </w:r>
      <w:r w:rsidR="00C47BE8">
        <w:t xml:space="preserve"> </w:t>
      </w:r>
      <w:r w:rsidR="003B3EA6">
        <w:t>years, 6-11</w:t>
      </w:r>
      <w:r w:rsidR="00C47BE8">
        <w:t xml:space="preserve"> </w:t>
      </w:r>
      <w:r w:rsidR="003B3EA6">
        <w:t>years, 11-16</w:t>
      </w:r>
      <w:r w:rsidR="00C47BE8">
        <w:t xml:space="preserve"> </w:t>
      </w:r>
      <w:r w:rsidR="003B3EA6">
        <w:t>years, 16-21</w:t>
      </w:r>
      <w:r w:rsidR="00C47BE8">
        <w:t xml:space="preserve"> </w:t>
      </w:r>
      <w:r w:rsidR="003B3EA6">
        <w:t>years, 21-31 years, 31-41</w:t>
      </w:r>
      <w:r w:rsidR="00C47BE8">
        <w:t xml:space="preserve"> </w:t>
      </w:r>
      <w:r w:rsidR="003B3EA6">
        <w:t>years, 41-51</w:t>
      </w:r>
      <w:r w:rsidR="00C47BE8">
        <w:t xml:space="preserve"> </w:t>
      </w:r>
      <w:r w:rsidR="003B3EA6">
        <w:t>years, 51-61</w:t>
      </w:r>
      <w:r w:rsidR="00C47BE8">
        <w:t xml:space="preserve"> </w:t>
      </w:r>
      <w:r w:rsidR="003B3EA6">
        <w:t>years, 61-71</w:t>
      </w:r>
      <w:r w:rsidR="00C47BE8">
        <w:t xml:space="preserve"> </w:t>
      </w:r>
      <w:r w:rsidR="003B3EA6">
        <w:t>years, and 71-81</w:t>
      </w:r>
      <w:r w:rsidR="00C47BE8">
        <w:t xml:space="preserve"> </w:t>
      </w:r>
      <w:r w:rsidR="003B3EA6">
        <w:t>years.81 years and older. The percentiles are from 5</w:t>
      </w:r>
      <w:r w:rsidR="003B3EA6" w:rsidRPr="00DE4B32">
        <w:rPr>
          <w:vertAlign w:val="superscript"/>
        </w:rPr>
        <w:t>th</w:t>
      </w:r>
      <w:r w:rsidR="003B3EA6">
        <w:t xml:space="preserve"> to 95</w:t>
      </w:r>
      <w:r w:rsidR="003B3EA6" w:rsidRPr="00DE4B32">
        <w:rPr>
          <w:vertAlign w:val="superscript"/>
        </w:rPr>
        <w:t>th</w:t>
      </w:r>
      <w:r w:rsidR="003B3EA6">
        <w:t>.</w:t>
      </w:r>
      <w:r w:rsidR="00E64FF3">
        <w:t xml:space="preserve"> (5th, 10th, 25th, 50th, 75th, 90th, 95th) </w:t>
      </w:r>
    </w:p>
    <w:p w:rsidR="00D12A6F" w:rsidRDefault="00D12A6F" w:rsidP="00D12A6F">
      <w:pPr>
        <w:rPr>
          <w:rFonts w:hint="eastAsia"/>
        </w:rPr>
      </w:pPr>
    </w:p>
    <w:p w:rsidR="00D12A6F" w:rsidRDefault="00D12A6F">
      <w:pPr>
        <w:widowControl/>
        <w:jc w:val="left"/>
        <w:rPr>
          <w:rFonts w:hint="eastAsia"/>
        </w:rPr>
      </w:pPr>
      <w:r>
        <w:br w:type="page"/>
      </w:r>
    </w:p>
    <w:p w:rsidR="0057356D" w:rsidRDefault="00981AC2" w:rsidP="00C02919">
      <w:pPr>
        <w:keepNext/>
        <w:rPr>
          <w:rFonts w:hint="eastAsia"/>
        </w:rPr>
      </w:pPr>
      <w:r>
        <w:rPr>
          <w:noProof/>
        </w:rPr>
        <w:lastRenderedPageBreak/>
        <w:drawing>
          <wp:inline distT="0" distB="0" distL="0" distR="0" wp14:anchorId="6FC4A1F2" wp14:editId="6585B92C">
            <wp:extent cx="5118735" cy="3836670"/>
            <wp:effectExtent l="0" t="0" r="5715"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217F27" w:rsidRDefault="00217F27" w:rsidP="00C02919">
      <w:pPr>
        <w:keepNext/>
        <w:rPr>
          <w:rFonts w:hint="eastAsia"/>
        </w:rPr>
      </w:pPr>
      <w:r>
        <w:rPr>
          <w:rFonts w:hint="eastAsia"/>
          <w:noProof/>
        </w:rPr>
        <w:drawing>
          <wp:inline distT="0" distB="0" distL="0" distR="0" wp14:anchorId="561DBB5A" wp14:editId="4DA95AE3">
            <wp:extent cx="5118735" cy="3836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57" w:name="_Ref374526417"/>
      <w:r>
        <w:t xml:space="preserve">Figure </w:t>
      </w:r>
      <w:r w:rsidR="00592BD6">
        <w:fldChar w:fldCharType="begin"/>
      </w:r>
      <w:r w:rsidR="00606692">
        <w:instrText xml:space="preserve"> SEQ Figure \* ARABIC </w:instrText>
      </w:r>
      <w:r w:rsidR="00592BD6">
        <w:fldChar w:fldCharType="separate"/>
      </w:r>
      <w:r w:rsidR="00DA1F97">
        <w:rPr>
          <w:noProof/>
        </w:rPr>
        <w:t>9</w:t>
      </w:r>
      <w:r w:rsidR="00592BD6">
        <w:rPr>
          <w:noProof/>
        </w:rPr>
        <w:fldChar w:fldCharType="end"/>
      </w:r>
      <w:bookmarkStart w:id="58" w:name="OLE_LINK5"/>
      <w:bookmarkStart w:id="59" w:name="OLE_LINK6"/>
      <w:bookmarkEnd w:id="57"/>
      <w:r w:rsidR="004D13FF">
        <w:t xml:space="preserve"> </w:t>
      </w:r>
      <w:r w:rsidR="00C47BE8">
        <w:t xml:space="preserve">Time </w:t>
      </w:r>
      <w:r w:rsidR="006610D8">
        <w:t xml:space="preserve">series of </w:t>
      </w:r>
      <w:r w:rsidR="00C47BE8">
        <w:t xml:space="preserve">observed daily </w:t>
      </w:r>
      <w:r w:rsidR="006610D8">
        <w:t>pollen concentration of</w:t>
      </w:r>
      <w:bookmarkEnd w:id="58"/>
      <w:bookmarkEnd w:id="59"/>
      <w:r w:rsidR="006610D8">
        <w:t xml:space="preserve"> Ambrosia </w:t>
      </w:r>
      <w:r w:rsidR="00C47BE8">
        <w:t xml:space="preserve">at </w:t>
      </w:r>
      <w:r w:rsidR="00442EE0">
        <w:t xml:space="preserve">Cherry </w:t>
      </w:r>
      <w:r w:rsidR="00B52609">
        <w:t>Hill (</w:t>
      </w:r>
      <w:r w:rsidR="00442EE0">
        <w:t xml:space="preserve">top) and </w:t>
      </w:r>
      <w:r w:rsidR="00FC6BC8">
        <w:t>Newark (</w:t>
      </w:r>
      <w:r w:rsidR="00442EE0">
        <w:t>Bottom)</w:t>
      </w:r>
      <w:r w:rsidR="006610D8">
        <w:t xml:space="preserve"> 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3570B1">
        <w:t>.</w:t>
      </w:r>
      <w:r w:rsidR="00C47BE8">
        <w:t xml:space="preserve"> </w:t>
      </w:r>
      <w:r w:rsidR="00D12A6F">
        <w:t xml:space="preserve"> </w:t>
      </w:r>
      <w:r w:rsidR="00D12A6F">
        <w:br w:type="page"/>
      </w:r>
    </w:p>
    <w:p w:rsidR="006610D8" w:rsidRPr="006610D8" w:rsidRDefault="007F1E56" w:rsidP="006610D8">
      <w:pPr>
        <w:rPr>
          <w:rFonts w:hint="eastAsia"/>
        </w:rPr>
      </w:pPr>
      <w:r>
        <w:rPr>
          <w:rFonts w:hint="eastAsia"/>
          <w:noProof/>
        </w:rPr>
        <w:lastRenderedPageBreak/>
        <w:drawing>
          <wp:inline distT="0" distB="0" distL="0" distR="0" wp14:anchorId="7510A595" wp14:editId="1AAD2D48">
            <wp:extent cx="5118735" cy="3836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2419F" w:rsidRDefault="004611E3" w:rsidP="00D2419F">
      <w:pPr>
        <w:keepNext/>
        <w:rPr>
          <w:rFonts w:hint="eastAsia"/>
        </w:rPr>
      </w:pPr>
      <w:r>
        <w:rPr>
          <w:rFonts w:hint="eastAsia"/>
          <w:noProof/>
        </w:rPr>
        <w:drawing>
          <wp:inline distT="0" distB="0" distL="0" distR="0" wp14:anchorId="00AEE912" wp14:editId="512FF6B5">
            <wp:extent cx="5118735" cy="3836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D2419F">
      <w:pPr>
        <w:widowControl/>
        <w:jc w:val="left"/>
        <w:rPr>
          <w:rFonts w:asciiTheme="majorHAnsi" w:eastAsia="黑体" w:hAnsiTheme="majorHAnsi" w:cstheme="majorBidi"/>
          <w:sz w:val="20"/>
          <w:szCs w:val="20"/>
        </w:rPr>
      </w:pPr>
      <w:bookmarkStart w:id="60" w:name="_Ref374526485"/>
      <w:r>
        <w:t xml:space="preserve">Figure </w:t>
      </w:r>
      <w:r w:rsidR="00592BD6">
        <w:fldChar w:fldCharType="begin"/>
      </w:r>
      <w:r w:rsidR="00606692">
        <w:instrText xml:space="preserve"> SEQ Figure \* ARABIC </w:instrText>
      </w:r>
      <w:r w:rsidR="00592BD6">
        <w:fldChar w:fldCharType="separate"/>
      </w:r>
      <w:r w:rsidR="00DA1F97">
        <w:rPr>
          <w:noProof/>
        </w:rPr>
        <w:t>10</w:t>
      </w:r>
      <w:r w:rsidR="00592BD6">
        <w:rPr>
          <w:noProof/>
        </w:rPr>
        <w:fldChar w:fldCharType="end"/>
      </w:r>
      <w:bookmarkEnd w:id="60"/>
      <w:r w:rsidR="004D13FF">
        <w:t xml:space="preserve"> </w:t>
      </w:r>
      <w:r>
        <w:t xml:space="preserve"> </w:t>
      </w:r>
      <w:r w:rsidR="00505CC3">
        <w:t>Time series of observed daily pollen concentration of</w:t>
      </w:r>
      <w:r w:rsidR="006610D8">
        <w:t xml:space="preserve"> </w:t>
      </w:r>
      <w:r w:rsidR="003570B1">
        <w:t>Artemisia</w:t>
      </w:r>
      <w:r w:rsidR="006610D8">
        <w:t xml:space="preserve"> in </w:t>
      </w:r>
      <w:r w:rsidR="00442EE0">
        <w:t xml:space="preserve">Cherry </w:t>
      </w:r>
      <w:r w:rsidR="00586EE7">
        <w:t>Hill (</w:t>
      </w:r>
      <w:r w:rsidR="00442EE0">
        <w:t xml:space="preserve">top) and </w:t>
      </w:r>
      <w:r w:rsidR="00505CC3">
        <w:t>Newark (</w:t>
      </w:r>
      <w:r w:rsidR="00442EE0">
        <w:t xml:space="preserve">Bottom) </w:t>
      </w:r>
      <w:r w:rsidR="006610D8">
        <w:t>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352D73">
        <w:t xml:space="preserve"> </w:t>
      </w:r>
    </w:p>
    <w:p w:rsidR="006610D8" w:rsidRPr="006610D8" w:rsidRDefault="00352D73" w:rsidP="006610D8">
      <w:pPr>
        <w:rPr>
          <w:rFonts w:hint="eastAsia"/>
        </w:rPr>
      </w:pPr>
      <w:r>
        <w:rPr>
          <w:rFonts w:hint="eastAsia"/>
          <w:noProof/>
        </w:rPr>
        <w:lastRenderedPageBreak/>
        <w:drawing>
          <wp:inline distT="0" distB="0" distL="0" distR="0" wp14:anchorId="38186D2D" wp14:editId="1C211A1C">
            <wp:extent cx="5118735" cy="3836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848FA" w:rsidRDefault="009D3410" w:rsidP="00D848FA">
      <w:pPr>
        <w:pStyle w:val="a7"/>
        <w:keepNext/>
      </w:pPr>
      <w:r>
        <w:rPr>
          <w:rFonts w:hint="eastAsia"/>
          <w:noProof/>
        </w:rPr>
        <w:drawing>
          <wp:inline distT="0" distB="0" distL="0" distR="0" wp14:anchorId="3CF377F1" wp14:editId="634D353C">
            <wp:extent cx="5120640" cy="3840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D848FA">
      <w:pPr>
        <w:widowControl/>
        <w:jc w:val="left"/>
        <w:rPr>
          <w:rFonts w:asciiTheme="majorHAnsi" w:eastAsia="黑体" w:hAnsiTheme="majorHAnsi" w:cstheme="majorBidi"/>
          <w:sz w:val="20"/>
          <w:szCs w:val="20"/>
        </w:rPr>
      </w:pPr>
      <w:bookmarkStart w:id="61" w:name="_Ref374526676"/>
      <w:r>
        <w:t xml:space="preserve">Figure </w:t>
      </w:r>
      <w:r w:rsidR="00592BD6">
        <w:fldChar w:fldCharType="begin"/>
      </w:r>
      <w:r w:rsidR="00606692">
        <w:instrText xml:space="preserve"> SEQ Figure \* ARABIC </w:instrText>
      </w:r>
      <w:r w:rsidR="00592BD6">
        <w:fldChar w:fldCharType="separate"/>
      </w:r>
      <w:r w:rsidR="00DA1F97">
        <w:rPr>
          <w:noProof/>
        </w:rPr>
        <w:t>11</w:t>
      </w:r>
      <w:r w:rsidR="00592BD6">
        <w:rPr>
          <w:noProof/>
        </w:rPr>
        <w:fldChar w:fldCharType="end"/>
      </w:r>
      <w:bookmarkEnd w:id="61"/>
      <w:r w:rsidR="006610D8" w:rsidRPr="006610D8">
        <w:t xml:space="preserve"> </w:t>
      </w:r>
      <w:r w:rsidR="004D13FF">
        <w:t xml:space="preserve"> </w:t>
      </w:r>
      <w:r w:rsidR="005E0E72">
        <w:t>Time series of observed daily pollen concentration of</w:t>
      </w:r>
      <w:r w:rsidR="006610D8">
        <w:t xml:space="preserve"> </w:t>
      </w:r>
      <w:r w:rsidR="004D13FF">
        <w:t xml:space="preserve">Betula </w:t>
      </w:r>
      <w:r w:rsidR="006610D8">
        <w:t xml:space="preserve">in </w:t>
      </w:r>
      <w:r w:rsidR="00442EE0">
        <w:t xml:space="preserve">Cherry Hill (top) and </w:t>
      </w:r>
      <w:r w:rsidR="005E0E72">
        <w:t>Newark (</w:t>
      </w:r>
      <w:r w:rsidR="00442EE0">
        <w:t>Bottom)</w:t>
      </w:r>
      <w:r w:rsidR="00683778">
        <w:t xml:space="preserve"> monitor</w:t>
      </w:r>
      <w:r w:rsidR="006610D8">
        <w:t xml:space="preserve"> station</w:t>
      </w:r>
      <w:r w:rsidR="00683778">
        <w:t>s</w:t>
      </w:r>
      <w:r w:rsidR="0008558A">
        <w:t xml:space="preserve"> which locate</w:t>
      </w:r>
      <w:r w:rsidR="006610D8">
        <w:t xml:space="preserve"> in the Northeast.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3570B1">
        <w:t>.</w:t>
      </w:r>
    </w:p>
    <w:p w:rsidR="006E3D3B" w:rsidRDefault="006E3D3B" w:rsidP="00C02919">
      <w:pPr>
        <w:keepNext/>
        <w:rPr>
          <w:rFonts w:hint="eastAsia"/>
          <w:noProof/>
        </w:rPr>
      </w:pPr>
      <w:r>
        <w:rPr>
          <w:noProof/>
        </w:rPr>
        <w:lastRenderedPageBreak/>
        <w:drawing>
          <wp:inline distT="0" distB="0" distL="0" distR="0" wp14:anchorId="24003316" wp14:editId="36B4A93C">
            <wp:extent cx="5118735" cy="3836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C02919" w:rsidRDefault="00C02919" w:rsidP="00C02919">
      <w:pPr>
        <w:keepNext/>
        <w:rPr>
          <w:rFonts w:hint="eastAsia"/>
        </w:rPr>
      </w:pPr>
      <w:r>
        <w:rPr>
          <w:noProof/>
        </w:rPr>
        <w:drawing>
          <wp:inline distT="0" distB="0" distL="0" distR="0" wp14:anchorId="4BCD3F42" wp14:editId="1C00A65D">
            <wp:extent cx="5120640" cy="3840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62" w:name="_Ref374526681"/>
      <w:r>
        <w:t xml:space="preserve">Figure </w:t>
      </w:r>
      <w:r w:rsidR="00592BD6">
        <w:fldChar w:fldCharType="begin"/>
      </w:r>
      <w:r w:rsidR="00606692">
        <w:instrText xml:space="preserve"> SEQ Figure \* ARABIC </w:instrText>
      </w:r>
      <w:r w:rsidR="00592BD6">
        <w:fldChar w:fldCharType="separate"/>
      </w:r>
      <w:r w:rsidR="00DA1F97">
        <w:rPr>
          <w:noProof/>
        </w:rPr>
        <w:t>12</w:t>
      </w:r>
      <w:r w:rsidR="00592BD6">
        <w:rPr>
          <w:noProof/>
        </w:rPr>
        <w:fldChar w:fldCharType="end"/>
      </w:r>
      <w:bookmarkEnd w:id="62"/>
      <w:r>
        <w:t xml:space="preserve"> </w:t>
      </w:r>
      <w:r w:rsidR="002C0152">
        <w:t>Time series of observed daily pollen concentration of</w:t>
      </w:r>
      <w:r w:rsidR="002C0152">
        <w:rPr>
          <w:rFonts w:hint="eastAsia"/>
        </w:rPr>
        <w:t xml:space="preserve"> </w:t>
      </w:r>
      <w:r w:rsidR="004D13FF">
        <w:t>Gramineae</w:t>
      </w:r>
      <w:r w:rsidR="006610D8">
        <w:t xml:space="preserve"> in </w:t>
      </w:r>
      <w:r w:rsidR="00442EE0">
        <w:t>Cherry Hill (top) and Newark (Bottom)</w:t>
      </w:r>
      <w:r w:rsidR="00EE5C62">
        <w:t xml:space="preserve"> monitor</w:t>
      </w:r>
      <w:r w:rsidR="0008558A">
        <w:t xml:space="preserve"> station which locate</w:t>
      </w:r>
      <w:r w:rsidR="006610D8">
        <w:t xml:space="preserve"> in the Northeast. The pollen data </w:t>
      </w:r>
      <w:r w:rsidR="00442EE0">
        <w:t>are from</w:t>
      </w:r>
      <w:r w:rsidR="006610D8">
        <w:t xml:space="preserve">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4D13FF">
        <w:t>.</w:t>
      </w:r>
      <w:r w:rsidR="004D13FF" w:rsidRPr="004D13FF">
        <w:t xml:space="preserve"> </w:t>
      </w:r>
    </w:p>
    <w:p w:rsidR="00592B65" w:rsidRDefault="007612FE" w:rsidP="00592B65">
      <w:pPr>
        <w:keepNext/>
        <w:rPr>
          <w:rFonts w:hint="eastAsia"/>
        </w:rPr>
      </w:pPr>
      <w:r>
        <w:rPr>
          <w:noProof/>
        </w:rPr>
        <w:lastRenderedPageBreak/>
        <w:drawing>
          <wp:inline distT="0" distB="0" distL="0" distR="0" wp14:anchorId="5FFAFA07" wp14:editId="3A56B9E2">
            <wp:extent cx="5118735" cy="3836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r w:rsidR="00592B65">
        <w:rPr>
          <w:noProof/>
        </w:rPr>
        <w:drawing>
          <wp:inline distT="0" distB="0" distL="0" distR="0" wp14:anchorId="2C25D6B0" wp14:editId="42A9F1A2">
            <wp:extent cx="5120640" cy="3840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D314F" w:rsidRDefault="00592B65" w:rsidP="00DE28EB">
      <w:pPr>
        <w:pStyle w:val="a7"/>
      </w:pPr>
      <w:bookmarkStart w:id="63" w:name="_Ref374526692"/>
      <w:r>
        <w:t xml:space="preserve">Figure </w:t>
      </w:r>
      <w:r w:rsidR="00592BD6">
        <w:fldChar w:fldCharType="begin"/>
      </w:r>
      <w:r w:rsidR="00606692">
        <w:instrText xml:space="preserve"> SEQ Figure \* ARABIC </w:instrText>
      </w:r>
      <w:r w:rsidR="00592BD6">
        <w:fldChar w:fldCharType="separate"/>
      </w:r>
      <w:r w:rsidR="00DA1F97">
        <w:rPr>
          <w:noProof/>
        </w:rPr>
        <w:t>13</w:t>
      </w:r>
      <w:r w:rsidR="00592BD6">
        <w:rPr>
          <w:noProof/>
        </w:rPr>
        <w:fldChar w:fldCharType="end"/>
      </w:r>
      <w:bookmarkEnd w:id="63"/>
      <w:r w:rsidR="00442EE0">
        <w:rPr>
          <w:noProof/>
        </w:rPr>
        <w:t xml:space="preserve"> </w:t>
      </w:r>
      <w:r w:rsidR="00F86AB4">
        <w:rPr>
          <w:noProof/>
        </w:rPr>
        <w:t xml:space="preserve"> </w:t>
      </w:r>
      <w:r w:rsidR="00DE28EB">
        <w:t>Time series of observed daily pollen concentration of</w:t>
      </w:r>
      <w:r w:rsidR="006610D8">
        <w:t xml:space="preserve"> pollen concentration of Ambrosia in </w:t>
      </w:r>
      <w:r w:rsidR="00442EE0">
        <w:t xml:space="preserve">Cherry </w:t>
      </w:r>
      <w:r w:rsidR="00F86AB4">
        <w:t>Hill (</w:t>
      </w:r>
      <w:r w:rsidR="00442EE0">
        <w:t xml:space="preserve">top) and </w:t>
      </w:r>
      <w:r w:rsidR="003766D8" w:rsidRPr="003766D8">
        <w:rPr>
          <w:sz w:val="24"/>
          <w:szCs w:val="24"/>
        </w:rPr>
        <w:t>Newark</w:t>
      </w:r>
      <w:r w:rsidR="003766D8">
        <w:t xml:space="preserve"> (</w:t>
      </w:r>
      <w:r w:rsidR="00442EE0">
        <w:t>Bottom)</w:t>
      </w:r>
      <w:r w:rsidR="006610D8">
        <w:t xml:space="preserve"> monitor station</w:t>
      </w:r>
      <w:r w:rsidR="00EE5C62">
        <w:t>s</w:t>
      </w:r>
      <w:r w:rsidR="0008558A">
        <w:t xml:space="preserve"> which locate</w:t>
      </w:r>
      <w:r w:rsidR="006610D8">
        <w:t xml:space="preserve"> in the Northeast.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p>
    <w:p w:rsidR="00022349" w:rsidRDefault="00022349" w:rsidP="00D12A6F">
      <w:pPr>
        <w:rPr>
          <w:rFonts w:hint="eastAsia"/>
        </w:rPr>
      </w:pPr>
      <w:r>
        <w:rPr>
          <w:noProof/>
        </w:rPr>
        <w:lastRenderedPageBreak/>
        <w:drawing>
          <wp:inline distT="0" distB="0" distL="0" distR="0" wp14:anchorId="0CA7A993" wp14:editId="17211817">
            <wp:extent cx="5274310" cy="387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cusmarch2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876040"/>
                    </a:xfrm>
                    <a:prstGeom prst="rect">
                      <a:avLst/>
                    </a:prstGeom>
                  </pic:spPr>
                </pic:pic>
              </a:graphicData>
            </a:graphic>
          </wp:inline>
        </w:drawing>
      </w:r>
    </w:p>
    <w:p w:rsidR="00B27A15" w:rsidRDefault="00022349" w:rsidP="00022349">
      <w:pPr>
        <w:pStyle w:val="a7"/>
        <w:rPr>
          <w:sz w:val="24"/>
          <w:szCs w:val="24"/>
        </w:rPr>
      </w:pPr>
      <w:r w:rsidRPr="003766D8">
        <w:rPr>
          <w:sz w:val="24"/>
          <w:szCs w:val="24"/>
        </w:rPr>
        <w:t xml:space="preserve">Figure </w:t>
      </w:r>
      <w:r w:rsidR="00592BD6" w:rsidRPr="003766D8">
        <w:rPr>
          <w:sz w:val="24"/>
          <w:szCs w:val="24"/>
        </w:rPr>
        <w:fldChar w:fldCharType="begin"/>
      </w:r>
      <w:r w:rsidR="00606692" w:rsidRPr="003766D8">
        <w:rPr>
          <w:sz w:val="24"/>
          <w:szCs w:val="24"/>
        </w:rPr>
        <w:instrText xml:space="preserve"> SEQ Figure \* ARABIC </w:instrText>
      </w:r>
      <w:r w:rsidR="00592BD6" w:rsidRPr="003766D8">
        <w:rPr>
          <w:sz w:val="24"/>
          <w:szCs w:val="24"/>
        </w:rPr>
        <w:fldChar w:fldCharType="separate"/>
      </w:r>
      <w:r w:rsidR="00DA1F97">
        <w:rPr>
          <w:noProof/>
          <w:sz w:val="24"/>
          <w:szCs w:val="24"/>
        </w:rPr>
        <w:t>14</w:t>
      </w:r>
      <w:r w:rsidR="00592BD6" w:rsidRPr="003766D8">
        <w:rPr>
          <w:sz w:val="24"/>
          <w:szCs w:val="24"/>
        </w:rPr>
        <w:fldChar w:fldCharType="end"/>
      </w:r>
      <w:r w:rsidRPr="003766D8">
        <w:rPr>
          <w:sz w:val="24"/>
          <w:szCs w:val="24"/>
        </w:rPr>
        <w:t xml:space="preserve">  Quercus Concentration </w:t>
      </w:r>
      <w:r w:rsidR="00C47BE8">
        <w:rPr>
          <w:sz w:val="24"/>
          <w:szCs w:val="24"/>
        </w:rPr>
        <w:t xml:space="preserve">in the contiguous U.S. at 12:00 (UTC) in March 22 </w:t>
      </w:r>
      <w:r w:rsidRPr="003766D8">
        <w:rPr>
          <w:sz w:val="24"/>
          <w:szCs w:val="24"/>
        </w:rPr>
        <w:t>in 2004.</w:t>
      </w:r>
      <w:r w:rsidR="00B27A15">
        <w:rPr>
          <w:sz w:val="24"/>
          <w:szCs w:val="24"/>
        </w:rPr>
        <w:t>low concentrations of pollens are observed only in the southwest coast, which is in the southwest climate region.no obvious observation of pollen are reported in other climate region.</w:t>
      </w:r>
    </w:p>
    <w:p w:rsidR="00B27A15" w:rsidRPr="00B27A15" w:rsidRDefault="00B27A15" w:rsidP="00022349">
      <w:pPr>
        <w:pStyle w:val="a7"/>
        <w:rPr>
          <w:sz w:val="24"/>
          <w:szCs w:val="24"/>
        </w:rPr>
      </w:pPr>
    </w:p>
    <w:p w:rsidR="00D12A6F" w:rsidRPr="00D12A6F" w:rsidRDefault="00D12A6F" w:rsidP="00D12A6F">
      <w:pPr>
        <w:rPr>
          <w:rFonts w:hint="eastAsia"/>
        </w:rPr>
      </w:pPr>
    </w:p>
    <w:p w:rsidR="00D12A6F" w:rsidRDefault="00D12A6F">
      <w:pPr>
        <w:widowControl/>
        <w:jc w:val="left"/>
        <w:rPr>
          <w:rFonts w:hint="eastAsia"/>
        </w:rPr>
      </w:pPr>
      <w:r>
        <w:br w:type="page"/>
      </w:r>
    </w:p>
    <w:p w:rsidR="00B75677" w:rsidRPr="00B75677" w:rsidRDefault="00B75677" w:rsidP="00B75677">
      <w:pPr>
        <w:rPr>
          <w:rFonts w:hint="eastAsia"/>
        </w:rPr>
      </w:pPr>
      <w:r w:rsidRPr="00B75677">
        <w:rPr>
          <w:noProof/>
        </w:rPr>
        <w:lastRenderedPageBreak/>
        <w:drawing>
          <wp:inline distT="0" distB="0" distL="0" distR="0" wp14:anchorId="6BA5D9DC" wp14:editId="54A3ACE7">
            <wp:extent cx="5274310" cy="3950399"/>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B75677" w:rsidRDefault="00B75677" w:rsidP="00B75677">
      <w:pPr>
        <w:pStyle w:val="a7"/>
        <w:jc w:val="left"/>
        <w:rPr>
          <w:sz w:val="24"/>
          <w:szCs w:val="24"/>
        </w:rPr>
      </w:pPr>
      <w:bookmarkStart w:id="64" w:name="_Ref374890154"/>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15</w:t>
      </w:r>
      <w:r w:rsidR="00592BD6">
        <w:rPr>
          <w:sz w:val="24"/>
          <w:szCs w:val="24"/>
        </w:rPr>
        <w:fldChar w:fldCharType="end"/>
      </w:r>
      <w:bookmarkEnd w:id="64"/>
      <w:r w:rsidR="0066116E">
        <w:rPr>
          <w:rFonts w:hint="eastAsia"/>
          <w:sz w:val="24"/>
          <w:szCs w:val="24"/>
        </w:rPr>
        <w:t xml:space="preserve"> </w:t>
      </w:r>
      <w:proofErr w:type="gramStart"/>
      <w:r w:rsidR="00C47BE8">
        <w:rPr>
          <w:sz w:val="24"/>
          <w:szCs w:val="24"/>
        </w:rPr>
        <w:t>T</w:t>
      </w:r>
      <w:r w:rsidR="00C47BE8" w:rsidRPr="00E339EF">
        <w:rPr>
          <w:sz w:val="24"/>
          <w:szCs w:val="24"/>
        </w:rPr>
        <w:t>he</w:t>
      </w:r>
      <w:proofErr w:type="gramEnd"/>
      <w:r w:rsidR="00C47BE8" w:rsidRPr="00E339EF">
        <w:rPr>
          <w:sz w:val="24"/>
          <w:szCs w:val="24"/>
        </w:rPr>
        <w:t xml:space="preserve"> </w:t>
      </w:r>
      <w:r w:rsidR="00C47BE8">
        <w:rPr>
          <w:sz w:val="24"/>
          <w:szCs w:val="24"/>
        </w:rPr>
        <w:t>observed</w:t>
      </w:r>
      <w:r w:rsidR="00C47BE8" w:rsidRPr="00E339EF">
        <w:rPr>
          <w:sz w:val="24"/>
          <w:szCs w:val="24"/>
        </w:rPr>
        <w:t xml:space="preserve"> </w:t>
      </w:r>
      <w:r w:rsidR="0066116E" w:rsidRPr="00E339EF">
        <w:rPr>
          <w:sz w:val="24"/>
          <w:szCs w:val="24"/>
        </w:rPr>
        <w:t xml:space="preserve">cumulative probability distributions </w:t>
      </w:r>
      <w:r w:rsidR="00D7199A" w:rsidRPr="00E339EF">
        <w:rPr>
          <w:sz w:val="24"/>
          <w:szCs w:val="24"/>
        </w:rPr>
        <w:t xml:space="preserve">of </w:t>
      </w:r>
      <w:r w:rsidR="00D7199A">
        <w:rPr>
          <w:sz w:val="24"/>
          <w:szCs w:val="24"/>
        </w:rPr>
        <w:t>Ambrosia’s</w:t>
      </w:r>
      <w:r w:rsidR="00E339EF">
        <w:rPr>
          <w:sz w:val="24"/>
          <w:szCs w:val="24"/>
        </w:rPr>
        <w:t xml:space="preserve"> pollen </w:t>
      </w:r>
      <w:r w:rsidR="0066116E" w:rsidRPr="00E339EF">
        <w:rPr>
          <w:sz w:val="24"/>
          <w:szCs w:val="24"/>
        </w:rPr>
        <w:t xml:space="preserve">concentration in the 9 nine climates </w:t>
      </w:r>
      <w:r w:rsidR="00E10779">
        <w:rPr>
          <w:sz w:val="24"/>
          <w:szCs w:val="24"/>
        </w:rPr>
        <w:t>regions</w:t>
      </w:r>
      <w:r w:rsidR="00E339EF" w:rsidRPr="00E339EF">
        <w:rPr>
          <w:sz w:val="24"/>
          <w:szCs w:val="24"/>
        </w:rPr>
        <w:t>.</w:t>
      </w:r>
    </w:p>
    <w:p w:rsidR="00B11B86" w:rsidRDefault="00B11B86" w:rsidP="00B11B86">
      <w:pPr>
        <w:rPr>
          <w:rFonts w:hint="eastAsia"/>
        </w:rPr>
      </w:pPr>
    </w:p>
    <w:p w:rsidR="00D12A6F" w:rsidRDefault="00D12A6F">
      <w:pPr>
        <w:widowControl/>
        <w:jc w:val="left"/>
        <w:rPr>
          <w:rFonts w:hint="eastAsia"/>
        </w:rPr>
      </w:pPr>
      <w:r>
        <w:br w:type="page"/>
      </w:r>
    </w:p>
    <w:p w:rsidR="00B75677" w:rsidRDefault="00B75677" w:rsidP="00D12A6F">
      <w:pPr>
        <w:rPr>
          <w:rFonts w:hint="eastAsia"/>
        </w:rPr>
      </w:pPr>
      <w:r>
        <w:rPr>
          <w:noProof/>
        </w:rPr>
        <w:lastRenderedPageBreak/>
        <w:drawing>
          <wp:inline distT="0" distB="0" distL="0" distR="0" wp14:anchorId="262D0DFC" wp14:editId="297E3DE3">
            <wp:extent cx="5274310" cy="39503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74871" w:rsidRPr="0046460C" w:rsidRDefault="00B75677" w:rsidP="00874871">
      <w:pPr>
        <w:pStyle w:val="a7"/>
        <w:jc w:val="left"/>
        <w:rPr>
          <w:sz w:val="24"/>
          <w:szCs w:val="24"/>
        </w:rPr>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16</w:t>
      </w:r>
      <w:r w:rsidR="00592BD6">
        <w:rPr>
          <w:sz w:val="24"/>
          <w:szCs w:val="24"/>
        </w:rPr>
        <w:fldChar w:fldCharType="end"/>
      </w:r>
      <w:r w:rsidR="00874871">
        <w:rPr>
          <w:sz w:val="24"/>
          <w:szCs w:val="24"/>
        </w:rPr>
        <w:t xml:space="preserve"> </w:t>
      </w:r>
      <w:proofErr w:type="gramStart"/>
      <w:r w:rsidR="00C47BE8">
        <w:rPr>
          <w:sz w:val="24"/>
          <w:szCs w:val="24"/>
        </w:rPr>
        <w:t>T</w:t>
      </w:r>
      <w:r w:rsidR="00C47BE8" w:rsidRPr="00E339EF">
        <w:rPr>
          <w:sz w:val="24"/>
          <w:szCs w:val="24"/>
        </w:rPr>
        <w:t>he</w:t>
      </w:r>
      <w:proofErr w:type="gramEnd"/>
      <w:r w:rsidR="00C47BE8" w:rsidRPr="00E339EF">
        <w:rPr>
          <w:sz w:val="24"/>
          <w:szCs w:val="24"/>
        </w:rPr>
        <w:t xml:space="preserve"> </w:t>
      </w:r>
      <w:r w:rsidR="00C47BE8">
        <w:rPr>
          <w:sz w:val="24"/>
          <w:szCs w:val="24"/>
        </w:rPr>
        <w:t>observed</w:t>
      </w:r>
      <w:r w:rsidR="00C47BE8" w:rsidRPr="00E339EF">
        <w:rPr>
          <w:sz w:val="24"/>
          <w:szCs w:val="24"/>
        </w:rPr>
        <w:t xml:space="preserve"> </w:t>
      </w:r>
      <w:r w:rsidR="00874871" w:rsidRPr="00E339EF">
        <w:rPr>
          <w:sz w:val="24"/>
          <w:szCs w:val="24"/>
        </w:rPr>
        <w:t xml:space="preserve">cumulative probability distributions </w:t>
      </w:r>
      <w:r w:rsidR="00B1628D" w:rsidRPr="00E339EF">
        <w:rPr>
          <w:sz w:val="24"/>
          <w:szCs w:val="24"/>
        </w:rPr>
        <w:t>of Artemisia’s</w:t>
      </w:r>
      <w:r w:rsidR="00E339EF" w:rsidRPr="00E339EF">
        <w:rPr>
          <w:sz w:val="24"/>
          <w:szCs w:val="24"/>
        </w:rPr>
        <w:t xml:space="preserve"> pollen </w:t>
      </w:r>
      <w:r w:rsidR="00874871" w:rsidRPr="00E339EF">
        <w:rPr>
          <w:sz w:val="24"/>
          <w:szCs w:val="24"/>
        </w:rPr>
        <w:t xml:space="preserve">concentration in the 9 climates </w:t>
      </w:r>
      <w:r w:rsidR="00B1628D">
        <w:rPr>
          <w:sz w:val="24"/>
          <w:szCs w:val="24"/>
        </w:rPr>
        <w:t>regions</w:t>
      </w:r>
      <w:r w:rsidR="00B1628D" w:rsidRPr="00E339EF">
        <w:rPr>
          <w:sz w:val="24"/>
          <w:szCs w:val="24"/>
        </w:rPr>
        <w:t>. The</w:t>
      </w:r>
      <w:r w:rsidR="00874871" w:rsidRPr="00E339EF">
        <w:rPr>
          <w:sz w:val="24"/>
          <w:szCs w:val="24"/>
        </w:rPr>
        <w:t xml:space="preserve"> concentration profile in southwest is slightly smooth than in other climate </w:t>
      </w:r>
      <w:r w:rsidR="00E10779">
        <w:rPr>
          <w:sz w:val="24"/>
          <w:szCs w:val="24"/>
        </w:rPr>
        <w:t>regions</w:t>
      </w:r>
      <w:r w:rsidR="00C47BE8">
        <w:rPr>
          <w:sz w:val="24"/>
          <w:szCs w:val="24"/>
        </w:rPr>
        <w:t>.</w:t>
      </w:r>
    </w:p>
    <w:p w:rsidR="00B75677" w:rsidRDefault="00B75677" w:rsidP="00B75677">
      <w:pPr>
        <w:pStyle w:val="a7"/>
        <w:rPr>
          <w:sz w:val="24"/>
          <w:szCs w:val="24"/>
        </w:rPr>
      </w:pPr>
    </w:p>
    <w:p w:rsidR="00D12A6F" w:rsidRDefault="00D12A6F">
      <w:pPr>
        <w:widowControl/>
        <w:jc w:val="left"/>
        <w:rPr>
          <w:rFonts w:hint="eastAsia"/>
        </w:rPr>
      </w:pPr>
      <w:r>
        <w:br w:type="page"/>
      </w:r>
    </w:p>
    <w:p w:rsidR="00B75677" w:rsidRDefault="00B75677" w:rsidP="00D12A6F">
      <w:pPr>
        <w:rPr>
          <w:rFonts w:hint="eastAsia"/>
        </w:rPr>
      </w:pPr>
      <w:r>
        <w:rPr>
          <w:noProof/>
        </w:rPr>
        <w:lastRenderedPageBreak/>
        <w:drawing>
          <wp:inline distT="0" distB="0" distL="0" distR="0" wp14:anchorId="6B18EFED" wp14:editId="36B9355C">
            <wp:extent cx="5274310" cy="39503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1133EB" w:rsidRPr="001133EB" w:rsidRDefault="00B75677" w:rsidP="00276777">
      <w:pPr>
        <w:pStyle w:val="a7"/>
        <w:jc w:val="left"/>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17</w:t>
      </w:r>
      <w:r w:rsidR="00592BD6">
        <w:rPr>
          <w:sz w:val="24"/>
          <w:szCs w:val="24"/>
        </w:rPr>
        <w:fldChar w:fldCharType="end"/>
      </w:r>
      <w:r w:rsidR="00E339EF">
        <w:rPr>
          <w:sz w:val="24"/>
          <w:szCs w:val="24"/>
        </w:rPr>
        <w:t xml:space="preserve"> </w:t>
      </w:r>
      <w:proofErr w:type="gramStart"/>
      <w:r w:rsidR="00276777">
        <w:rPr>
          <w:sz w:val="24"/>
          <w:szCs w:val="24"/>
        </w:rPr>
        <w:t>T</w:t>
      </w:r>
      <w:r w:rsidR="00276777" w:rsidRPr="00E339EF">
        <w:rPr>
          <w:sz w:val="24"/>
          <w:szCs w:val="24"/>
        </w:rPr>
        <w:t>he</w:t>
      </w:r>
      <w:proofErr w:type="gramEnd"/>
      <w:r w:rsidR="00276777" w:rsidRPr="00E339EF">
        <w:rPr>
          <w:sz w:val="24"/>
          <w:szCs w:val="24"/>
        </w:rPr>
        <w:t xml:space="preserve"> </w:t>
      </w:r>
      <w:r w:rsidR="00276777">
        <w:rPr>
          <w:sz w:val="24"/>
          <w:szCs w:val="24"/>
        </w:rPr>
        <w:t>observed</w:t>
      </w:r>
      <w:r w:rsidR="00276777" w:rsidRPr="00E339EF">
        <w:rPr>
          <w:sz w:val="24"/>
          <w:szCs w:val="24"/>
        </w:rPr>
        <w:t xml:space="preserve"> cumulative probability distributions of </w:t>
      </w:r>
      <w:r w:rsidR="00AF3191">
        <w:rPr>
          <w:rFonts w:hint="eastAsia"/>
          <w:sz w:val="24"/>
          <w:szCs w:val="24"/>
        </w:rPr>
        <w:t>Betula</w:t>
      </w:r>
      <w:r w:rsidR="00AF3191">
        <w:rPr>
          <w:sz w:val="24"/>
          <w:szCs w:val="24"/>
        </w:rPr>
        <w:t>’</w:t>
      </w:r>
      <w:r w:rsidR="00276777">
        <w:rPr>
          <w:sz w:val="24"/>
          <w:szCs w:val="24"/>
        </w:rPr>
        <w:t xml:space="preserve">s pollen </w:t>
      </w:r>
      <w:r w:rsidR="00276777" w:rsidRPr="00E339EF">
        <w:rPr>
          <w:sz w:val="24"/>
          <w:szCs w:val="24"/>
        </w:rPr>
        <w:t xml:space="preserve">concentration in the 9 nine climates </w:t>
      </w:r>
      <w:r w:rsidR="00276777">
        <w:rPr>
          <w:sz w:val="24"/>
          <w:szCs w:val="24"/>
        </w:rPr>
        <w:t>regions</w:t>
      </w:r>
      <w:r w:rsidR="00276777" w:rsidRPr="00E339EF">
        <w:rPr>
          <w:sz w:val="24"/>
          <w:szCs w:val="24"/>
        </w:rPr>
        <w:t>.</w:t>
      </w:r>
    </w:p>
    <w:p w:rsidR="00D12A6F" w:rsidRDefault="00D12A6F">
      <w:pPr>
        <w:widowControl/>
        <w:jc w:val="left"/>
        <w:rPr>
          <w:rFonts w:hint="eastAsia"/>
        </w:rPr>
      </w:pPr>
      <w:r>
        <w:br w:type="page"/>
      </w:r>
    </w:p>
    <w:p w:rsidR="008B6ADB" w:rsidRDefault="008B6ADB" w:rsidP="00D12A6F">
      <w:pPr>
        <w:rPr>
          <w:rFonts w:hint="eastAsia"/>
        </w:rPr>
      </w:pPr>
      <w:r>
        <w:rPr>
          <w:noProof/>
        </w:rPr>
        <w:lastRenderedPageBreak/>
        <w:drawing>
          <wp:inline distT="0" distB="0" distL="0" distR="0" wp14:anchorId="7A40D13A" wp14:editId="23A790DD">
            <wp:extent cx="5274310" cy="395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B6ADB" w:rsidRDefault="008B6ADB" w:rsidP="008B6ADB">
      <w:pPr>
        <w:pStyle w:val="a7"/>
        <w:rPr>
          <w:sz w:val="24"/>
          <w:szCs w:val="24"/>
        </w:rPr>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18</w:t>
      </w:r>
      <w:r w:rsidR="00592BD6">
        <w:rPr>
          <w:sz w:val="24"/>
          <w:szCs w:val="24"/>
        </w:rPr>
        <w:fldChar w:fldCharType="end"/>
      </w:r>
      <w:r w:rsidR="001133EB">
        <w:rPr>
          <w:sz w:val="24"/>
          <w:szCs w:val="24"/>
        </w:rPr>
        <w:t xml:space="preserve"> </w:t>
      </w:r>
      <w:proofErr w:type="gramStart"/>
      <w:r w:rsidR="00F46BE6">
        <w:rPr>
          <w:sz w:val="24"/>
          <w:szCs w:val="24"/>
        </w:rPr>
        <w:t>T</w:t>
      </w:r>
      <w:r w:rsidR="00F46BE6" w:rsidRPr="00E339EF">
        <w:rPr>
          <w:sz w:val="24"/>
          <w:szCs w:val="24"/>
        </w:rPr>
        <w:t>he</w:t>
      </w:r>
      <w:proofErr w:type="gramEnd"/>
      <w:r w:rsidR="00F46BE6" w:rsidRPr="00E339EF">
        <w:rPr>
          <w:sz w:val="24"/>
          <w:szCs w:val="24"/>
        </w:rPr>
        <w:t xml:space="preserve"> </w:t>
      </w:r>
      <w:r w:rsidR="00F46BE6">
        <w:rPr>
          <w:sz w:val="24"/>
          <w:szCs w:val="24"/>
        </w:rPr>
        <w:t>observed</w:t>
      </w:r>
      <w:r w:rsidR="00F46BE6" w:rsidRPr="00E339EF">
        <w:rPr>
          <w:sz w:val="24"/>
          <w:szCs w:val="24"/>
        </w:rPr>
        <w:t xml:space="preserve"> cumulative probability distributions of </w:t>
      </w:r>
      <w:proofErr w:type="spellStart"/>
      <w:r w:rsidR="00AF3191">
        <w:rPr>
          <w:rFonts w:hint="eastAsia"/>
          <w:sz w:val="24"/>
          <w:szCs w:val="24"/>
        </w:rPr>
        <w:t>Gramineae</w:t>
      </w:r>
      <w:r w:rsidR="00F46BE6">
        <w:rPr>
          <w:sz w:val="24"/>
          <w:szCs w:val="24"/>
        </w:rPr>
        <w:t>’s</w:t>
      </w:r>
      <w:proofErr w:type="spellEnd"/>
      <w:r w:rsidR="00F46BE6">
        <w:rPr>
          <w:sz w:val="24"/>
          <w:szCs w:val="24"/>
        </w:rPr>
        <w:t xml:space="preserve"> pollen </w:t>
      </w:r>
      <w:r w:rsidR="00F46BE6" w:rsidRPr="00E339EF">
        <w:rPr>
          <w:sz w:val="24"/>
          <w:szCs w:val="24"/>
        </w:rPr>
        <w:t xml:space="preserve">concentration in the 9 nine climates </w:t>
      </w:r>
      <w:r w:rsidR="00F46BE6">
        <w:rPr>
          <w:sz w:val="24"/>
          <w:szCs w:val="24"/>
        </w:rPr>
        <w:t>regions</w:t>
      </w:r>
      <w:r w:rsidR="00F46BE6" w:rsidRPr="00E339EF">
        <w:rPr>
          <w:sz w:val="24"/>
          <w:szCs w:val="24"/>
        </w:rPr>
        <w:t>.</w:t>
      </w:r>
    </w:p>
    <w:p w:rsidR="008A695D" w:rsidRPr="008A695D" w:rsidRDefault="008A695D" w:rsidP="008A695D">
      <w:pPr>
        <w:rPr>
          <w:rFonts w:hint="eastAsia"/>
        </w:rPr>
      </w:pPr>
    </w:p>
    <w:p w:rsidR="00D12A6F" w:rsidRDefault="00D12A6F">
      <w:pPr>
        <w:widowControl/>
        <w:jc w:val="left"/>
        <w:rPr>
          <w:rFonts w:hint="eastAsia"/>
        </w:rPr>
      </w:pPr>
      <w:r>
        <w:br w:type="page"/>
      </w:r>
    </w:p>
    <w:p w:rsidR="008B6ADB" w:rsidRDefault="008B6ADB" w:rsidP="008B6ADB">
      <w:pPr>
        <w:keepNext/>
        <w:rPr>
          <w:rFonts w:hint="eastAsia"/>
        </w:rPr>
      </w:pPr>
      <w:r>
        <w:rPr>
          <w:noProof/>
        </w:rPr>
        <w:lastRenderedPageBreak/>
        <w:drawing>
          <wp:inline distT="0" distB="0" distL="0" distR="0" wp14:anchorId="6E6D2C40" wp14:editId="6D477567">
            <wp:extent cx="5274310" cy="39503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D12A6F" w:rsidRDefault="008B6ADB">
      <w:pPr>
        <w:widowControl/>
        <w:jc w:val="left"/>
        <w:rPr>
          <w:rFonts w:asciiTheme="majorHAnsi" w:eastAsia="黑体" w:hAnsiTheme="majorHAnsi" w:cstheme="majorBidi"/>
          <w:sz w:val="24"/>
          <w:szCs w:val="24"/>
        </w:rPr>
      </w:pPr>
      <w:bookmarkStart w:id="65" w:name="_Ref374890171"/>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19</w:t>
      </w:r>
      <w:r w:rsidR="00592BD6">
        <w:rPr>
          <w:sz w:val="24"/>
          <w:szCs w:val="24"/>
        </w:rPr>
        <w:fldChar w:fldCharType="end"/>
      </w:r>
      <w:bookmarkEnd w:id="65"/>
      <w:r w:rsidR="008A695D">
        <w:rPr>
          <w:sz w:val="24"/>
          <w:szCs w:val="24"/>
        </w:rPr>
        <w:t xml:space="preserve"> </w:t>
      </w:r>
      <w:r w:rsidR="008A695D" w:rsidRPr="00E339EF">
        <w:rPr>
          <w:sz w:val="24"/>
          <w:szCs w:val="24"/>
        </w:rPr>
        <w:t>t</w:t>
      </w:r>
      <w:r w:rsidR="00F46BE6" w:rsidRPr="00F46BE6">
        <w:rPr>
          <w:sz w:val="24"/>
          <w:szCs w:val="24"/>
        </w:rPr>
        <w:t xml:space="preserve"> </w:t>
      </w:r>
      <w:proofErr w:type="gramStart"/>
      <w:r w:rsidR="00F46BE6">
        <w:rPr>
          <w:sz w:val="24"/>
          <w:szCs w:val="24"/>
        </w:rPr>
        <w:t>T</w:t>
      </w:r>
      <w:r w:rsidR="00F46BE6" w:rsidRPr="00E339EF">
        <w:rPr>
          <w:sz w:val="24"/>
          <w:szCs w:val="24"/>
        </w:rPr>
        <w:t>he</w:t>
      </w:r>
      <w:proofErr w:type="gramEnd"/>
      <w:r w:rsidR="00F46BE6" w:rsidRPr="00E339EF">
        <w:rPr>
          <w:sz w:val="24"/>
          <w:szCs w:val="24"/>
        </w:rPr>
        <w:t xml:space="preserve"> </w:t>
      </w:r>
      <w:r w:rsidR="00F46BE6">
        <w:rPr>
          <w:sz w:val="24"/>
          <w:szCs w:val="24"/>
        </w:rPr>
        <w:t>observed</w:t>
      </w:r>
      <w:r w:rsidR="00F46BE6" w:rsidRPr="00E339EF">
        <w:rPr>
          <w:sz w:val="24"/>
          <w:szCs w:val="24"/>
        </w:rPr>
        <w:t xml:space="preserve"> cumulative probability distributions of</w:t>
      </w:r>
      <w:r w:rsidR="00AF3191">
        <w:rPr>
          <w:rFonts w:hint="eastAsia"/>
          <w:sz w:val="24"/>
          <w:szCs w:val="24"/>
        </w:rPr>
        <w:t xml:space="preserve"> </w:t>
      </w:r>
      <w:proofErr w:type="spellStart"/>
      <w:r w:rsidR="00AF3191">
        <w:rPr>
          <w:rFonts w:hint="eastAsia"/>
          <w:sz w:val="24"/>
          <w:szCs w:val="24"/>
        </w:rPr>
        <w:t>Quercus</w:t>
      </w:r>
      <w:r w:rsidR="00F46BE6">
        <w:rPr>
          <w:sz w:val="24"/>
          <w:szCs w:val="24"/>
        </w:rPr>
        <w:t>’s</w:t>
      </w:r>
      <w:proofErr w:type="spellEnd"/>
      <w:r w:rsidR="00F46BE6">
        <w:rPr>
          <w:sz w:val="24"/>
          <w:szCs w:val="24"/>
        </w:rPr>
        <w:t xml:space="preserve"> pollen </w:t>
      </w:r>
      <w:r w:rsidR="00F46BE6" w:rsidRPr="00E339EF">
        <w:rPr>
          <w:sz w:val="24"/>
          <w:szCs w:val="24"/>
        </w:rPr>
        <w:t xml:space="preserve">concentration in the 9 nine climates </w:t>
      </w:r>
      <w:r w:rsidR="00F46BE6">
        <w:rPr>
          <w:sz w:val="24"/>
          <w:szCs w:val="24"/>
        </w:rPr>
        <w:t>regions</w:t>
      </w:r>
      <w:r w:rsidR="00F46BE6" w:rsidRPr="00E339EF">
        <w:rPr>
          <w:sz w:val="24"/>
          <w:szCs w:val="24"/>
        </w:rPr>
        <w:t>.</w:t>
      </w:r>
      <w:r w:rsidR="00D12A6F">
        <w:rPr>
          <w:sz w:val="24"/>
          <w:szCs w:val="24"/>
        </w:rPr>
        <w:br w:type="page"/>
      </w:r>
    </w:p>
    <w:p w:rsidR="007D3D22" w:rsidRDefault="006B01DD" w:rsidP="00D12A6F">
      <w:pPr>
        <w:rPr>
          <w:rFonts w:hint="eastAsia"/>
        </w:rPr>
      </w:pPr>
      <w:r>
        <w:rPr>
          <w:rFonts w:hint="eastAsia"/>
          <w:noProof/>
        </w:rPr>
        <w:lastRenderedPageBreak/>
        <w:drawing>
          <wp:inline distT="0" distB="0" distL="0" distR="0">
            <wp:extent cx="5120640" cy="38404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85F32" w:rsidRPr="007D3D22" w:rsidRDefault="007D3D22" w:rsidP="007D3D22">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20</w:t>
      </w:r>
      <w:r w:rsidR="00592BD6" w:rsidRPr="007D3D22">
        <w:rPr>
          <w:sz w:val="24"/>
          <w:szCs w:val="24"/>
        </w:rPr>
        <w:fldChar w:fldCharType="end"/>
      </w:r>
      <w:r w:rsidRPr="007D3D22">
        <w:rPr>
          <w:sz w:val="24"/>
          <w:szCs w:val="24"/>
        </w:rPr>
        <w:t xml:space="preserve"> </w:t>
      </w:r>
      <w:bookmarkStart w:id="66" w:name="OLE_LINK7"/>
      <w:bookmarkStart w:id="67" w:name="OLE_LINK8"/>
      <w:proofErr w:type="gramStart"/>
      <w:r w:rsidR="00C47BE8">
        <w:rPr>
          <w:sz w:val="24"/>
          <w:szCs w:val="24"/>
        </w:rPr>
        <w:t>S</w:t>
      </w:r>
      <w:r w:rsidR="00C47BE8" w:rsidRPr="007D3D22">
        <w:rPr>
          <w:sz w:val="24"/>
          <w:szCs w:val="24"/>
        </w:rPr>
        <w:t>imulated</w:t>
      </w:r>
      <w:proofErr w:type="gramEnd"/>
      <w:r w:rsidR="00C47BE8" w:rsidRPr="007D3D22">
        <w:rPr>
          <w:sz w:val="24"/>
          <w:szCs w:val="24"/>
        </w:rPr>
        <w:t xml:space="preserve"> </w:t>
      </w:r>
      <w:r w:rsidRPr="007D3D22">
        <w:rPr>
          <w:sz w:val="24"/>
          <w:szCs w:val="24"/>
        </w:rPr>
        <w:t xml:space="preserve">cumulative probability distribution of daily exposure of population to </w:t>
      </w:r>
      <w:r w:rsidR="00C47BE8" w:rsidRPr="007D3D22">
        <w:rPr>
          <w:sz w:val="24"/>
          <w:szCs w:val="24"/>
        </w:rPr>
        <w:t xml:space="preserve">Ambrosia </w:t>
      </w:r>
      <w:r w:rsidRPr="007D3D22">
        <w:rPr>
          <w:sz w:val="24"/>
          <w:szCs w:val="24"/>
        </w:rPr>
        <w:t>pollen in different climate zones. Data were from simulation results of 100000 virtual residents in each climate zones under three different exposure routes.</w:t>
      </w:r>
    </w:p>
    <w:bookmarkEnd w:id="66"/>
    <w:bookmarkEnd w:id="67"/>
    <w:p w:rsidR="00685F32" w:rsidRDefault="00685F32" w:rsidP="008B6ADB">
      <w:pPr>
        <w:rPr>
          <w:rFonts w:hint="eastAsia"/>
        </w:rPr>
      </w:pPr>
    </w:p>
    <w:p w:rsidR="00D12A6F" w:rsidRDefault="00D12A6F">
      <w:pPr>
        <w:widowControl/>
        <w:jc w:val="left"/>
        <w:rPr>
          <w:rFonts w:hint="eastAsia"/>
        </w:rPr>
      </w:pPr>
      <w:r>
        <w:br w:type="page"/>
      </w:r>
    </w:p>
    <w:p w:rsidR="007D3D22" w:rsidRDefault="008D2EDA" w:rsidP="00D12A6F">
      <w:pPr>
        <w:rPr>
          <w:rFonts w:hint="eastAsia"/>
        </w:rPr>
      </w:pPr>
      <w:r>
        <w:rPr>
          <w:rFonts w:hint="eastAsia"/>
          <w:noProof/>
        </w:rPr>
        <w:lastRenderedPageBreak/>
        <w:drawing>
          <wp:inline distT="0" distB="0" distL="0" distR="0" wp14:anchorId="24423E82" wp14:editId="1C64CB09">
            <wp:extent cx="5120640" cy="38404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AF3191" w:rsidRPr="007D3D22" w:rsidRDefault="007D3D22" w:rsidP="00AF3191">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21</w:t>
      </w:r>
      <w:r w:rsidR="00592BD6" w:rsidRPr="007D3D22">
        <w:rPr>
          <w:sz w:val="24"/>
          <w:szCs w:val="24"/>
        </w:rPr>
        <w:fldChar w:fldCharType="end"/>
      </w:r>
      <w:r w:rsidRPr="007D3D22">
        <w:rPr>
          <w:sz w:val="24"/>
          <w:szCs w:val="24"/>
        </w:rPr>
        <w:t xml:space="preserve"> </w:t>
      </w:r>
      <w:proofErr w:type="gramStart"/>
      <w:r w:rsidR="00AF3191">
        <w:rPr>
          <w:sz w:val="24"/>
          <w:szCs w:val="24"/>
        </w:rPr>
        <w:t>S</w:t>
      </w:r>
      <w:r w:rsidR="00AF3191" w:rsidRPr="007D3D22">
        <w:rPr>
          <w:sz w:val="24"/>
          <w:szCs w:val="24"/>
        </w:rPr>
        <w:t>imulated</w:t>
      </w:r>
      <w:proofErr w:type="gramEnd"/>
      <w:r w:rsidR="00AF3191" w:rsidRPr="007D3D22">
        <w:rPr>
          <w:sz w:val="24"/>
          <w:szCs w:val="24"/>
        </w:rPr>
        <w:t xml:space="preserve"> cumulative probability distribution of daily exposure of population to </w:t>
      </w:r>
      <w:r w:rsidR="00581EDE">
        <w:rPr>
          <w:rFonts w:hint="eastAsia"/>
          <w:sz w:val="24"/>
          <w:szCs w:val="24"/>
        </w:rPr>
        <w:t>Artemisia</w:t>
      </w:r>
      <w:r w:rsidR="00AF3191" w:rsidRPr="007D3D22">
        <w:rPr>
          <w:sz w:val="24"/>
          <w:szCs w:val="24"/>
        </w:rPr>
        <w:t xml:space="preserve"> pollen in different climate zones. Data were from simulation results of 100000 virtual residents in each climate zones under three different exposure routes.</w:t>
      </w:r>
    </w:p>
    <w:p w:rsidR="000C5B03" w:rsidRPr="00AF3191" w:rsidRDefault="000C5B03" w:rsidP="00AF3191">
      <w:pPr>
        <w:pStyle w:val="a7"/>
      </w:pPr>
    </w:p>
    <w:p w:rsidR="00D12A6F" w:rsidRDefault="00D12A6F">
      <w:pPr>
        <w:widowControl/>
        <w:jc w:val="left"/>
        <w:rPr>
          <w:rFonts w:hint="eastAsia"/>
        </w:rPr>
      </w:pPr>
      <w:r>
        <w:br w:type="page"/>
      </w:r>
    </w:p>
    <w:p w:rsidR="007D3D22" w:rsidRDefault="006B01DD" w:rsidP="00D12A6F">
      <w:pPr>
        <w:rPr>
          <w:rFonts w:hint="eastAsia"/>
        </w:rPr>
      </w:pPr>
      <w:r>
        <w:rPr>
          <w:rFonts w:hint="eastAsia"/>
          <w:noProof/>
        </w:rPr>
        <w:lastRenderedPageBreak/>
        <w:drawing>
          <wp:inline distT="0" distB="0" distL="0" distR="0">
            <wp:extent cx="5120640" cy="38404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581EDE" w:rsidRPr="007D3D22" w:rsidRDefault="007D3D22" w:rsidP="00581EDE">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22</w:t>
      </w:r>
      <w:r w:rsidR="00592BD6" w:rsidRPr="007D3D22">
        <w:rPr>
          <w:sz w:val="24"/>
          <w:szCs w:val="24"/>
        </w:rPr>
        <w:fldChar w:fldCharType="end"/>
      </w:r>
      <w:r w:rsidRPr="007D3D22">
        <w:rPr>
          <w:sz w:val="24"/>
          <w:szCs w:val="24"/>
        </w:rPr>
        <w:t xml:space="preserve"> </w:t>
      </w:r>
      <w:proofErr w:type="gramStart"/>
      <w:r w:rsidR="00581EDE">
        <w:rPr>
          <w:sz w:val="24"/>
          <w:szCs w:val="24"/>
        </w:rPr>
        <w:t>S</w:t>
      </w:r>
      <w:r w:rsidR="00581EDE" w:rsidRPr="007D3D22">
        <w:rPr>
          <w:sz w:val="24"/>
          <w:szCs w:val="24"/>
        </w:rPr>
        <w:t>imulated</w:t>
      </w:r>
      <w:proofErr w:type="gramEnd"/>
      <w:r w:rsidR="00581EDE" w:rsidRPr="007D3D22">
        <w:rPr>
          <w:sz w:val="24"/>
          <w:szCs w:val="24"/>
        </w:rPr>
        <w:t xml:space="preserve"> cumulative probability distribution of daily exposure of population to </w:t>
      </w:r>
      <w:r w:rsidR="00581EDE">
        <w:rPr>
          <w:rFonts w:hint="eastAsia"/>
          <w:sz w:val="24"/>
          <w:szCs w:val="24"/>
        </w:rPr>
        <w:t>Betula</w:t>
      </w:r>
      <w:r w:rsidR="00581EDE" w:rsidRPr="007D3D22">
        <w:rPr>
          <w:sz w:val="24"/>
          <w:szCs w:val="24"/>
        </w:rPr>
        <w:t xml:space="preserve"> pollen in different climate zones. Data were from simulation results of 100000 virtual residents in each climate zones under three different exposure routes.</w:t>
      </w:r>
    </w:p>
    <w:p w:rsidR="000C5B03" w:rsidRPr="00581EDE" w:rsidRDefault="000C5B03" w:rsidP="007D3D22">
      <w:pPr>
        <w:pStyle w:val="a7"/>
        <w:rPr>
          <w:sz w:val="24"/>
          <w:szCs w:val="24"/>
        </w:rPr>
      </w:pPr>
    </w:p>
    <w:p w:rsidR="00D12A6F" w:rsidRDefault="00D12A6F">
      <w:pPr>
        <w:widowControl/>
        <w:jc w:val="left"/>
        <w:rPr>
          <w:rFonts w:asciiTheme="majorHAnsi" w:eastAsia="黑体" w:hAnsiTheme="majorHAnsi" w:cstheme="majorBidi"/>
          <w:sz w:val="24"/>
          <w:szCs w:val="24"/>
        </w:rPr>
      </w:pPr>
      <w:r>
        <w:rPr>
          <w:sz w:val="24"/>
          <w:szCs w:val="24"/>
        </w:rPr>
        <w:br w:type="page"/>
      </w:r>
    </w:p>
    <w:p w:rsidR="007D3D22" w:rsidRDefault="00BB6DB6" w:rsidP="00D12A6F">
      <w:pPr>
        <w:rPr>
          <w:rFonts w:hint="eastAsia"/>
        </w:rPr>
      </w:pPr>
      <w:r>
        <w:rPr>
          <w:rFonts w:hint="eastAsia"/>
          <w:noProof/>
        </w:rPr>
        <w:lastRenderedPageBreak/>
        <w:drawing>
          <wp:inline distT="0" distB="0" distL="0" distR="0">
            <wp:extent cx="5120640" cy="3840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A6D26" w:rsidRPr="007D3D22" w:rsidRDefault="007D3D22" w:rsidP="00DA6D26">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23</w:t>
      </w:r>
      <w:r w:rsidR="00592BD6" w:rsidRPr="007D3D22">
        <w:rPr>
          <w:sz w:val="24"/>
          <w:szCs w:val="24"/>
        </w:rPr>
        <w:fldChar w:fldCharType="end"/>
      </w:r>
      <w:r w:rsidRPr="007D3D22">
        <w:rPr>
          <w:sz w:val="24"/>
          <w:szCs w:val="24"/>
        </w:rPr>
        <w:t xml:space="preserve"> </w:t>
      </w:r>
      <w:proofErr w:type="gramStart"/>
      <w:r w:rsidR="00DA6D26">
        <w:rPr>
          <w:sz w:val="24"/>
          <w:szCs w:val="24"/>
        </w:rPr>
        <w:t>S</w:t>
      </w:r>
      <w:r w:rsidR="00DA6D26" w:rsidRPr="007D3D22">
        <w:rPr>
          <w:sz w:val="24"/>
          <w:szCs w:val="24"/>
        </w:rPr>
        <w:t>imulated</w:t>
      </w:r>
      <w:proofErr w:type="gramEnd"/>
      <w:r w:rsidR="00DA6D26" w:rsidRPr="007D3D22">
        <w:rPr>
          <w:sz w:val="24"/>
          <w:szCs w:val="24"/>
        </w:rPr>
        <w:t xml:space="preserve"> cumulative probability distribution of daily exposure of population to </w:t>
      </w:r>
      <w:r w:rsidR="00DA6D26">
        <w:rPr>
          <w:rFonts w:hint="eastAsia"/>
          <w:sz w:val="24"/>
          <w:szCs w:val="24"/>
        </w:rPr>
        <w:t xml:space="preserve">Gramineae </w:t>
      </w:r>
      <w:r w:rsidR="00DA6D26" w:rsidRPr="007D3D22">
        <w:rPr>
          <w:sz w:val="24"/>
          <w:szCs w:val="24"/>
        </w:rPr>
        <w:t>pollen in different climate zones. Data were from simulation results of 100000 virtual residents in each climate zones under three different exposure routes.</w:t>
      </w:r>
    </w:p>
    <w:p w:rsidR="007D3D22" w:rsidRPr="00DA6D26" w:rsidRDefault="007D3D22" w:rsidP="007D3D22">
      <w:pPr>
        <w:pStyle w:val="a7"/>
        <w:rPr>
          <w:sz w:val="24"/>
          <w:szCs w:val="24"/>
        </w:rPr>
      </w:pPr>
    </w:p>
    <w:p w:rsidR="000C5B03" w:rsidRDefault="000C5B03" w:rsidP="007D3D22">
      <w:pPr>
        <w:pStyle w:val="a7"/>
      </w:pPr>
    </w:p>
    <w:p w:rsidR="00D12A6F" w:rsidRDefault="00D12A6F">
      <w:pPr>
        <w:widowControl/>
        <w:jc w:val="left"/>
        <w:rPr>
          <w:rFonts w:hint="eastAsia"/>
        </w:rPr>
      </w:pPr>
      <w:r>
        <w:br w:type="page"/>
      </w:r>
    </w:p>
    <w:p w:rsidR="007D3D22" w:rsidRDefault="00BB6DB6" w:rsidP="00D12A6F">
      <w:pPr>
        <w:rPr>
          <w:rFonts w:hint="eastAsia"/>
        </w:rPr>
      </w:pPr>
      <w:r>
        <w:rPr>
          <w:rFonts w:hint="eastAsia"/>
          <w:noProof/>
        </w:rPr>
        <w:lastRenderedPageBreak/>
        <w:drawing>
          <wp:inline distT="0" distB="0" distL="0" distR="0">
            <wp:extent cx="5120640" cy="3840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A6D26" w:rsidRPr="007D3D22" w:rsidRDefault="007D3D22" w:rsidP="00DA6D26">
      <w:pPr>
        <w:pStyle w:val="a7"/>
        <w:rPr>
          <w:sz w:val="24"/>
          <w:szCs w:val="24"/>
        </w:rPr>
      </w:pPr>
      <w:r>
        <w:t xml:space="preserve">Figure </w:t>
      </w:r>
      <w:r w:rsidR="00592BD6">
        <w:fldChar w:fldCharType="begin"/>
      </w:r>
      <w:r>
        <w:instrText xml:space="preserve"> SEQ Figure \* ARABIC </w:instrText>
      </w:r>
      <w:r w:rsidR="00592BD6">
        <w:fldChar w:fldCharType="separate"/>
      </w:r>
      <w:r w:rsidR="00DA1F97">
        <w:rPr>
          <w:noProof/>
        </w:rPr>
        <w:t>24</w:t>
      </w:r>
      <w:r w:rsidR="00592BD6">
        <w:fldChar w:fldCharType="end"/>
      </w:r>
      <w:r>
        <w:t xml:space="preserve"> </w:t>
      </w:r>
      <w:proofErr w:type="gramStart"/>
      <w:r w:rsidR="00DA6D26">
        <w:rPr>
          <w:sz w:val="24"/>
          <w:szCs w:val="24"/>
        </w:rPr>
        <w:t>S</w:t>
      </w:r>
      <w:r w:rsidR="00DA6D26" w:rsidRPr="007D3D22">
        <w:rPr>
          <w:sz w:val="24"/>
          <w:szCs w:val="24"/>
        </w:rPr>
        <w:t>imulated</w:t>
      </w:r>
      <w:proofErr w:type="gramEnd"/>
      <w:r w:rsidR="00DA6D26" w:rsidRPr="007D3D22">
        <w:rPr>
          <w:sz w:val="24"/>
          <w:szCs w:val="24"/>
        </w:rPr>
        <w:t xml:space="preserve"> cumulative probability distribution of daily exposure of population to </w:t>
      </w:r>
      <w:r w:rsidR="00DA6D26">
        <w:rPr>
          <w:rFonts w:hint="eastAsia"/>
          <w:sz w:val="24"/>
          <w:szCs w:val="24"/>
        </w:rPr>
        <w:t>Quercus</w:t>
      </w:r>
      <w:r w:rsidR="00DA6D26" w:rsidRPr="007D3D22">
        <w:rPr>
          <w:sz w:val="24"/>
          <w:szCs w:val="24"/>
        </w:rPr>
        <w:t xml:space="preserve"> pollen in different climate zones. Data were from simulation results of 100000 virtual residents in each climate zones under three different exposure routes.</w:t>
      </w:r>
    </w:p>
    <w:p w:rsidR="00970278" w:rsidRPr="00DA6D26" w:rsidRDefault="00970278" w:rsidP="00DA6D26">
      <w:pPr>
        <w:pStyle w:val="a7"/>
        <w:sectPr w:rsidR="00970278" w:rsidRPr="00DA6D26" w:rsidSect="00CF0854">
          <w:headerReference w:type="default" r:id="rId68"/>
          <w:pgSz w:w="11906" w:h="16838"/>
          <w:pgMar w:top="1440" w:right="1440" w:bottom="1440" w:left="2160" w:header="720" w:footer="720" w:gutter="0"/>
          <w:cols w:space="720"/>
          <w:docGrid w:linePitch="312"/>
        </w:sectPr>
      </w:pPr>
    </w:p>
    <w:p w:rsidR="00970278" w:rsidRDefault="00970278" w:rsidP="008B6ADB">
      <w:pPr>
        <w:rPr>
          <w:rFonts w:hint="eastAsia"/>
        </w:rPr>
        <w:sectPr w:rsidR="00970278" w:rsidSect="00CF0854">
          <w:pgSz w:w="16838" w:h="11906" w:orient="landscape" w:code="9"/>
          <w:pgMar w:top="1440" w:right="1440" w:bottom="2160" w:left="1440" w:header="720" w:footer="720" w:gutter="0"/>
          <w:cols w:space="720"/>
          <w:docGrid w:linePitch="312"/>
        </w:sectPr>
      </w:pPr>
    </w:p>
    <w:p w:rsidR="009B7047" w:rsidRPr="008B6ADB" w:rsidRDefault="009B7047" w:rsidP="008B6ADB">
      <w:pPr>
        <w:rPr>
          <w:rFonts w:hint="eastAsia"/>
        </w:rPr>
      </w:pPr>
    </w:p>
    <w:p w:rsidR="00624CEE" w:rsidRDefault="00A71B5B" w:rsidP="00D12A6F">
      <w:pPr>
        <w:rPr>
          <w:rFonts w:hint="eastAsia"/>
        </w:rPr>
      </w:pPr>
      <w:r>
        <w:rPr>
          <w:rFonts w:hint="eastAsia"/>
          <w:noProof/>
        </w:rPr>
        <w:drawing>
          <wp:inline distT="0" distB="0" distL="0" distR="0">
            <wp:extent cx="5120640" cy="38404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624CEE">
      <w:pPr>
        <w:widowControl/>
        <w:jc w:val="left"/>
        <w:rPr>
          <w:rFonts w:asciiTheme="majorHAnsi" w:eastAsia="黑体" w:hAnsiTheme="majorHAnsi" w:cstheme="majorBidi"/>
          <w:sz w:val="24"/>
          <w:szCs w:val="24"/>
        </w:rPr>
      </w:pPr>
      <w:bookmarkStart w:id="68" w:name="_Ref375003229"/>
      <w:r w:rsidRPr="00624CEE">
        <w:rPr>
          <w:sz w:val="24"/>
          <w:szCs w:val="24"/>
        </w:rPr>
        <w:t xml:space="preserve">Figure </w:t>
      </w:r>
      <w:r w:rsidR="00592BD6" w:rsidRPr="00624CEE">
        <w:rPr>
          <w:sz w:val="24"/>
          <w:szCs w:val="24"/>
        </w:rPr>
        <w:fldChar w:fldCharType="begin"/>
      </w:r>
      <w:r w:rsidRPr="00624CEE">
        <w:rPr>
          <w:sz w:val="24"/>
          <w:szCs w:val="24"/>
        </w:rPr>
        <w:instrText xml:space="preserve"> SEQ Figure \* ARABIC </w:instrText>
      </w:r>
      <w:r w:rsidR="00592BD6" w:rsidRPr="00624CEE">
        <w:rPr>
          <w:sz w:val="24"/>
          <w:szCs w:val="24"/>
        </w:rPr>
        <w:fldChar w:fldCharType="separate"/>
      </w:r>
      <w:r w:rsidR="00DA1F97">
        <w:rPr>
          <w:noProof/>
          <w:sz w:val="24"/>
          <w:szCs w:val="24"/>
        </w:rPr>
        <w:t>25</w:t>
      </w:r>
      <w:r w:rsidR="00592BD6" w:rsidRPr="00624CEE">
        <w:rPr>
          <w:sz w:val="24"/>
          <w:szCs w:val="24"/>
        </w:rPr>
        <w:fldChar w:fldCharType="end"/>
      </w:r>
      <w:bookmarkEnd w:id="68"/>
      <w:r w:rsidRPr="00624CEE">
        <w:rPr>
          <w:sz w:val="24"/>
          <w:szCs w:val="24"/>
        </w:rPr>
        <w:t xml:space="preserve"> Mean and Standard Deviation of Normalized </w:t>
      </w:r>
      <w:r w:rsidR="003E70F6" w:rsidRPr="00624CEE">
        <w:rPr>
          <w:sz w:val="24"/>
          <w:szCs w:val="24"/>
        </w:rPr>
        <w:t>Sensitivity</w:t>
      </w:r>
      <w:r w:rsidRPr="00624CEE">
        <w:rPr>
          <w:sz w:val="24"/>
          <w:szCs w:val="24"/>
        </w:rPr>
        <w:t xml:space="preserve"> </w:t>
      </w:r>
      <w:r w:rsidR="00E63027" w:rsidRPr="00624CEE">
        <w:rPr>
          <w:sz w:val="24"/>
          <w:szCs w:val="24"/>
        </w:rPr>
        <w:t>Coefficient (</w:t>
      </w:r>
      <w:r w:rsidRPr="00624CEE">
        <w:rPr>
          <w:sz w:val="24"/>
          <w:szCs w:val="24"/>
        </w:rPr>
        <w:t xml:space="preserve">NSC) for population exposure in </w:t>
      </w:r>
      <w:r w:rsidR="00E63027">
        <w:rPr>
          <w:sz w:val="24"/>
          <w:szCs w:val="24"/>
        </w:rPr>
        <w:t>Central</w:t>
      </w:r>
      <w:r w:rsidR="00B004A1">
        <w:rPr>
          <w:sz w:val="24"/>
          <w:szCs w:val="24"/>
        </w:rPr>
        <w:t xml:space="preserve"> Climate Region</w:t>
      </w:r>
      <w:r w:rsidR="00E63027">
        <w:rPr>
          <w:sz w:val="24"/>
          <w:szCs w:val="24"/>
        </w:rPr>
        <w:t>(Ohio Valley)</w:t>
      </w:r>
      <w:r w:rsidR="00FD6DC2">
        <w:rPr>
          <w:sz w:val="24"/>
          <w:szCs w:val="24"/>
        </w:rPr>
        <w:t xml:space="preserve">(A) Inhalation  (B)Dermal  (C) Ingestion </w:t>
      </w:r>
      <w:r w:rsidR="004B624D">
        <w:rPr>
          <w:sz w:val="24"/>
          <w:szCs w:val="24"/>
        </w:rPr>
        <w:t xml:space="preserve"> </w:t>
      </w:r>
      <w:r w:rsidR="00FD6DC2">
        <w:rPr>
          <w:sz w:val="24"/>
          <w:szCs w:val="24"/>
        </w:rPr>
        <w:t>(D</w:t>
      </w:r>
      <w:r w:rsidRPr="00624CEE">
        <w:rPr>
          <w:sz w:val="24"/>
          <w:szCs w:val="24"/>
        </w:rPr>
        <w:t xml:space="preserve">)Total Exposures </w:t>
      </w:r>
      <w:r w:rsidRPr="00624CEE">
        <w:rPr>
          <w:rFonts w:hint="eastAsia"/>
          <w:sz w:val="24"/>
          <w:szCs w:val="24"/>
        </w:rPr>
        <w:t xml:space="preserve"> </w:t>
      </w:r>
      <w:r w:rsidR="00957EC6">
        <w:rPr>
          <w:sz w:val="24"/>
          <w:szCs w:val="24"/>
        </w:rPr>
        <w:t xml:space="preserve">The vertical dashed lines represent the NSC values </w:t>
      </w:r>
      <w:r w:rsidR="00C9519A">
        <w:rPr>
          <w:sz w:val="24"/>
          <w:szCs w:val="24"/>
        </w:rPr>
        <w:t xml:space="preserve">of </w:t>
      </w:r>
      <w:r w:rsidR="00957EC6">
        <w:rPr>
          <w:sz w:val="24"/>
          <w:szCs w:val="24"/>
        </w:rPr>
        <w:t>0. Number in the figure are parameter IDs:</w:t>
      </w:r>
      <w:r w:rsidR="0062431B">
        <w:rPr>
          <w:sz w:val="24"/>
          <w:szCs w:val="24"/>
        </w:rPr>
        <w:t xml:space="preserve">1 u*, </w:t>
      </w:r>
      <w:r w:rsidR="003B23B4">
        <w:rPr>
          <w:sz w:val="24"/>
          <w:szCs w:val="24"/>
        </w:rPr>
        <w:t>2 k, 3</w:t>
      </w:r>
      <w:r w:rsidR="0062431B">
        <w:rPr>
          <w:sz w:val="24"/>
          <w:szCs w:val="24"/>
        </w:rPr>
        <w:t xml:space="preserve"> </w:t>
      </w:r>
      <w:r w:rsidR="003B23B4">
        <w:rPr>
          <w:sz w:val="24"/>
          <w:szCs w:val="24"/>
        </w:rPr>
        <w:t>Dp, 4</w:t>
      </w:r>
      <w:r w:rsidR="0062431B">
        <w:rPr>
          <w:sz w:val="24"/>
          <w:szCs w:val="24"/>
        </w:rPr>
        <w:t xml:space="preserve"> </w:t>
      </w:r>
      <w:r w:rsidR="003B23B4">
        <w:rPr>
          <w:sz w:val="24"/>
          <w:szCs w:val="24"/>
        </w:rPr>
        <w:t>Pp, 5</w:t>
      </w:r>
      <w:r w:rsidR="0062431B">
        <w:rPr>
          <w:sz w:val="24"/>
          <w:szCs w:val="24"/>
        </w:rPr>
        <w:t xml:space="preserve"> </w:t>
      </w:r>
      <w:r w:rsidR="003B23B4">
        <w:rPr>
          <w:sz w:val="24"/>
          <w:szCs w:val="24"/>
        </w:rPr>
        <w:t>mu, 6</w:t>
      </w:r>
      <w:r w:rsidR="0062431B" w:rsidRPr="0062431B">
        <w:rPr>
          <w:rFonts w:hint="eastAsia"/>
          <w:sz w:val="24"/>
          <w:szCs w:val="24"/>
        </w:rPr>
        <w:t>λ</w:t>
      </w:r>
      <w:r w:rsidR="003B23B4">
        <w:rPr>
          <w:sz w:val="24"/>
          <w:szCs w:val="24"/>
        </w:rPr>
        <w:t>, 7</w:t>
      </w:r>
      <w:r w:rsidR="0062431B">
        <w:rPr>
          <w:sz w:val="24"/>
          <w:szCs w:val="24"/>
        </w:rPr>
        <w:t xml:space="preserve"> Pa,</w:t>
      </w:r>
      <w:r w:rsidR="003B23B4">
        <w:rPr>
          <w:sz w:val="24"/>
          <w:szCs w:val="24"/>
        </w:rPr>
        <w:t xml:space="preserve"> 8 T, 9 Ve, 10</w:t>
      </w:r>
      <w:r w:rsidR="0062431B">
        <w:rPr>
          <w:sz w:val="24"/>
          <w:szCs w:val="24"/>
        </w:rPr>
        <w:t xml:space="preserve"> Tind, </w:t>
      </w:r>
      <w:r w:rsidR="003B23B4">
        <w:rPr>
          <w:sz w:val="24"/>
          <w:szCs w:val="24"/>
        </w:rPr>
        <w:t>11</w:t>
      </w:r>
      <w:r w:rsidR="0062431B">
        <w:rPr>
          <w:sz w:val="24"/>
          <w:szCs w:val="24"/>
        </w:rPr>
        <w:t xml:space="preserve"> </w:t>
      </w:r>
      <w:r w:rsidR="003B23B4">
        <w:rPr>
          <w:sz w:val="24"/>
          <w:szCs w:val="24"/>
        </w:rPr>
        <w:t>Tout, 12 F, 13</w:t>
      </w:r>
      <w:r w:rsidR="0062431B">
        <w:rPr>
          <w:sz w:val="24"/>
          <w:szCs w:val="24"/>
        </w:rPr>
        <w:t xml:space="preserve"> </w:t>
      </w:r>
      <w:r w:rsidR="003B23B4">
        <w:rPr>
          <w:sz w:val="24"/>
          <w:szCs w:val="24"/>
        </w:rPr>
        <w:t>Sa, 14</w:t>
      </w:r>
      <w:r w:rsidR="0062431B">
        <w:rPr>
          <w:sz w:val="24"/>
          <w:szCs w:val="24"/>
        </w:rPr>
        <w:t xml:space="preserve"> Sr, </w:t>
      </w:r>
      <w:r w:rsidR="003B23B4">
        <w:rPr>
          <w:sz w:val="24"/>
          <w:szCs w:val="24"/>
        </w:rPr>
        <w:t>15</w:t>
      </w:r>
      <w:r w:rsidR="0062431B">
        <w:rPr>
          <w:sz w:val="24"/>
          <w:szCs w:val="24"/>
        </w:rPr>
        <w:t xml:space="preserve"> </w:t>
      </w:r>
      <w:proofErr w:type="spellStart"/>
      <w:r w:rsidR="0062431B">
        <w:rPr>
          <w:sz w:val="24"/>
          <w:szCs w:val="24"/>
        </w:rPr>
        <w:t>Inf</w:t>
      </w:r>
      <w:proofErr w:type="spellEnd"/>
      <w:r w:rsidR="0062431B">
        <w:rPr>
          <w:sz w:val="24"/>
          <w:szCs w:val="24"/>
        </w:rPr>
        <w:t>, 1</w:t>
      </w:r>
      <w:r w:rsidR="003B23B4">
        <w:rPr>
          <w:sz w:val="24"/>
          <w:szCs w:val="24"/>
        </w:rPr>
        <w:t>6</w:t>
      </w:r>
      <w:r w:rsidR="0062431B">
        <w:rPr>
          <w:sz w:val="24"/>
          <w:szCs w:val="24"/>
        </w:rPr>
        <w:t xml:space="preserve"> </w:t>
      </w:r>
      <w:proofErr w:type="spellStart"/>
      <w:r w:rsidR="0062431B">
        <w:rPr>
          <w:sz w:val="24"/>
          <w:szCs w:val="24"/>
        </w:rPr>
        <w:t>Inm</w:t>
      </w:r>
      <w:proofErr w:type="spellEnd"/>
      <w:r w:rsidR="0062431B">
        <w:rPr>
          <w:sz w:val="24"/>
          <w:szCs w:val="24"/>
        </w:rPr>
        <w:t>, 1</w:t>
      </w:r>
      <w:r w:rsidR="003B23B4">
        <w:rPr>
          <w:sz w:val="24"/>
          <w:szCs w:val="24"/>
        </w:rPr>
        <w:t>7</w:t>
      </w:r>
      <w:r w:rsidR="0062431B">
        <w:rPr>
          <w:sz w:val="24"/>
          <w:szCs w:val="24"/>
        </w:rPr>
        <w:t xml:space="preserve"> </w:t>
      </w:r>
      <w:proofErr w:type="spellStart"/>
      <w:r w:rsidR="0062431B">
        <w:rPr>
          <w:sz w:val="24"/>
          <w:szCs w:val="24"/>
        </w:rPr>
        <w:t>Vd</w:t>
      </w:r>
      <w:proofErr w:type="spellEnd"/>
      <w:r w:rsidR="0062431B">
        <w:rPr>
          <w:sz w:val="24"/>
          <w:szCs w:val="24"/>
        </w:rPr>
        <w:t>, 1</w:t>
      </w:r>
      <w:r w:rsidR="003B23B4">
        <w:rPr>
          <w:sz w:val="24"/>
          <w:szCs w:val="24"/>
        </w:rPr>
        <w:t>8</w:t>
      </w:r>
      <w:r w:rsidR="0062431B">
        <w:rPr>
          <w:sz w:val="24"/>
          <w:szCs w:val="24"/>
        </w:rPr>
        <w:t xml:space="preserve"> </w:t>
      </w:r>
      <w:proofErr w:type="spellStart"/>
      <w:r w:rsidR="0062431B">
        <w:rPr>
          <w:sz w:val="24"/>
          <w:szCs w:val="24"/>
        </w:rPr>
        <w:t>Lr</w:t>
      </w:r>
      <w:proofErr w:type="spellEnd"/>
      <w:r w:rsidR="00C9519A">
        <w:rPr>
          <w:sz w:val="24"/>
          <w:szCs w:val="24"/>
        </w:rPr>
        <w:t xml:space="preserve">. </w:t>
      </w:r>
      <w:r w:rsidR="00D12A6F">
        <w:rPr>
          <w:sz w:val="24"/>
          <w:szCs w:val="24"/>
        </w:rPr>
        <w:t xml:space="preserve"> </w:t>
      </w:r>
      <w:r w:rsidR="00D12A6F">
        <w:rPr>
          <w:sz w:val="24"/>
          <w:szCs w:val="24"/>
        </w:rPr>
        <w:br w:type="page"/>
      </w:r>
    </w:p>
    <w:p w:rsidR="00E63027" w:rsidRDefault="00CF2A85" w:rsidP="00D12A6F">
      <w:pPr>
        <w:rPr>
          <w:rFonts w:hint="eastAsia"/>
        </w:rPr>
      </w:pPr>
      <w:r>
        <w:rPr>
          <w:rFonts w:hint="eastAsia"/>
          <w:noProof/>
        </w:rPr>
        <w:lastRenderedPageBreak/>
        <w:drawing>
          <wp:inline distT="0" distB="0" distL="0" distR="0">
            <wp:extent cx="5120640" cy="38404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970278" w:rsidRPr="00676A55" w:rsidRDefault="00E63027" w:rsidP="00676A55">
      <w:pPr>
        <w:pStyle w:val="a7"/>
        <w:rPr>
          <w:sz w:val="24"/>
          <w:szCs w:val="24"/>
        </w:rPr>
        <w:sectPr w:rsidR="00970278" w:rsidRPr="00676A55" w:rsidSect="00970278">
          <w:type w:val="continuous"/>
          <w:pgSz w:w="16838" w:h="11906" w:orient="landscape" w:code="9"/>
          <w:pgMar w:top="1440" w:right="1440" w:bottom="2160" w:left="1440" w:header="720" w:footer="720" w:gutter="0"/>
          <w:cols w:space="720"/>
          <w:docGrid w:linePitch="312"/>
        </w:sectPr>
      </w:pPr>
      <w:bookmarkStart w:id="69" w:name="_Ref375003231"/>
      <w:r w:rsidRPr="00E63027">
        <w:rPr>
          <w:sz w:val="24"/>
          <w:szCs w:val="24"/>
        </w:rPr>
        <w:t xml:space="preserve">Figure </w:t>
      </w:r>
      <w:r w:rsidR="00592BD6" w:rsidRPr="00E63027">
        <w:rPr>
          <w:sz w:val="24"/>
          <w:szCs w:val="24"/>
        </w:rPr>
        <w:fldChar w:fldCharType="begin"/>
      </w:r>
      <w:r w:rsidRPr="00E63027">
        <w:rPr>
          <w:sz w:val="24"/>
          <w:szCs w:val="24"/>
        </w:rPr>
        <w:instrText xml:space="preserve"> SEQ Figure \* ARABIC </w:instrText>
      </w:r>
      <w:r w:rsidR="00592BD6" w:rsidRPr="00E63027">
        <w:rPr>
          <w:sz w:val="24"/>
          <w:szCs w:val="24"/>
        </w:rPr>
        <w:fldChar w:fldCharType="separate"/>
      </w:r>
      <w:r w:rsidR="00DA1F97">
        <w:rPr>
          <w:noProof/>
          <w:sz w:val="24"/>
          <w:szCs w:val="24"/>
        </w:rPr>
        <w:t>26</w:t>
      </w:r>
      <w:r w:rsidR="00592BD6" w:rsidRPr="00E63027">
        <w:rPr>
          <w:sz w:val="24"/>
          <w:szCs w:val="24"/>
        </w:rPr>
        <w:fldChar w:fldCharType="end"/>
      </w:r>
      <w:bookmarkEnd w:id="69"/>
      <w:r w:rsidRPr="00624CEE">
        <w:rPr>
          <w:sz w:val="24"/>
          <w:szCs w:val="24"/>
        </w:rPr>
        <w:t xml:space="preserve"> Mean and Standard Deviation of Normalized Sensitivity Coefficient (</w:t>
      </w:r>
      <w:r>
        <w:rPr>
          <w:sz w:val="24"/>
          <w:szCs w:val="24"/>
        </w:rPr>
        <w:t xml:space="preserve">NSC) </w:t>
      </w:r>
      <w:r w:rsidRPr="00624CEE">
        <w:rPr>
          <w:sz w:val="24"/>
          <w:szCs w:val="24"/>
        </w:rPr>
        <w:t>for population exposure in</w:t>
      </w:r>
      <w:r>
        <w:rPr>
          <w:sz w:val="24"/>
          <w:szCs w:val="24"/>
        </w:rPr>
        <w:t xml:space="preserve"> Southeast Climate </w:t>
      </w:r>
      <w:r w:rsidR="00970278">
        <w:rPr>
          <w:sz w:val="24"/>
          <w:szCs w:val="24"/>
        </w:rPr>
        <w:t>Region (</w:t>
      </w:r>
      <w:r>
        <w:rPr>
          <w:sz w:val="24"/>
          <w:szCs w:val="24"/>
        </w:rPr>
        <w:t>A) Inhalation  (B)Dermal  (C) Ingestion  (D</w:t>
      </w:r>
      <w:r w:rsidRPr="00624CEE">
        <w:rPr>
          <w:sz w:val="24"/>
          <w:szCs w:val="24"/>
        </w:rPr>
        <w:t>)Total Exposures</w:t>
      </w:r>
      <w:r w:rsidR="003B23B4">
        <w:rPr>
          <w:sz w:val="24"/>
          <w:szCs w:val="24"/>
        </w:rPr>
        <w:t xml:space="preserve"> The vertical dashed lines represent the NSC values OF 0. Number in the figure are parameter IDs:1 u*, 2 k, 3 Dp, 4 Pp, 5 mu, 6</w:t>
      </w:r>
      <w:r w:rsidR="003B23B4" w:rsidRPr="0062431B">
        <w:rPr>
          <w:rFonts w:hint="eastAsia"/>
          <w:sz w:val="24"/>
          <w:szCs w:val="24"/>
        </w:rPr>
        <w:t>λ</w:t>
      </w:r>
      <w:r w:rsidR="003B23B4">
        <w:rPr>
          <w:sz w:val="24"/>
          <w:szCs w:val="24"/>
        </w:rPr>
        <w:t xml:space="preserve">, 7 Pa, 8 T, 9 Ve, 10 Tind, 11 Tout, 12 F, 13 Sa, 14 Sr, 15 </w:t>
      </w:r>
      <w:proofErr w:type="spellStart"/>
      <w:r w:rsidR="003B23B4">
        <w:rPr>
          <w:sz w:val="24"/>
          <w:szCs w:val="24"/>
        </w:rPr>
        <w:t>Inf</w:t>
      </w:r>
      <w:proofErr w:type="spellEnd"/>
      <w:r w:rsidR="003B23B4">
        <w:rPr>
          <w:sz w:val="24"/>
          <w:szCs w:val="24"/>
        </w:rPr>
        <w:t xml:space="preserve">, 16 </w:t>
      </w:r>
      <w:proofErr w:type="spellStart"/>
      <w:r w:rsidR="003B23B4">
        <w:rPr>
          <w:sz w:val="24"/>
          <w:szCs w:val="24"/>
        </w:rPr>
        <w:t>Inm</w:t>
      </w:r>
      <w:proofErr w:type="spellEnd"/>
      <w:r w:rsidR="003B23B4">
        <w:rPr>
          <w:sz w:val="24"/>
          <w:szCs w:val="24"/>
        </w:rPr>
        <w:t xml:space="preserve">, 17 </w:t>
      </w:r>
      <w:proofErr w:type="spellStart"/>
      <w:r w:rsidR="003B23B4">
        <w:rPr>
          <w:sz w:val="24"/>
          <w:szCs w:val="24"/>
        </w:rPr>
        <w:t>Vd</w:t>
      </w:r>
      <w:proofErr w:type="spellEnd"/>
      <w:r w:rsidR="003B23B4">
        <w:rPr>
          <w:sz w:val="24"/>
          <w:szCs w:val="24"/>
        </w:rPr>
        <w:t xml:space="preserve">, 18 </w:t>
      </w:r>
      <w:proofErr w:type="spellStart"/>
      <w:r w:rsidR="003B23B4">
        <w:rPr>
          <w:sz w:val="24"/>
          <w:szCs w:val="24"/>
        </w:rPr>
        <w:t>Lr</w:t>
      </w:r>
      <w:proofErr w:type="spellEnd"/>
      <w:r w:rsidR="003B23B4">
        <w:rPr>
          <w:sz w:val="24"/>
          <w:szCs w:val="24"/>
        </w:rPr>
        <w:t xml:space="preserve">, </w:t>
      </w:r>
      <w:r w:rsidRPr="00624CEE">
        <w:rPr>
          <w:sz w:val="24"/>
          <w:szCs w:val="24"/>
        </w:rPr>
        <w:t xml:space="preserve"> </w:t>
      </w:r>
    </w:p>
    <w:p w:rsidR="00970278" w:rsidRDefault="00970278" w:rsidP="00B75677">
      <w:pPr>
        <w:rPr>
          <w:rFonts w:hint="eastAsia"/>
        </w:rPr>
        <w:sectPr w:rsidR="00970278" w:rsidSect="00970278">
          <w:type w:val="continuous"/>
          <w:pgSz w:w="16838" w:h="11906" w:orient="landscape" w:code="9"/>
          <w:pgMar w:top="1440" w:right="1440" w:bottom="2160" w:left="1440" w:header="720" w:footer="720" w:gutter="0"/>
          <w:cols w:space="720"/>
          <w:docGrid w:linePitch="312"/>
        </w:sectPr>
      </w:pPr>
    </w:p>
    <w:p w:rsidR="0046460C" w:rsidRDefault="00314C0A" w:rsidP="0046460C">
      <w:pPr>
        <w:pStyle w:val="1"/>
        <w:rPr>
          <w:rFonts w:hint="eastAsia"/>
        </w:rPr>
      </w:pPr>
      <w:r>
        <w:lastRenderedPageBreak/>
        <w:t>Table</w:t>
      </w:r>
    </w:p>
    <w:p w:rsidR="00981AC2" w:rsidRDefault="00981AC2" w:rsidP="00981AC2">
      <w:pPr>
        <w:pStyle w:val="a7"/>
        <w:keepNext/>
      </w:pPr>
      <w:r>
        <w:t xml:space="preserve">Table </w:t>
      </w:r>
      <w:fldSimple w:instr=" SEQ Table \* ARABIC ">
        <w:r w:rsidR="000F73DC">
          <w:rPr>
            <w:noProof/>
          </w:rPr>
          <w:t>1</w:t>
        </w:r>
      </w:fldSimple>
      <w:r>
        <w:rPr>
          <w:rFonts w:hint="eastAsia"/>
        </w:rPr>
        <w:t xml:space="preserve"> </w:t>
      </w:r>
      <w:r w:rsidR="00C9519A">
        <w:rPr>
          <w:rFonts w:ascii="Times New Roman" w:eastAsiaTheme="majorEastAsia" w:hAnsi="Times New Roman" w:cs="Times New Roman"/>
          <w:bCs/>
          <w:color w:val="000000"/>
          <w:kern w:val="0"/>
          <w:sz w:val="24"/>
          <w:szCs w:val="24"/>
        </w:rPr>
        <w:t>Coordinates, elevation, main climate characteristics of the studied AAAAI pollen monitoring stations.</w:t>
      </w:r>
    </w:p>
    <w:tbl>
      <w:tblPr>
        <w:tblW w:w="8000" w:type="dxa"/>
        <w:tblInd w:w="93" w:type="dxa"/>
        <w:tblLook w:val="04A0" w:firstRow="1" w:lastRow="0" w:firstColumn="1" w:lastColumn="0" w:noHBand="0" w:noVBand="1"/>
      </w:tblPr>
      <w:tblGrid>
        <w:gridCol w:w="1000"/>
        <w:gridCol w:w="2660"/>
        <w:gridCol w:w="960"/>
        <w:gridCol w:w="960"/>
        <w:gridCol w:w="1214"/>
        <w:gridCol w:w="1206"/>
      </w:tblGrid>
      <w:tr w:rsidR="00E431E4" w:rsidRPr="00E431E4" w:rsidTr="00981AC2">
        <w:trPr>
          <w:trHeight w:val="288"/>
        </w:trPr>
        <w:tc>
          <w:tcPr>
            <w:tcW w:w="100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ID</w:t>
            </w:r>
          </w:p>
        </w:tc>
        <w:tc>
          <w:tcPr>
            <w:tcW w:w="26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Name</w:t>
            </w:r>
          </w:p>
        </w:tc>
        <w:tc>
          <w:tcPr>
            <w:tcW w:w="960" w:type="dxa"/>
            <w:tcBorders>
              <w:top w:val="single" w:sz="4" w:space="0" w:color="000000"/>
              <w:left w:val="nil"/>
              <w:bottom w:val="single" w:sz="4" w:space="0" w:color="000000"/>
              <w:right w:val="nil"/>
            </w:tcBorders>
            <w:shd w:val="clear" w:color="auto" w:fill="auto"/>
            <w:noWrap/>
            <w:hideMark/>
          </w:tcPr>
          <w:p w:rsidR="00E431E4" w:rsidRPr="00E431E4" w:rsidRDefault="00E431E4" w:rsidP="00E431E4">
            <w:pPr>
              <w:widowControl/>
              <w:jc w:val="left"/>
              <w:rPr>
                <w:rFonts w:ascii="宋体" w:eastAsia="宋体" w:hAnsi="宋体" w:cs="宋体"/>
                <w:b/>
                <w:bCs/>
                <w:color w:val="000000"/>
                <w:kern w:val="0"/>
                <w:sz w:val="22"/>
              </w:rPr>
            </w:pPr>
            <w:proofErr w:type="spellStart"/>
            <w:r w:rsidRPr="00E431E4">
              <w:rPr>
                <w:rFonts w:ascii="宋体" w:eastAsia="宋体" w:hAnsi="宋体" w:cs="宋体" w:hint="eastAsia"/>
                <w:b/>
                <w:bCs/>
                <w:color w:val="000000"/>
                <w:kern w:val="0"/>
                <w:sz w:val="22"/>
              </w:rPr>
              <w:t>Lat</w:t>
            </w:r>
            <w:proofErr w:type="spellEnd"/>
            <w:r w:rsidRPr="00E431E4">
              <w:rPr>
                <w:rFonts w:ascii="宋体" w:eastAsia="宋体" w:hAnsi="宋体" w:cs="宋体" w:hint="eastAsia"/>
                <w:b/>
                <w:bCs/>
                <w:color w:val="000000"/>
                <w:kern w:val="0"/>
                <w:sz w:val="22"/>
              </w:rPr>
              <w:t xml:space="preserve"> (N)</w:t>
            </w:r>
          </w:p>
        </w:tc>
        <w:tc>
          <w:tcPr>
            <w:tcW w:w="9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Elevation</w:t>
            </w:r>
          </w:p>
        </w:tc>
        <w:tc>
          <w:tcPr>
            <w:tcW w:w="1206"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Climate Region</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Corpus Christi,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Tampa, FL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28.06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82.43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12.00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Tallahassee, FL</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84.28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Georgetown,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96.31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College Station,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269.00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Waco,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31.51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17</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Dallas, TX </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96.83</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Scottsdale, AZ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33.49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111.92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377.00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Orange,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117.86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53.00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Atlanta, GA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33.97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Santa Barbara,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Huntsville, AL</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86.59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Little Rock,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92.39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Charlotte,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80.75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229.00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Fort Smith,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Oklahoma City, OK</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35.61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97.6</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340.00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31</w:t>
            </w:r>
          </w:p>
        </w:tc>
        <w:tc>
          <w:tcPr>
            <w:tcW w:w="26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Los Alamos, NM</w:t>
            </w:r>
          </w:p>
        </w:tc>
        <w:tc>
          <w:tcPr>
            <w:tcW w:w="960" w:type="dxa"/>
            <w:tcBorders>
              <w:top w:val="nil"/>
              <w:left w:val="nil"/>
              <w:bottom w:val="single" w:sz="4" w:space="0" w:color="000000"/>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35.88</w:t>
            </w:r>
          </w:p>
        </w:tc>
        <w:tc>
          <w:tcPr>
            <w:tcW w:w="9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106.32</w:t>
            </w:r>
          </w:p>
        </w:tc>
        <w:tc>
          <w:tcPr>
            <w:tcW w:w="1214"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2227.00 </w:t>
            </w:r>
          </w:p>
        </w:tc>
        <w:tc>
          <w:tcPr>
            <w:tcW w:w="1206"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Knoxville, TN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35.95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84.01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Tulsa 1, OK</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95.87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Durham,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78.9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35</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Las Vegas,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36.17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115.15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47.00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Pleasanton,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37.69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100.00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42</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Lexington, KY</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299.00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43</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Roseville, CA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38.76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121.27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2, CO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1, CO</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1868.00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 Kansas City, MO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39.08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94.58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288.00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47</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Baltimore, MD</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39.37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76.47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48</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Reno,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39.56</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1382.00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New Castle, DE</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39.66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75.57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50</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Indianapolis, IN</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39.91</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254.00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keepNext/>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bl>
    <w:p w:rsidR="00D54482" w:rsidRDefault="00D54482" w:rsidP="00D54482">
      <w:pPr>
        <w:rPr>
          <w:rFonts w:hint="eastAsia"/>
        </w:rPr>
      </w:pPr>
    </w:p>
    <w:tbl>
      <w:tblPr>
        <w:tblW w:w="8422" w:type="dxa"/>
        <w:tblInd w:w="93" w:type="dxa"/>
        <w:tblLook w:val="04A0" w:firstRow="1" w:lastRow="0" w:firstColumn="1" w:lastColumn="0" w:noHBand="0" w:noVBand="1"/>
      </w:tblPr>
      <w:tblGrid>
        <w:gridCol w:w="1001"/>
        <w:gridCol w:w="2628"/>
        <w:gridCol w:w="875"/>
        <w:gridCol w:w="876"/>
        <w:gridCol w:w="1214"/>
        <w:gridCol w:w="1828"/>
      </w:tblGrid>
      <w:tr w:rsidR="00382EDA" w:rsidRPr="00382EDA" w:rsidTr="006D6CBD">
        <w:trPr>
          <w:trHeight w:val="288"/>
        </w:trPr>
        <w:tc>
          <w:tcPr>
            <w:tcW w:w="1001"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ID</w:t>
            </w:r>
          </w:p>
        </w:tc>
        <w:tc>
          <w:tcPr>
            <w:tcW w:w="26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Name</w:t>
            </w:r>
          </w:p>
        </w:tc>
        <w:tc>
          <w:tcPr>
            <w:tcW w:w="875" w:type="dxa"/>
            <w:tcBorders>
              <w:top w:val="single" w:sz="4" w:space="0" w:color="000000"/>
              <w:left w:val="nil"/>
              <w:bottom w:val="single" w:sz="4" w:space="0" w:color="000000"/>
              <w:right w:val="nil"/>
            </w:tcBorders>
            <w:shd w:val="clear" w:color="auto" w:fill="auto"/>
            <w:noWrap/>
            <w:hideMark/>
          </w:tcPr>
          <w:p w:rsidR="00382EDA" w:rsidRPr="00382EDA" w:rsidRDefault="00382EDA" w:rsidP="00382EDA">
            <w:pPr>
              <w:widowControl/>
              <w:jc w:val="left"/>
              <w:rPr>
                <w:rFonts w:ascii="宋体" w:eastAsia="宋体" w:hAnsi="宋体" w:cs="宋体"/>
                <w:b/>
                <w:bCs/>
                <w:color w:val="000000"/>
                <w:kern w:val="0"/>
                <w:sz w:val="22"/>
              </w:rPr>
            </w:pPr>
            <w:proofErr w:type="spellStart"/>
            <w:r w:rsidRPr="00382EDA">
              <w:rPr>
                <w:rFonts w:ascii="宋体" w:eastAsia="宋体" w:hAnsi="宋体" w:cs="宋体" w:hint="eastAsia"/>
                <w:b/>
                <w:bCs/>
                <w:color w:val="000000"/>
                <w:kern w:val="0"/>
                <w:sz w:val="22"/>
              </w:rPr>
              <w:t>Lat</w:t>
            </w:r>
            <w:proofErr w:type="spellEnd"/>
            <w:r w:rsidRPr="00382EDA">
              <w:rPr>
                <w:rFonts w:ascii="宋体" w:eastAsia="宋体" w:hAnsi="宋体" w:cs="宋体" w:hint="eastAsia"/>
                <w:b/>
                <w:bCs/>
                <w:color w:val="000000"/>
                <w:kern w:val="0"/>
                <w:sz w:val="22"/>
              </w:rPr>
              <w:t xml:space="preserve"> (N)</w:t>
            </w:r>
          </w:p>
        </w:tc>
        <w:tc>
          <w:tcPr>
            <w:tcW w:w="876"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Elevation</w:t>
            </w:r>
          </w:p>
        </w:tc>
        <w:tc>
          <w:tcPr>
            <w:tcW w:w="18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Climate Region</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York, PA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74.91</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lastRenderedPageBreak/>
              <w:t>52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Cherry Hill, NJ</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76.71</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195.00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Philadelphia, PA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75.16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Pittsburgh,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40.47</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79.95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287.00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Newark, NJ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40.74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Lincoln,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40.82</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96.64</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371.00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60</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Armonk,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41.13</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187.00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61</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Omaha,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95.97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305.00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62</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Waterbury, CT</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41.55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73.07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Chicago, IL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41.91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87.77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Olean,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78.43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Erie,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80.13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67</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Salem, MA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70.92</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68</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St. Clair Shores, MI</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82.9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69</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Twin Falls, ID</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114.46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1124.00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Chelmsford, MA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71.35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Albany,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72.00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London, ON, Canada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42.99</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81.25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250.00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Waukesha, WI</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88.24</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Madison, WI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43.08</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89.43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263.00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Niagara Falls, ON , Canada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79.09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188.00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Rochester, NY</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77.58</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148.00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proofErr w:type="spellStart"/>
            <w:r w:rsidRPr="00382EDA">
              <w:rPr>
                <w:rFonts w:ascii="宋体" w:eastAsia="宋体" w:hAnsi="宋体" w:cs="宋体" w:hint="eastAsia"/>
                <w:color w:val="000000"/>
                <w:kern w:val="0"/>
                <w:sz w:val="22"/>
              </w:rPr>
              <w:t>LaCrosse</w:t>
            </w:r>
            <w:proofErr w:type="spellEnd"/>
            <w:r w:rsidRPr="00382EDA">
              <w:rPr>
                <w:rFonts w:ascii="宋体" w:eastAsia="宋体" w:hAnsi="宋体" w:cs="宋体" w:hint="eastAsia"/>
                <w:color w:val="000000"/>
                <w:kern w:val="0"/>
                <w:sz w:val="22"/>
              </w:rPr>
              <w:t xml:space="preserve">, WI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43.88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91.19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216.00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Eugene, OR</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44.04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123.09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Vancouver,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45.62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122.5</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89.00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83</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Fargo, ND</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46.84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96.87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Seattle,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47.66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122.29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20.00 </w:t>
            </w:r>
          </w:p>
        </w:tc>
        <w:tc>
          <w:tcPr>
            <w:tcW w:w="1828" w:type="dxa"/>
            <w:tcBorders>
              <w:top w:val="nil"/>
              <w:left w:val="nil"/>
              <w:bottom w:val="nil"/>
              <w:right w:val="nil"/>
            </w:tcBorders>
            <w:shd w:val="clear" w:color="auto" w:fill="auto"/>
            <w:noWrap/>
            <w:vAlign w:val="bottom"/>
            <w:hideMark/>
          </w:tcPr>
          <w:p w:rsidR="00382EDA" w:rsidRPr="00382EDA" w:rsidRDefault="00382EDA" w:rsidP="003E70F6">
            <w:pPr>
              <w:keepNext/>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bl>
    <w:p w:rsidR="00624CEE" w:rsidRDefault="00624CEE" w:rsidP="00D54482">
      <w:pPr>
        <w:rPr>
          <w:rFonts w:hint="eastAsia"/>
        </w:rPr>
        <w:sectPr w:rsidR="00624CEE" w:rsidSect="00970278">
          <w:pgSz w:w="11906" w:h="16838" w:code="9"/>
          <w:pgMar w:top="1440" w:right="2160" w:bottom="1440" w:left="1440" w:header="720" w:footer="720" w:gutter="0"/>
          <w:cols w:space="720"/>
          <w:docGrid w:linePitch="312"/>
        </w:sectPr>
      </w:pPr>
    </w:p>
    <w:p w:rsidR="001A4919" w:rsidRPr="001A4919" w:rsidRDefault="001A4919" w:rsidP="001A4919">
      <w:pPr>
        <w:rPr>
          <w:rFonts w:ascii="Times New Roman" w:eastAsiaTheme="majorEastAsia" w:hAnsi="Times New Roman" w:cs="Times New Roman"/>
          <w:bCs/>
          <w:color w:val="000000"/>
          <w:sz w:val="24"/>
          <w:szCs w:val="24"/>
        </w:rPr>
      </w:pPr>
      <w:r w:rsidRPr="001A4919">
        <w:rPr>
          <w:rFonts w:ascii="Times New Roman" w:eastAsiaTheme="majorEastAsia" w:hAnsi="Times New Roman" w:cs="Times New Roman"/>
          <w:bCs/>
          <w:color w:val="000000"/>
          <w:sz w:val="24"/>
          <w:szCs w:val="24"/>
        </w:rPr>
        <w:lastRenderedPageBreak/>
        <w:t xml:space="preserve">Table </w:t>
      </w:r>
      <w:r w:rsidR="00BB6DB6">
        <w:rPr>
          <w:rFonts w:ascii="Times New Roman" w:eastAsiaTheme="majorEastAsia" w:hAnsi="Times New Roman" w:cs="Times New Roman"/>
          <w:bCs/>
          <w:color w:val="000000"/>
          <w:sz w:val="24"/>
          <w:szCs w:val="24"/>
        </w:rPr>
        <w:fldChar w:fldCharType="begin"/>
      </w:r>
      <w:r w:rsidR="00BB6DB6">
        <w:rPr>
          <w:rFonts w:ascii="Times New Roman" w:eastAsiaTheme="majorEastAsia" w:hAnsi="Times New Roman" w:cs="Times New Roman"/>
          <w:bCs/>
          <w:color w:val="000000"/>
          <w:sz w:val="24"/>
          <w:szCs w:val="24"/>
        </w:rPr>
        <w:instrText xml:space="preserve"> SEQ Table \* ARABIC </w:instrText>
      </w:r>
      <w:r w:rsidR="00BB6DB6">
        <w:rPr>
          <w:rFonts w:ascii="Times New Roman" w:eastAsiaTheme="majorEastAsia" w:hAnsi="Times New Roman" w:cs="Times New Roman"/>
          <w:bCs/>
          <w:color w:val="000000"/>
          <w:sz w:val="24"/>
          <w:szCs w:val="24"/>
        </w:rPr>
        <w:fldChar w:fldCharType="separate"/>
      </w:r>
      <w:r w:rsidR="000F73DC">
        <w:rPr>
          <w:rFonts w:ascii="Times New Roman" w:eastAsiaTheme="majorEastAsia" w:hAnsi="Times New Roman" w:cs="Times New Roman"/>
          <w:bCs/>
          <w:noProof/>
          <w:color w:val="000000"/>
          <w:sz w:val="24"/>
          <w:szCs w:val="24"/>
        </w:rPr>
        <w:t>2</w:t>
      </w:r>
      <w:r w:rsidR="00BB6DB6">
        <w:rPr>
          <w:rFonts w:ascii="Times New Roman" w:eastAsiaTheme="majorEastAsia" w:hAnsi="Times New Roman" w:cs="Times New Roman"/>
          <w:bCs/>
          <w:color w:val="000000"/>
          <w:sz w:val="24"/>
          <w:szCs w:val="24"/>
        </w:rPr>
        <w:fldChar w:fldCharType="end"/>
      </w:r>
      <w:r w:rsidRPr="001A4919">
        <w:rPr>
          <w:rFonts w:ascii="Times New Roman" w:eastAsiaTheme="majorEastAsia" w:hAnsi="Times New Roman" w:cs="Times New Roman"/>
          <w:bCs/>
          <w:color w:val="000000"/>
          <w:sz w:val="24"/>
          <w:szCs w:val="24"/>
        </w:rPr>
        <w:t xml:space="preserve"> Parameters for calculating population exposure to pollens in 9 different climate regions in United </w:t>
      </w:r>
      <w:r w:rsidR="00493AF4" w:rsidRPr="001A4919">
        <w:rPr>
          <w:rFonts w:ascii="Times New Roman" w:eastAsiaTheme="majorEastAsia" w:hAnsi="Times New Roman" w:cs="Times New Roman"/>
          <w:bCs/>
          <w:color w:val="000000"/>
          <w:sz w:val="24"/>
          <w:szCs w:val="24"/>
        </w:rPr>
        <w:t>States. These</w:t>
      </w:r>
      <w:r w:rsidRPr="001A4919">
        <w:rPr>
          <w:rFonts w:ascii="Times New Roman" w:eastAsiaTheme="majorEastAsia" w:hAnsi="Times New Roman" w:cs="Times New Roman"/>
          <w:bCs/>
          <w:color w:val="000000"/>
          <w:sz w:val="24"/>
          <w:szCs w:val="24"/>
        </w:rPr>
        <w:t xml:space="preserve"> parameters we</w:t>
      </w:r>
      <w:r w:rsidR="00204845">
        <w:rPr>
          <w:rFonts w:ascii="Times New Roman" w:eastAsiaTheme="majorEastAsia" w:hAnsi="Times New Roman" w:cs="Times New Roman"/>
          <w:bCs/>
          <w:color w:val="000000"/>
          <w:sz w:val="24"/>
          <w:szCs w:val="24"/>
        </w:rPr>
        <w:t>re listed either as fixed value</w:t>
      </w:r>
      <w:r w:rsidR="00204845" w:rsidRPr="001A4919">
        <w:rPr>
          <w:rFonts w:ascii="Times New Roman" w:eastAsiaTheme="majorEastAsia" w:hAnsi="Times New Roman" w:cs="Times New Roman"/>
          <w:bCs/>
          <w:color w:val="000000"/>
          <w:sz w:val="24"/>
          <w:szCs w:val="24"/>
        </w:rPr>
        <w:t>s, known</w:t>
      </w:r>
      <w:r w:rsidRPr="001A4919">
        <w:rPr>
          <w:rFonts w:ascii="Times New Roman" w:eastAsiaTheme="majorEastAsia" w:hAnsi="Times New Roman" w:cs="Times New Roman"/>
          <w:bCs/>
          <w:color w:val="000000"/>
          <w:sz w:val="24"/>
          <w:szCs w:val="24"/>
        </w:rPr>
        <w:t xml:space="preserve"> </w:t>
      </w:r>
      <w:r w:rsidR="00204845" w:rsidRPr="001A4919">
        <w:rPr>
          <w:rFonts w:ascii="Times New Roman" w:eastAsiaTheme="majorEastAsia" w:hAnsi="Times New Roman" w:cs="Times New Roman"/>
          <w:bCs/>
          <w:color w:val="000000"/>
          <w:sz w:val="24"/>
          <w:szCs w:val="24"/>
        </w:rPr>
        <w:t>distributions</w:t>
      </w:r>
      <w:r w:rsidRPr="001A4919">
        <w:rPr>
          <w:rFonts w:ascii="Times New Roman" w:eastAsiaTheme="majorEastAsia" w:hAnsi="Times New Roman" w:cs="Times New Roman"/>
          <w:bCs/>
          <w:color w:val="000000"/>
          <w:sz w:val="24"/>
          <w:szCs w:val="24"/>
        </w:rPr>
        <w:t xml:space="preserve"> or </w:t>
      </w:r>
      <w:r w:rsidR="00204845" w:rsidRPr="001A4919">
        <w:rPr>
          <w:rFonts w:ascii="Times New Roman" w:eastAsiaTheme="majorEastAsia" w:hAnsi="Times New Roman" w:cs="Times New Roman"/>
          <w:bCs/>
          <w:color w:val="000000"/>
          <w:sz w:val="24"/>
          <w:szCs w:val="24"/>
        </w:rPr>
        <w:t>unknown</w:t>
      </w:r>
      <w:r w:rsidRPr="001A4919">
        <w:rPr>
          <w:rFonts w:ascii="Times New Roman" w:eastAsiaTheme="majorEastAsia" w:hAnsi="Times New Roman" w:cs="Times New Roman"/>
          <w:bCs/>
          <w:color w:val="000000"/>
          <w:sz w:val="24"/>
          <w:szCs w:val="24"/>
        </w:rPr>
        <w:t xml:space="preserve"> empirical distribution derived from the literatures.</w:t>
      </w:r>
    </w:p>
    <w:p w:rsidR="007F0728" w:rsidRPr="00597CEE" w:rsidRDefault="007F0728" w:rsidP="00682E05">
      <w:pPr>
        <w:rPr>
          <w:rFonts w:hint="eastAsia"/>
        </w:rPr>
      </w:pPr>
      <w:r>
        <w:br/>
      </w:r>
    </w:p>
    <w:tbl>
      <w:tblPr>
        <w:tblW w:w="11153" w:type="dxa"/>
        <w:tblInd w:w="93" w:type="dxa"/>
        <w:tblLook w:val="04A0" w:firstRow="1" w:lastRow="0" w:firstColumn="1" w:lastColumn="0" w:noHBand="0" w:noVBand="1"/>
      </w:tblPr>
      <w:tblGrid>
        <w:gridCol w:w="1560"/>
        <w:gridCol w:w="4210"/>
        <w:gridCol w:w="1380"/>
        <w:gridCol w:w="1573"/>
        <w:gridCol w:w="1224"/>
        <w:gridCol w:w="1206"/>
      </w:tblGrid>
      <w:tr w:rsidR="007F0728" w:rsidRPr="007F0728" w:rsidTr="00F2117A">
        <w:trPr>
          <w:trHeight w:val="288"/>
        </w:trPr>
        <w:tc>
          <w:tcPr>
            <w:tcW w:w="1560"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parameter1</w:t>
            </w:r>
          </w:p>
        </w:tc>
        <w:tc>
          <w:tcPr>
            <w:tcW w:w="4210"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Parameter</w:t>
            </w:r>
          </w:p>
        </w:tc>
        <w:tc>
          <w:tcPr>
            <w:tcW w:w="1380" w:type="dxa"/>
            <w:tcBorders>
              <w:top w:val="single" w:sz="4" w:space="0" w:color="000000"/>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ID</w:t>
            </w:r>
          </w:p>
        </w:tc>
        <w:tc>
          <w:tcPr>
            <w:tcW w:w="1573"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 xml:space="preserve">Distribution </w:t>
            </w:r>
          </w:p>
        </w:tc>
        <w:tc>
          <w:tcPr>
            <w:tcW w:w="1224"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Mean(STD)</w:t>
            </w:r>
          </w:p>
        </w:tc>
        <w:tc>
          <w:tcPr>
            <w:tcW w:w="1206"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Range</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friction velocity(m/s)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1.17</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k</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von </w:t>
            </w:r>
            <w:proofErr w:type="spellStart"/>
            <w:r w:rsidRPr="007F0728">
              <w:rPr>
                <w:rFonts w:ascii="宋体" w:eastAsia="宋体" w:hAnsi="宋体" w:cs="宋体" w:hint="eastAsia"/>
                <w:color w:val="000000"/>
                <w:kern w:val="0"/>
                <w:sz w:val="22"/>
              </w:rPr>
              <w:t>karman</w:t>
            </w:r>
            <w:proofErr w:type="spellEnd"/>
            <w:r w:rsidRPr="007F0728">
              <w:rPr>
                <w:rFonts w:ascii="宋体" w:eastAsia="宋体" w:hAnsi="宋体" w:cs="宋体" w:hint="eastAsia"/>
                <w:color w:val="000000"/>
                <w:kern w:val="0"/>
                <w:sz w:val="22"/>
              </w:rPr>
              <w:t xml:space="preserve"> constant(dimensionless)</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2</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Dp</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diameter of pollen(m)</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3</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2.00E-05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Pp</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pollen(kg/m3)</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4</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840</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mu</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viscosity of air (m/s)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5</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1.81E-05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λ</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mean free path of air molecules(m)</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6</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6.80E-08</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Pa</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air(kg/m3)</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7</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1.145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T </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temperature(k)</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8</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298</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283-310</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ventilation rate(dimensionless)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9</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0.5-2</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Tind</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time(min)</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10</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1279(21)</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Tout</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outdoor time(min)</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11</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174(4)</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hand to mouth contact frequency</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30</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3-65</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Sa</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human surface area(m2)</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13</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lognorm</w:t>
            </w:r>
            <w:proofErr w:type="spellEnd"/>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1.76</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0.41-2.51</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Sr</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gramStart"/>
            <w:r w:rsidRPr="007F0728">
              <w:rPr>
                <w:rFonts w:ascii="宋体" w:eastAsia="宋体" w:hAnsi="宋体" w:cs="宋体" w:hint="eastAsia"/>
                <w:color w:val="000000"/>
                <w:kern w:val="0"/>
                <w:sz w:val="22"/>
              </w:rPr>
              <w:t>hand</w:t>
            </w:r>
            <w:proofErr w:type="gramEnd"/>
            <w:r w:rsidRPr="007F0728">
              <w:rPr>
                <w:rFonts w:ascii="宋体" w:eastAsia="宋体" w:hAnsi="宋体" w:cs="宋体" w:hint="eastAsia"/>
                <w:color w:val="000000"/>
                <w:kern w:val="0"/>
                <w:sz w:val="22"/>
              </w:rPr>
              <w:t xml:space="preserve"> surface rate(%)</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14</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lognorm</w:t>
            </w:r>
            <w:proofErr w:type="spellEnd"/>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5.3</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4.8-5.6</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Ihf</w:t>
            </w:r>
            <w:proofErr w:type="spellEnd"/>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female inhalation rate (m3/day)</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15</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1.33</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0.19-1.91</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Ihm</w:t>
            </w:r>
            <w:proofErr w:type="spellEnd"/>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male inhalation rate(m3/day)</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16</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1.45</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0.20-1.50</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Vd</w:t>
            </w:r>
            <w:proofErr w:type="spellEnd"/>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ventilation rate(dimensionless)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17</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empirical </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Lr</w:t>
            </w:r>
            <w:proofErr w:type="spellEnd"/>
          </w:p>
        </w:tc>
        <w:tc>
          <w:tcPr>
            <w:tcW w:w="4210"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derm</w:t>
            </w:r>
            <w:proofErr w:type="spellEnd"/>
            <w:r w:rsidRPr="007F0728">
              <w:rPr>
                <w:rFonts w:ascii="宋体" w:eastAsia="宋体" w:hAnsi="宋体" w:cs="宋体" w:hint="eastAsia"/>
                <w:color w:val="000000"/>
                <w:kern w:val="0"/>
                <w:sz w:val="22"/>
              </w:rPr>
              <w:t xml:space="preserve"> loading rate(dimensionless)</w:t>
            </w:r>
          </w:p>
        </w:tc>
        <w:tc>
          <w:tcPr>
            <w:tcW w:w="1380" w:type="dxa"/>
            <w:tcBorders>
              <w:top w:val="nil"/>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18</w:t>
            </w:r>
          </w:p>
        </w:tc>
        <w:tc>
          <w:tcPr>
            <w:tcW w:w="1573"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1224"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0.0001</w:t>
            </w:r>
          </w:p>
        </w:tc>
        <w:tc>
          <w:tcPr>
            <w:tcW w:w="1206"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p>
        </w:tc>
      </w:tr>
      <w:tr w:rsidR="00F2117A" w:rsidRPr="007F0728" w:rsidTr="00F2117A">
        <w:trPr>
          <w:trHeight w:val="288"/>
        </w:trPr>
        <w:tc>
          <w:tcPr>
            <w:tcW w:w="1560"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hint="eastAsia"/>
                <w:color w:val="000000"/>
                <w:kern w:val="0"/>
                <w:sz w:val="22"/>
              </w:rPr>
            </w:pPr>
          </w:p>
        </w:tc>
        <w:tc>
          <w:tcPr>
            <w:tcW w:w="4210"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hint="eastAsia"/>
                <w:color w:val="000000"/>
                <w:kern w:val="0"/>
                <w:sz w:val="22"/>
              </w:rPr>
            </w:pPr>
          </w:p>
        </w:tc>
        <w:tc>
          <w:tcPr>
            <w:tcW w:w="1380" w:type="dxa"/>
            <w:tcBorders>
              <w:top w:val="nil"/>
              <w:left w:val="nil"/>
              <w:bottom w:val="single" w:sz="4" w:space="0" w:color="000000"/>
              <w:right w:val="nil"/>
            </w:tcBorders>
            <w:shd w:val="clear" w:color="auto" w:fill="auto"/>
            <w:noWrap/>
          </w:tcPr>
          <w:p w:rsidR="00F2117A" w:rsidRPr="007F0728" w:rsidRDefault="00F2117A" w:rsidP="007F0728">
            <w:pPr>
              <w:widowControl/>
              <w:jc w:val="left"/>
              <w:rPr>
                <w:rFonts w:ascii="宋体" w:eastAsia="宋体" w:hAnsi="宋体" w:cs="宋体" w:hint="eastAsia"/>
                <w:color w:val="000000"/>
                <w:kern w:val="0"/>
                <w:sz w:val="22"/>
              </w:rPr>
            </w:pPr>
          </w:p>
        </w:tc>
        <w:tc>
          <w:tcPr>
            <w:tcW w:w="1573"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hint="eastAsia"/>
                <w:color w:val="000000"/>
                <w:kern w:val="0"/>
                <w:sz w:val="22"/>
              </w:rPr>
            </w:pPr>
          </w:p>
        </w:tc>
        <w:tc>
          <w:tcPr>
            <w:tcW w:w="1224"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hint="eastAsia"/>
                <w:color w:val="000000"/>
                <w:kern w:val="0"/>
                <w:sz w:val="22"/>
              </w:rPr>
            </w:pPr>
          </w:p>
        </w:tc>
        <w:tc>
          <w:tcPr>
            <w:tcW w:w="1206"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color w:val="000000"/>
                <w:kern w:val="0"/>
                <w:sz w:val="22"/>
              </w:rPr>
            </w:pPr>
          </w:p>
        </w:tc>
      </w:tr>
    </w:tbl>
    <w:p w:rsidR="00F2117A" w:rsidRPr="00597CEE" w:rsidRDefault="00F2117A" w:rsidP="00682E05">
      <w:pPr>
        <w:rPr>
          <w:rFonts w:hint="eastAsia"/>
        </w:rPr>
        <w:sectPr w:rsidR="00F2117A" w:rsidRPr="00597CEE" w:rsidSect="00CF0854">
          <w:pgSz w:w="16838" w:h="11906" w:orient="landscape" w:code="9"/>
          <w:pgMar w:top="1440" w:right="1440" w:bottom="2160" w:left="1440" w:header="720" w:footer="720" w:gutter="0"/>
          <w:cols w:space="720"/>
          <w:docGrid w:linePitch="312"/>
        </w:sectPr>
      </w:pPr>
    </w:p>
    <w:p w:rsidR="000F73DC" w:rsidRPr="000F73DC" w:rsidRDefault="000F73DC" w:rsidP="000F73DC">
      <w:pPr>
        <w:pStyle w:val="a7"/>
        <w:keepNext/>
        <w:rPr>
          <w:rFonts w:ascii="Times New Roman" w:eastAsiaTheme="majorEastAsia" w:hAnsi="Times New Roman" w:cs="Times New Roman"/>
          <w:bCs/>
          <w:color w:val="000000"/>
          <w:sz w:val="24"/>
          <w:szCs w:val="24"/>
        </w:rPr>
      </w:pPr>
      <w:r w:rsidRPr="000F73DC">
        <w:rPr>
          <w:rFonts w:ascii="Times New Roman" w:eastAsiaTheme="majorEastAsia" w:hAnsi="Times New Roman" w:cs="Times New Roman"/>
          <w:bCs/>
          <w:color w:val="000000"/>
          <w:sz w:val="24"/>
          <w:szCs w:val="24"/>
        </w:rPr>
        <w:lastRenderedPageBreak/>
        <w:t xml:space="preserve">Table </w:t>
      </w:r>
      <w:r w:rsidRPr="000F73DC">
        <w:rPr>
          <w:rFonts w:ascii="Times New Roman" w:eastAsiaTheme="majorEastAsia" w:hAnsi="Times New Roman" w:cs="Times New Roman"/>
          <w:bCs/>
          <w:color w:val="000000"/>
          <w:sz w:val="24"/>
          <w:szCs w:val="24"/>
        </w:rPr>
        <w:fldChar w:fldCharType="begin"/>
      </w:r>
      <w:r w:rsidRPr="000F73DC">
        <w:rPr>
          <w:rFonts w:ascii="Times New Roman" w:eastAsiaTheme="majorEastAsia" w:hAnsi="Times New Roman" w:cs="Times New Roman"/>
          <w:bCs/>
          <w:color w:val="000000"/>
          <w:sz w:val="24"/>
          <w:szCs w:val="24"/>
        </w:rPr>
        <w:instrText xml:space="preserve"> SEQ Table \* ARABIC </w:instrText>
      </w:r>
      <w:r w:rsidRPr="000F73DC">
        <w:rPr>
          <w:rFonts w:ascii="Times New Roman" w:eastAsiaTheme="majorEastAsia" w:hAnsi="Times New Roman" w:cs="Times New Roman"/>
          <w:bCs/>
          <w:color w:val="000000"/>
          <w:sz w:val="24"/>
          <w:szCs w:val="24"/>
        </w:rPr>
        <w:fldChar w:fldCharType="separate"/>
      </w:r>
      <w:r w:rsidRPr="000F73DC">
        <w:rPr>
          <w:rFonts w:ascii="Times New Roman" w:eastAsiaTheme="majorEastAsia" w:hAnsi="Times New Roman" w:cs="Times New Roman"/>
          <w:bCs/>
          <w:color w:val="000000"/>
          <w:sz w:val="24"/>
          <w:szCs w:val="24"/>
        </w:rPr>
        <w:t>3</w:t>
      </w:r>
      <w:r w:rsidRPr="000F73DC">
        <w:rPr>
          <w:rFonts w:ascii="Times New Roman" w:eastAsiaTheme="majorEastAsia" w:hAnsi="Times New Roman" w:cs="Times New Roman"/>
          <w:bCs/>
          <w:color w:val="000000"/>
          <w:sz w:val="24"/>
          <w:szCs w:val="24"/>
        </w:rPr>
        <w:fldChar w:fldCharType="end"/>
      </w:r>
      <w:r w:rsidRPr="000F73DC">
        <w:rPr>
          <w:rFonts w:ascii="Times New Roman" w:eastAsiaTheme="majorEastAsia" w:hAnsi="Times New Roman" w:cs="Times New Roman" w:hint="eastAsia"/>
          <w:bCs/>
          <w:color w:val="000000"/>
          <w:sz w:val="24"/>
          <w:szCs w:val="24"/>
        </w:rPr>
        <w:t xml:space="preserve"> </w:t>
      </w:r>
      <w:r w:rsidRPr="000F73DC">
        <w:rPr>
          <w:rFonts w:ascii="Times New Roman" w:eastAsiaTheme="majorEastAsia" w:hAnsi="Times New Roman" w:cs="Times New Roman"/>
          <w:bCs/>
          <w:color w:val="000000"/>
          <w:sz w:val="24"/>
          <w:szCs w:val="24"/>
        </w:rPr>
        <w:t xml:space="preserve">Median of the Total Exposure Values in 9 Climate </w:t>
      </w:r>
      <w:proofErr w:type="gramStart"/>
      <w:r w:rsidRPr="000F73DC">
        <w:rPr>
          <w:rFonts w:ascii="Times New Roman" w:eastAsiaTheme="majorEastAsia" w:hAnsi="Times New Roman" w:cs="Times New Roman"/>
          <w:bCs/>
          <w:color w:val="000000"/>
          <w:sz w:val="24"/>
          <w:szCs w:val="24"/>
        </w:rPr>
        <w:t>Regions(</w:t>
      </w:r>
      <w:proofErr w:type="gramEnd"/>
      <w:r w:rsidRPr="000F73DC">
        <w:rPr>
          <w:rFonts w:ascii="Times New Roman" w:eastAsiaTheme="majorEastAsia" w:hAnsi="Times New Roman" w:cs="Times New Roman"/>
          <w:bCs/>
          <w:color w:val="000000"/>
          <w:sz w:val="24"/>
          <w:szCs w:val="24"/>
        </w:rPr>
        <w:t>Number/Day)</w:t>
      </w:r>
    </w:p>
    <w:tbl>
      <w:tblPr>
        <w:tblW w:w="14016" w:type="dxa"/>
        <w:tblInd w:w="93" w:type="dxa"/>
        <w:tblLook w:val="04A0" w:firstRow="1" w:lastRow="0" w:firstColumn="1" w:lastColumn="0" w:noHBand="0" w:noVBand="1"/>
      </w:tblPr>
      <w:tblGrid>
        <w:gridCol w:w="2120"/>
        <w:gridCol w:w="1080"/>
        <w:gridCol w:w="1976"/>
        <w:gridCol w:w="1206"/>
        <w:gridCol w:w="1460"/>
        <w:gridCol w:w="1020"/>
        <w:gridCol w:w="1206"/>
        <w:gridCol w:w="1206"/>
        <w:gridCol w:w="766"/>
        <w:gridCol w:w="1976"/>
      </w:tblGrid>
      <w:tr w:rsidR="000F73DC" w:rsidRPr="000F73DC" w:rsidTr="000F73DC">
        <w:trPr>
          <w:trHeight w:val="288"/>
        </w:trPr>
        <w:tc>
          <w:tcPr>
            <w:tcW w:w="21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Species</w:t>
            </w:r>
          </w:p>
        </w:tc>
        <w:tc>
          <w:tcPr>
            <w:tcW w:w="108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Central</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EastNorthCentral</w:t>
            </w:r>
            <w:proofErr w:type="spellEnd"/>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NorthEast</w:t>
            </w:r>
            <w:proofErr w:type="spellEnd"/>
          </w:p>
        </w:tc>
        <w:tc>
          <w:tcPr>
            <w:tcW w:w="146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NorthWest</w:t>
            </w:r>
            <w:proofErr w:type="spellEnd"/>
          </w:p>
        </w:tc>
        <w:tc>
          <w:tcPr>
            <w:tcW w:w="10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South</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SouthEast</w:t>
            </w:r>
            <w:proofErr w:type="spellEnd"/>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SouthWest</w:t>
            </w:r>
            <w:proofErr w:type="spellEnd"/>
          </w:p>
        </w:tc>
        <w:tc>
          <w:tcPr>
            <w:tcW w:w="76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West</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WestNorthCentral</w:t>
            </w:r>
            <w:proofErr w:type="spellEnd"/>
          </w:p>
        </w:tc>
      </w:tr>
      <w:tr w:rsidR="000F73DC" w:rsidRPr="000F73DC" w:rsidTr="000F73DC">
        <w:trPr>
          <w:trHeight w:val="288"/>
        </w:trPr>
        <w:tc>
          <w:tcPr>
            <w:tcW w:w="21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birch (Betula)</w:t>
            </w:r>
          </w:p>
        </w:tc>
        <w:tc>
          <w:tcPr>
            <w:tcW w:w="108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14.2</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13.5</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26.1</w:t>
            </w:r>
          </w:p>
        </w:tc>
        <w:tc>
          <w:tcPr>
            <w:tcW w:w="146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45.7</w:t>
            </w:r>
          </w:p>
        </w:tc>
        <w:tc>
          <w:tcPr>
            <w:tcW w:w="10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18.4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24.8</w:t>
            </w:r>
          </w:p>
        </w:tc>
        <w:tc>
          <w:tcPr>
            <w:tcW w:w="76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19.8</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16.5</w:t>
            </w:r>
          </w:p>
        </w:tc>
      </w:tr>
      <w:tr w:rsidR="000F73DC" w:rsidRPr="000F73DC" w:rsidTr="000F73DC">
        <w:trPr>
          <w:trHeight w:val="288"/>
        </w:trPr>
        <w:tc>
          <w:tcPr>
            <w:tcW w:w="21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ragweed (Ambrosia)</w:t>
            </w:r>
          </w:p>
        </w:tc>
        <w:tc>
          <w:tcPr>
            <w:tcW w:w="108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47.2</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81.9</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73.6</w:t>
            </w:r>
          </w:p>
        </w:tc>
        <w:tc>
          <w:tcPr>
            <w:tcW w:w="146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35.1</w:t>
            </w:r>
          </w:p>
        </w:tc>
        <w:tc>
          <w:tcPr>
            <w:tcW w:w="10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37.3</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51.2</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6.8</w:t>
            </w:r>
          </w:p>
        </w:tc>
        <w:tc>
          <w:tcPr>
            <w:tcW w:w="76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33.4</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48.3</w:t>
            </w:r>
          </w:p>
        </w:tc>
      </w:tr>
      <w:tr w:rsidR="000F73DC" w:rsidRPr="000F73DC" w:rsidTr="000F73DC">
        <w:trPr>
          <w:trHeight w:val="288"/>
        </w:trPr>
        <w:tc>
          <w:tcPr>
            <w:tcW w:w="21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mugwort (Artemisia)</w:t>
            </w:r>
          </w:p>
        </w:tc>
        <w:tc>
          <w:tcPr>
            <w:tcW w:w="108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89.5</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118.3</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49.6</w:t>
            </w:r>
          </w:p>
        </w:tc>
        <w:tc>
          <w:tcPr>
            <w:tcW w:w="146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14.7</w:t>
            </w:r>
          </w:p>
        </w:tc>
        <w:tc>
          <w:tcPr>
            <w:tcW w:w="10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150.4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37.7</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22.4</w:t>
            </w:r>
          </w:p>
        </w:tc>
        <w:tc>
          <w:tcPr>
            <w:tcW w:w="76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16.8</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75.7</w:t>
            </w:r>
          </w:p>
        </w:tc>
      </w:tr>
      <w:tr w:rsidR="000F73DC" w:rsidRPr="000F73DC" w:rsidTr="000F73DC">
        <w:trPr>
          <w:trHeight w:val="288"/>
        </w:trPr>
        <w:tc>
          <w:tcPr>
            <w:tcW w:w="21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grass (Gramineae)</w:t>
            </w:r>
          </w:p>
        </w:tc>
        <w:tc>
          <w:tcPr>
            <w:tcW w:w="108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33.2</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22.9</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28.0</w:t>
            </w:r>
          </w:p>
        </w:tc>
        <w:tc>
          <w:tcPr>
            <w:tcW w:w="146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48.2</w:t>
            </w:r>
          </w:p>
        </w:tc>
        <w:tc>
          <w:tcPr>
            <w:tcW w:w="10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40.7</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21.1</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21.8</w:t>
            </w:r>
          </w:p>
        </w:tc>
        <w:tc>
          <w:tcPr>
            <w:tcW w:w="76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141.0</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22.9</w:t>
            </w:r>
          </w:p>
        </w:tc>
      </w:tr>
      <w:tr w:rsidR="000F73DC" w:rsidRPr="000F73DC" w:rsidTr="000F73DC">
        <w:trPr>
          <w:trHeight w:val="288"/>
        </w:trPr>
        <w:tc>
          <w:tcPr>
            <w:tcW w:w="21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oak (Quercus)</w:t>
            </w:r>
          </w:p>
        </w:tc>
        <w:tc>
          <w:tcPr>
            <w:tcW w:w="108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100.0</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172.4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128.7</w:t>
            </w:r>
          </w:p>
        </w:tc>
        <w:tc>
          <w:tcPr>
            <w:tcW w:w="146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48.1</w:t>
            </w:r>
          </w:p>
        </w:tc>
        <w:tc>
          <w:tcPr>
            <w:tcW w:w="10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432.7</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210.7</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23.7</w:t>
            </w:r>
          </w:p>
        </w:tc>
        <w:tc>
          <w:tcPr>
            <w:tcW w:w="76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79.2</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93.2</w:t>
            </w:r>
          </w:p>
        </w:tc>
      </w:tr>
    </w:tbl>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BB6DB6" w:rsidRDefault="00BB6DB6" w:rsidP="00BB6DB6">
      <w:pPr>
        <w:pStyle w:val="a7"/>
        <w:keepNext/>
        <w:rPr>
          <w:rFonts w:ascii="Cambria Math" w:eastAsiaTheme="minorEastAsia" w:hAnsi="Cambria Math" w:cstheme="minorBidi" w:hint="eastAsia"/>
          <w:b/>
          <w:noProof/>
          <w:sz w:val="21"/>
          <w:szCs w:val="22"/>
        </w:rPr>
      </w:pPr>
    </w:p>
    <w:p w:rsidR="00F95561" w:rsidRPr="00F95561" w:rsidRDefault="00F95561" w:rsidP="00F95561">
      <w:pPr>
        <w:rPr>
          <w:rFonts w:hint="eastAsia"/>
        </w:rPr>
      </w:pPr>
    </w:p>
    <w:p w:rsidR="00F95561" w:rsidRPr="00F95561" w:rsidRDefault="00F95561" w:rsidP="00F95561"/>
    <w:p w:rsidR="00F2117A" w:rsidRDefault="00F2117A" w:rsidP="00613327">
      <w:pPr>
        <w:pStyle w:val="EndNoteCategoryHeading"/>
        <w:sectPr w:rsidR="00F2117A" w:rsidSect="00F2117A">
          <w:pgSz w:w="16838" w:h="11906" w:orient="landscape" w:code="9"/>
          <w:pgMar w:top="2160" w:right="1440" w:bottom="1440" w:left="1440" w:header="720" w:footer="720" w:gutter="0"/>
          <w:cols w:space="720"/>
          <w:docGrid w:linePitch="312"/>
        </w:sectPr>
      </w:pPr>
    </w:p>
    <w:p w:rsidR="00F2117A" w:rsidRDefault="00F2117A" w:rsidP="00613327">
      <w:pPr>
        <w:pStyle w:val="EndNoteCategoryHeading"/>
        <w:rPr>
          <w:rFonts w:hint="eastAsia"/>
        </w:rPr>
      </w:pPr>
    </w:p>
    <w:p w:rsidR="00F2117A" w:rsidRDefault="00F2117A" w:rsidP="00613327">
      <w:pPr>
        <w:pStyle w:val="EndNoteCategoryHeading"/>
      </w:pPr>
      <w:r>
        <w:br w:type="page"/>
      </w:r>
    </w:p>
    <w:p w:rsidR="00F2117A" w:rsidRDefault="00F2117A" w:rsidP="00613327">
      <w:pPr>
        <w:pStyle w:val="EndNoteCategoryHeading"/>
        <w:rPr>
          <w:rFonts w:hint="eastAsia"/>
        </w:rPr>
      </w:pPr>
    </w:p>
    <w:p w:rsidR="001675D6" w:rsidRDefault="004B59EE" w:rsidP="00613327">
      <w:pPr>
        <w:pStyle w:val="EndNoteCategoryHeading"/>
        <w:rPr>
          <w:rFonts w:hint="eastAsia"/>
        </w:rPr>
      </w:pPr>
      <w:commentRangeStart w:id="70"/>
      <w:r>
        <w:t>Reference</w:t>
      </w:r>
      <w:commentRangeEnd w:id="70"/>
      <w:r w:rsidR="004E3577">
        <w:rPr>
          <w:rStyle w:val="ae"/>
          <w:b w:val="0"/>
          <w:bCs/>
        </w:rPr>
        <w:commentReference w:id="70"/>
      </w:r>
    </w:p>
    <w:p w:rsidR="00613327" w:rsidRPr="00613327" w:rsidRDefault="00592BD6" w:rsidP="00613327">
      <w:pPr>
        <w:pStyle w:val="EndNoteCategoryHeading"/>
        <w:rPr>
          <w:rFonts w:hint="eastAsia"/>
        </w:rPr>
      </w:pPr>
      <w:r>
        <w:rPr>
          <w:color w:val="000000"/>
          <w:szCs w:val="24"/>
        </w:rPr>
        <w:fldChar w:fldCharType="begin"/>
      </w:r>
      <w:r w:rsidR="008317E1" w:rsidRPr="00536D17">
        <w:rPr>
          <w:color w:val="000000"/>
          <w:szCs w:val="24"/>
        </w:rPr>
        <w:instrText xml:space="preserve"> ADDIN EN.REFLIST </w:instrText>
      </w:r>
      <w:r>
        <w:rPr>
          <w:color w:val="000000"/>
          <w:szCs w:val="24"/>
        </w:rPr>
        <w:fldChar w:fldCharType="separate"/>
      </w:r>
      <w:r w:rsidR="00613327" w:rsidRPr="00613327">
        <w:t>Uncategorized References</w:t>
      </w:r>
    </w:p>
    <w:p w:rsidR="00613327" w:rsidRPr="00613327" w:rsidRDefault="00613327" w:rsidP="00613327">
      <w:pPr>
        <w:pStyle w:val="EndNoteBibliography"/>
      </w:pPr>
      <w:bookmarkStart w:id="71" w:name="_ENREF_1"/>
      <w:r w:rsidRPr="00613327">
        <w:t xml:space="preserve">Adhikari, A., et al. (2006). "Correlation of ambient inhalable bioaerosols with particulate matter and ozone: a two-year study." </w:t>
      </w:r>
      <w:r w:rsidRPr="00613327">
        <w:rPr>
          <w:u w:val="single"/>
        </w:rPr>
        <w:t>Environmental Pollution</w:t>
      </w:r>
      <w:r w:rsidRPr="00613327">
        <w:t xml:space="preserve"> </w:t>
      </w:r>
      <w:r w:rsidRPr="00613327">
        <w:rPr>
          <w:b/>
        </w:rPr>
        <w:t>140</w:t>
      </w:r>
      <w:r w:rsidRPr="00613327">
        <w:t>(1): 16-28.</w:t>
      </w:r>
    </w:p>
    <w:p w:rsidR="00613327" w:rsidRPr="00613327" w:rsidRDefault="00613327" w:rsidP="00613327">
      <w:pPr>
        <w:pStyle w:val="EndNoteBibliography"/>
        <w:spacing w:after="0"/>
        <w:ind w:left="720" w:hanging="720"/>
      </w:pPr>
      <w:r w:rsidRPr="00613327">
        <w:tab/>
      </w:r>
      <w:bookmarkEnd w:id="71"/>
    </w:p>
    <w:p w:rsidR="00613327" w:rsidRPr="00613327" w:rsidRDefault="00613327" w:rsidP="00613327">
      <w:pPr>
        <w:pStyle w:val="EndNoteBibliography"/>
      </w:pPr>
      <w:bookmarkStart w:id="72" w:name="_ENREF_2"/>
      <w:r w:rsidRPr="00613327">
        <w:t>Agency, U.-E. P. (2010). Exposure factors handbook, EPA Washington, DC.</w:t>
      </w:r>
    </w:p>
    <w:p w:rsidR="00613327" w:rsidRPr="00613327" w:rsidRDefault="00613327" w:rsidP="00613327">
      <w:pPr>
        <w:pStyle w:val="EndNoteBibliography"/>
        <w:spacing w:after="0"/>
        <w:ind w:left="720" w:hanging="720"/>
      </w:pPr>
      <w:r w:rsidRPr="00613327">
        <w:tab/>
      </w:r>
      <w:bookmarkEnd w:id="72"/>
    </w:p>
    <w:p w:rsidR="00613327" w:rsidRPr="00613327" w:rsidRDefault="00613327" w:rsidP="00613327">
      <w:pPr>
        <w:pStyle w:val="EndNoteBibliography"/>
      </w:pPr>
      <w:bookmarkStart w:id="73" w:name="_ENREF_3"/>
      <w:r w:rsidRPr="00613327">
        <w:t xml:space="preserve">Bateman, E., et al. (2008). "Global strategy for asthma management and prevention: GINA executive summary." </w:t>
      </w:r>
      <w:r w:rsidRPr="00613327">
        <w:rPr>
          <w:u w:val="single"/>
        </w:rPr>
        <w:t>European Respiratory Journal</w:t>
      </w:r>
      <w:r w:rsidRPr="00613327">
        <w:t xml:space="preserve"> </w:t>
      </w:r>
      <w:r w:rsidRPr="00613327">
        <w:rPr>
          <w:b/>
        </w:rPr>
        <w:t>31</w:t>
      </w:r>
      <w:r w:rsidRPr="00613327">
        <w:t>(1): 143-178.</w:t>
      </w:r>
    </w:p>
    <w:p w:rsidR="00613327" w:rsidRPr="00613327" w:rsidRDefault="00613327" w:rsidP="00613327">
      <w:pPr>
        <w:pStyle w:val="EndNoteBibliography"/>
        <w:spacing w:after="0"/>
        <w:ind w:left="720" w:hanging="720"/>
      </w:pPr>
      <w:r w:rsidRPr="00613327">
        <w:tab/>
      </w:r>
      <w:bookmarkEnd w:id="73"/>
    </w:p>
    <w:p w:rsidR="00613327" w:rsidRPr="00613327" w:rsidRDefault="00613327" w:rsidP="00613327">
      <w:pPr>
        <w:pStyle w:val="EndNoteBibliography"/>
      </w:pPr>
      <w:bookmarkStart w:id="74" w:name="_ENREF_4"/>
      <w:r w:rsidRPr="00613327">
        <w:t xml:space="preserve">Behrendt, H. and W.-M. Becker (2001). "Localization, release and bioavailability of pollen allergens: the influence of environmental factors." </w:t>
      </w:r>
      <w:r w:rsidRPr="00613327">
        <w:rPr>
          <w:u w:val="single"/>
        </w:rPr>
        <w:t>Current Opinion in Immunology</w:t>
      </w:r>
      <w:r w:rsidRPr="00613327">
        <w:t xml:space="preserve"> </w:t>
      </w:r>
      <w:r w:rsidRPr="00613327">
        <w:rPr>
          <w:b/>
        </w:rPr>
        <w:t>13</w:t>
      </w:r>
      <w:r w:rsidRPr="00613327">
        <w:t>(6): 709-715.</w:t>
      </w:r>
    </w:p>
    <w:p w:rsidR="00613327" w:rsidRPr="00613327" w:rsidRDefault="00613327" w:rsidP="00613327">
      <w:pPr>
        <w:pStyle w:val="EndNoteBibliography"/>
        <w:spacing w:after="0"/>
        <w:ind w:left="720" w:hanging="720"/>
      </w:pPr>
      <w:r w:rsidRPr="00613327">
        <w:tab/>
      </w:r>
      <w:bookmarkEnd w:id="74"/>
    </w:p>
    <w:p w:rsidR="00613327" w:rsidRPr="00613327" w:rsidRDefault="00613327" w:rsidP="00613327">
      <w:pPr>
        <w:pStyle w:val="EndNoteBibliography"/>
      </w:pPr>
      <w:bookmarkStart w:id="75" w:name="_ENREF_5"/>
      <w:r w:rsidRPr="00613327">
        <w:t xml:space="preserve">Bielory, L., et al. (2012). "Climate change and allergic disease." </w:t>
      </w:r>
      <w:r w:rsidRPr="00613327">
        <w:rPr>
          <w:u w:val="single"/>
        </w:rPr>
        <w:t>Current allergy and asthma reports</w:t>
      </w:r>
      <w:r w:rsidRPr="00613327">
        <w:t xml:space="preserve"> </w:t>
      </w:r>
      <w:r w:rsidRPr="00613327">
        <w:rPr>
          <w:b/>
        </w:rPr>
        <w:t>12</w:t>
      </w:r>
      <w:r w:rsidRPr="00613327">
        <w:t>(6): 485-494.</w:t>
      </w:r>
    </w:p>
    <w:p w:rsidR="00613327" w:rsidRPr="00613327" w:rsidRDefault="00613327" w:rsidP="00613327">
      <w:pPr>
        <w:pStyle w:val="EndNoteBibliography"/>
        <w:spacing w:after="0"/>
        <w:ind w:left="720" w:hanging="720"/>
      </w:pPr>
      <w:r w:rsidRPr="00613327">
        <w:tab/>
      </w:r>
      <w:bookmarkEnd w:id="75"/>
    </w:p>
    <w:p w:rsidR="00613327" w:rsidRPr="00613327" w:rsidRDefault="00613327" w:rsidP="00613327">
      <w:pPr>
        <w:pStyle w:val="EndNoteBibliography"/>
      </w:pPr>
      <w:bookmarkStart w:id="76" w:name="_ENREF_6"/>
      <w:r w:rsidRPr="00613327">
        <w:t xml:space="preserve">Bousquet, J., et al. (1985). "Occupational allergy to sunflower pollen." </w:t>
      </w:r>
      <w:r w:rsidRPr="00613327">
        <w:rPr>
          <w:u w:val="single"/>
        </w:rPr>
        <w:t>Journal of Allergy and Clinical Immunology</w:t>
      </w:r>
      <w:r w:rsidRPr="00613327">
        <w:t xml:space="preserve"> </w:t>
      </w:r>
      <w:r w:rsidRPr="00613327">
        <w:rPr>
          <w:b/>
        </w:rPr>
        <w:t>75</w:t>
      </w:r>
      <w:r w:rsidRPr="00613327">
        <w:t>(1): 70-74.</w:t>
      </w:r>
    </w:p>
    <w:p w:rsidR="00613327" w:rsidRPr="00613327" w:rsidRDefault="00613327" w:rsidP="00613327">
      <w:pPr>
        <w:pStyle w:val="EndNoteBibliography"/>
        <w:spacing w:after="0"/>
        <w:ind w:left="720" w:hanging="720"/>
      </w:pPr>
      <w:r w:rsidRPr="00613327">
        <w:tab/>
      </w:r>
      <w:bookmarkEnd w:id="76"/>
    </w:p>
    <w:p w:rsidR="00613327" w:rsidRPr="00613327" w:rsidRDefault="00613327" w:rsidP="00613327">
      <w:pPr>
        <w:pStyle w:val="EndNoteBibliography"/>
      </w:pPr>
      <w:bookmarkStart w:id="77" w:name="_ENREF_7"/>
      <w:r w:rsidRPr="00613327">
        <w:t xml:space="preserve">Brożek, J. L., et al. (2010). "Allergic Rhinitis and its Impact on Asthma (ARIA) guidelines: 2010 revision." </w:t>
      </w:r>
      <w:r w:rsidRPr="00613327">
        <w:rPr>
          <w:u w:val="single"/>
        </w:rPr>
        <w:t>Journal of Allergy and Clinical Immunology</w:t>
      </w:r>
      <w:r w:rsidRPr="00613327">
        <w:t xml:space="preserve"> </w:t>
      </w:r>
      <w:r w:rsidRPr="00613327">
        <w:rPr>
          <w:b/>
        </w:rPr>
        <w:t>126</w:t>
      </w:r>
      <w:r w:rsidRPr="00613327">
        <w:t>(3): 466-476.</w:t>
      </w:r>
    </w:p>
    <w:p w:rsidR="00613327" w:rsidRPr="00613327" w:rsidRDefault="00613327" w:rsidP="00613327">
      <w:pPr>
        <w:pStyle w:val="EndNoteBibliography"/>
        <w:spacing w:after="0"/>
        <w:ind w:left="720" w:hanging="720"/>
      </w:pPr>
      <w:r w:rsidRPr="00613327">
        <w:tab/>
      </w:r>
      <w:bookmarkEnd w:id="77"/>
    </w:p>
    <w:p w:rsidR="00613327" w:rsidRPr="00613327" w:rsidRDefault="00613327" w:rsidP="00613327">
      <w:pPr>
        <w:pStyle w:val="EndNoteBibliography"/>
      </w:pPr>
      <w:bookmarkStart w:id="78" w:name="_ENREF_8"/>
      <w:r w:rsidRPr="00613327">
        <w:t>Bureau, N. A. (2010). NAB Pollen Counts.</w:t>
      </w:r>
    </w:p>
    <w:p w:rsidR="00613327" w:rsidRPr="00613327" w:rsidRDefault="00613327" w:rsidP="00613327">
      <w:pPr>
        <w:pStyle w:val="EndNoteBibliography"/>
        <w:spacing w:after="0"/>
        <w:ind w:left="720" w:hanging="720"/>
      </w:pPr>
      <w:r w:rsidRPr="00613327">
        <w:tab/>
      </w:r>
      <w:bookmarkEnd w:id="78"/>
    </w:p>
    <w:p w:rsidR="00613327" w:rsidRPr="00613327" w:rsidRDefault="00613327" w:rsidP="00613327">
      <w:pPr>
        <w:pStyle w:val="EndNoteBibliography"/>
      </w:pPr>
      <w:bookmarkStart w:id="79" w:name="_ENREF_9"/>
      <w:r w:rsidRPr="00613327">
        <w:t xml:space="preserve">Chuine, I., et al. (2000). "A modelling analysis of the genetic variation of phenology between tree populations." </w:t>
      </w:r>
      <w:r w:rsidRPr="00613327">
        <w:rPr>
          <w:u w:val="single"/>
        </w:rPr>
        <w:t>Journal of Ecology</w:t>
      </w:r>
      <w:r w:rsidRPr="00613327">
        <w:t xml:space="preserve"> </w:t>
      </w:r>
      <w:r w:rsidRPr="00613327">
        <w:rPr>
          <w:b/>
        </w:rPr>
        <w:t>88</w:t>
      </w:r>
      <w:r w:rsidRPr="00613327">
        <w:t>(4): 561-570.</w:t>
      </w:r>
    </w:p>
    <w:p w:rsidR="00613327" w:rsidRPr="00613327" w:rsidRDefault="00613327" w:rsidP="00613327">
      <w:pPr>
        <w:pStyle w:val="EndNoteBibliography"/>
        <w:spacing w:after="0"/>
        <w:ind w:left="720" w:hanging="720"/>
      </w:pPr>
      <w:r w:rsidRPr="00613327">
        <w:tab/>
      </w:r>
      <w:bookmarkEnd w:id="79"/>
    </w:p>
    <w:p w:rsidR="00613327" w:rsidRPr="00613327" w:rsidRDefault="00613327" w:rsidP="00613327">
      <w:pPr>
        <w:pStyle w:val="EndNoteBibliography"/>
      </w:pPr>
      <w:bookmarkStart w:id="80" w:name="_ENREF_10"/>
      <w:r w:rsidRPr="00613327">
        <w:t xml:space="preserve">Cohen, S. H., et al. (1979). "Acute allergic reaction after composite pollen ingestion." </w:t>
      </w:r>
      <w:r w:rsidRPr="00613327">
        <w:rPr>
          <w:u w:val="single"/>
        </w:rPr>
        <w:t>Journal of Allergy and Clinical Immunology</w:t>
      </w:r>
      <w:r w:rsidRPr="00613327">
        <w:t xml:space="preserve"> </w:t>
      </w:r>
      <w:r w:rsidRPr="00613327">
        <w:rPr>
          <w:b/>
        </w:rPr>
        <w:t>64</w:t>
      </w:r>
      <w:r w:rsidRPr="00613327">
        <w:t>(4): 270-274.</w:t>
      </w:r>
    </w:p>
    <w:p w:rsidR="00613327" w:rsidRPr="00613327" w:rsidRDefault="00613327" w:rsidP="00613327">
      <w:pPr>
        <w:pStyle w:val="EndNoteBibliography"/>
        <w:spacing w:after="0"/>
        <w:ind w:left="720" w:hanging="720"/>
      </w:pPr>
      <w:r w:rsidRPr="00613327">
        <w:tab/>
      </w:r>
      <w:bookmarkEnd w:id="80"/>
    </w:p>
    <w:p w:rsidR="00613327" w:rsidRPr="00613327" w:rsidRDefault="00613327" w:rsidP="00613327">
      <w:pPr>
        <w:pStyle w:val="EndNoteBibliography"/>
      </w:pPr>
      <w:bookmarkStart w:id="81" w:name="_ENREF_11"/>
      <w:r w:rsidRPr="00613327">
        <w:t xml:space="preserve">Eder, W., et al. (2006). "The asthma epidemic." </w:t>
      </w:r>
      <w:r w:rsidRPr="00613327">
        <w:rPr>
          <w:u w:val="single"/>
        </w:rPr>
        <w:t>New England Journal of Medicine</w:t>
      </w:r>
      <w:r w:rsidRPr="00613327">
        <w:t xml:space="preserve"> </w:t>
      </w:r>
      <w:r w:rsidRPr="00613327">
        <w:rPr>
          <w:b/>
        </w:rPr>
        <w:t>355</w:t>
      </w:r>
      <w:r w:rsidRPr="00613327">
        <w:t>(21): 2226-2235.</w:t>
      </w:r>
    </w:p>
    <w:p w:rsidR="00613327" w:rsidRPr="00613327" w:rsidRDefault="00613327" w:rsidP="00613327">
      <w:pPr>
        <w:pStyle w:val="EndNoteBibliography"/>
        <w:spacing w:after="0"/>
        <w:ind w:left="720" w:hanging="720"/>
      </w:pPr>
      <w:r w:rsidRPr="00613327">
        <w:tab/>
      </w:r>
      <w:bookmarkEnd w:id="81"/>
    </w:p>
    <w:p w:rsidR="00613327" w:rsidRPr="00613327" w:rsidRDefault="00613327" w:rsidP="00613327">
      <w:pPr>
        <w:pStyle w:val="EndNoteBibliography"/>
      </w:pPr>
      <w:bookmarkStart w:id="82" w:name="_ENREF_12"/>
      <w:r w:rsidRPr="00613327">
        <w:t xml:space="preserve">Fogh, C. L. and K. G. Andersson (2000). "Modelling of skin exposure from distributed sources." </w:t>
      </w:r>
      <w:r w:rsidRPr="00613327">
        <w:rPr>
          <w:u w:val="single"/>
        </w:rPr>
        <w:t>Annals of Occupational Hygiene</w:t>
      </w:r>
      <w:r w:rsidRPr="00613327">
        <w:t xml:space="preserve"> </w:t>
      </w:r>
      <w:r w:rsidRPr="00613327">
        <w:rPr>
          <w:b/>
        </w:rPr>
        <w:t>44</w:t>
      </w:r>
      <w:r w:rsidRPr="00613327">
        <w:t>(7): 529-532.</w:t>
      </w:r>
    </w:p>
    <w:p w:rsidR="00613327" w:rsidRPr="00613327" w:rsidRDefault="00613327" w:rsidP="00613327">
      <w:pPr>
        <w:pStyle w:val="EndNoteBibliography"/>
        <w:spacing w:after="0"/>
        <w:ind w:left="720" w:hanging="720"/>
      </w:pPr>
      <w:r w:rsidRPr="00613327">
        <w:tab/>
      </w:r>
      <w:bookmarkEnd w:id="82"/>
    </w:p>
    <w:p w:rsidR="00613327" w:rsidRPr="00613327" w:rsidRDefault="00613327" w:rsidP="00613327">
      <w:pPr>
        <w:pStyle w:val="EndNoteBibliography"/>
      </w:pPr>
      <w:bookmarkStart w:id="83" w:name="_ENREF_13"/>
      <w:r w:rsidRPr="00613327">
        <w:lastRenderedPageBreak/>
        <w:t xml:space="preserve">Gould, H. J., et al. (2003). "The biology of IgE and the basis of allergic disease." </w:t>
      </w:r>
      <w:r w:rsidRPr="00613327">
        <w:rPr>
          <w:u w:val="single"/>
        </w:rPr>
        <w:t>Annual review of immunology</w:t>
      </w:r>
      <w:r w:rsidRPr="00613327">
        <w:t xml:space="preserve"> </w:t>
      </w:r>
      <w:r w:rsidRPr="00613327">
        <w:rPr>
          <w:b/>
        </w:rPr>
        <w:t>21</w:t>
      </w:r>
      <w:r w:rsidRPr="00613327">
        <w:t>(1): 579-628.</w:t>
      </w:r>
    </w:p>
    <w:p w:rsidR="00613327" w:rsidRPr="00613327" w:rsidRDefault="00613327" w:rsidP="00613327">
      <w:pPr>
        <w:pStyle w:val="EndNoteBibliography"/>
        <w:spacing w:after="0"/>
        <w:ind w:left="720" w:hanging="720"/>
      </w:pPr>
      <w:r w:rsidRPr="00613327">
        <w:tab/>
      </w:r>
      <w:bookmarkEnd w:id="83"/>
    </w:p>
    <w:p w:rsidR="00613327" w:rsidRPr="00613327" w:rsidRDefault="00613327" w:rsidP="00613327">
      <w:pPr>
        <w:pStyle w:val="EndNoteBibliography"/>
      </w:pPr>
      <w:bookmarkStart w:id="84" w:name="_ENREF_14"/>
      <w:r w:rsidRPr="00613327">
        <w:t xml:space="preserve">Hu, X., et al. (2011). "Bioaccessibility and health risk of arsenic, mercury and other metals in urban street dusts from a mega-city, Nanjing, China." </w:t>
      </w:r>
      <w:r w:rsidRPr="00613327">
        <w:rPr>
          <w:u w:val="single"/>
        </w:rPr>
        <w:t>Environmental Pollution</w:t>
      </w:r>
      <w:r w:rsidRPr="00613327">
        <w:t xml:space="preserve"> </w:t>
      </w:r>
      <w:r w:rsidRPr="00613327">
        <w:rPr>
          <w:b/>
        </w:rPr>
        <w:t>159</w:t>
      </w:r>
      <w:r w:rsidRPr="00613327">
        <w:t>(5): 1215-1221.</w:t>
      </w:r>
    </w:p>
    <w:p w:rsidR="00613327" w:rsidRPr="00613327" w:rsidRDefault="00613327" w:rsidP="00613327">
      <w:pPr>
        <w:pStyle w:val="EndNoteBibliography"/>
        <w:spacing w:after="0"/>
        <w:ind w:left="720" w:hanging="720"/>
      </w:pPr>
      <w:r w:rsidRPr="00613327">
        <w:tab/>
      </w:r>
      <w:bookmarkEnd w:id="84"/>
    </w:p>
    <w:p w:rsidR="00613327" w:rsidRPr="00613327" w:rsidRDefault="00613327" w:rsidP="00613327">
      <w:pPr>
        <w:pStyle w:val="EndNoteBibliography"/>
      </w:pPr>
      <w:bookmarkStart w:id="85" w:name="_ENREF_15"/>
      <w:r w:rsidRPr="00613327">
        <w:t xml:space="preserve">Karl, T. and W. J. Koss (1984). </w:t>
      </w:r>
      <w:r w:rsidRPr="00613327">
        <w:rPr>
          <w:u w:val="single"/>
        </w:rPr>
        <w:t>Regional and National Monthly, Seasonal, and Annual Temperature Weighted by Area, 1895-1983</w:t>
      </w:r>
      <w:r w:rsidRPr="00613327">
        <w:t>, National Climatic Data Center.</w:t>
      </w:r>
    </w:p>
    <w:p w:rsidR="00613327" w:rsidRPr="00613327" w:rsidRDefault="00613327" w:rsidP="00613327">
      <w:pPr>
        <w:pStyle w:val="EndNoteBibliography"/>
        <w:spacing w:after="0"/>
        <w:ind w:left="720" w:hanging="720"/>
      </w:pPr>
      <w:r w:rsidRPr="00613327">
        <w:tab/>
      </w:r>
      <w:bookmarkEnd w:id="85"/>
    </w:p>
    <w:p w:rsidR="00613327" w:rsidRPr="00613327" w:rsidRDefault="00613327" w:rsidP="00613327">
      <w:pPr>
        <w:pStyle w:val="EndNoteBibliography"/>
      </w:pPr>
      <w:bookmarkStart w:id="86" w:name="_ENREF_16"/>
      <w:r w:rsidRPr="00613327">
        <w:t xml:space="preserve">Lamb, C. E., et al. (2006). "Economic impact of workplace productivity losses due to allergic rhinitis compared with select medical conditions in the United States from an employer perspective." </w:t>
      </w:r>
      <w:r w:rsidRPr="00613327">
        <w:rPr>
          <w:u w:val="single"/>
        </w:rPr>
        <w:t>Current Medical Research and Opinion®</w:t>
      </w:r>
      <w:r w:rsidRPr="00613327">
        <w:t xml:space="preserve"> </w:t>
      </w:r>
      <w:r w:rsidRPr="00613327">
        <w:rPr>
          <w:b/>
        </w:rPr>
        <w:t>22</w:t>
      </w:r>
      <w:r w:rsidRPr="00613327">
        <w:t>(6): 1203-1210.</w:t>
      </w:r>
    </w:p>
    <w:p w:rsidR="00613327" w:rsidRPr="00613327" w:rsidRDefault="00613327" w:rsidP="00613327">
      <w:pPr>
        <w:pStyle w:val="EndNoteBibliography"/>
        <w:spacing w:after="0"/>
        <w:ind w:left="720" w:hanging="720"/>
      </w:pPr>
      <w:r w:rsidRPr="00613327">
        <w:tab/>
      </w:r>
      <w:bookmarkEnd w:id="86"/>
    </w:p>
    <w:p w:rsidR="00613327" w:rsidRPr="00613327" w:rsidRDefault="00613327" w:rsidP="00613327">
      <w:pPr>
        <w:pStyle w:val="EndNoteBibliography"/>
      </w:pPr>
      <w:bookmarkStart w:id="87" w:name="_ENREF_17"/>
      <w:r w:rsidRPr="00613327">
        <w:t xml:space="preserve">Passalacqua, G. and S. R. Durham (2007). "Allergic rhinitis and its impact on asthma update: allergen immunotherapy." </w:t>
      </w:r>
      <w:r w:rsidRPr="00613327">
        <w:rPr>
          <w:u w:val="single"/>
        </w:rPr>
        <w:t>Journal of Allergy and Clinical Immunology</w:t>
      </w:r>
      <w:r w:rsidRPr="00613327">
        <w:t xml:space="preserve"> </w:t>
      </w:r>
      <w:r w:rsidRPr="00613327">
        <w:rPr>
          <w:b/>
        </w:rPr>
        <w:t>119</w:t>
      </w:r>
      <w:r w:rsidRPr="00613327">
        <w:t>(4): 881-891.</w:t>
      </w:r>
    </w:p>
    <w:p w:rsidR="00613327" w:rsidRPr="00613327" w:rsidRDefault="00613327" w:rsidP="00613327">
      <w:pPr>
        <w:pStyle w:val="EndNoteBibliography"/>
        <w:spacing w:after="0"/>
        <w:ind w:left="720" w:hanging="720"/>
      </w:pPr>
      <w:r w:rsidRPr="00613327">
        <w:tab/>
      </w:r>
      <w:bookmarkEnd w:id="87"/>
    </w:p>
    <w:p w:rsidR="00613327" w:rsidRPr="00613327" w:rsidRDefault="00613327" w:rsidP="00613327">
      <w:pPr>
        <w:pStyle w:val="EndNoteBibliography"/>
      </w:pPr>
      <w:bookmarkStart w:id="88" w:name="_ENREF_18"/>
      <w:r w:rsidRPr="00613327">
        <w:t xml:space="preserve">Shea, K. M., et al. (2008). "Climate change and allergic disease." </w:t>
      </w:r>
      <w:r w:rsidRPr="00613327">
        <w:rPr>
          <w:u w:val="single"/>
        </w:rPr>
        <w:t>Journal of Allergy and Clinical Immunology</w:t>
      </w:r>
      <w:r w:rsidRPr="00613327">
        <w:t xml:space="preserve"> </w:t>
      </w:r>
      <w:r w:rsidRPr="00613327">
        <w:rPr>
          <w:b/>
        </w:rPr>
        <w:t>122</w:t>
      </w:r>
      <w:r w:rsidRPr="00613327">
        <w:t>(3): 443-453.</w:t>
      </w:r>
    </w:p>
    <w:p w:rsidR="00613327" w:rsidRPr="00613327" w:rsidRDefault="00613327" w:rsidP="00613327">
      <w:pPr>
        <w:pStyle w:val="EndNoteBibliography"/>
        <w:spacing w:after="0"/>
        <w:ind w:left="720" w:hanging="720"/>
      </w:pPr>
      <w:r w:rsidRPr="00613327">
        <w:tab/>
      </w:r>
      <w:bookmarkEnd w:id="88"/>
    </w:p>
    <w:p w:rsidR="00613327" w:rsidRPr="00613327" w:rsidRDefault="00613327" w:rsidP="00613327">
      <w:pPr>
        <w:pStyle w:val="EndNoteBibliography"/>
      </w:pPr>
      <w:bookmarkStart w:id="89" w:name="_ENREF_19"/>
      <w:r w:rsidRPr="00613327">
        <w:t xml:space="preserve">Singh, K., et al. (2010). "The epidemiology of ocular and nasal allergy in the United States, 1988-1994." </w:t>
      </w:r>
      <w:r w:rsidRPr="00613327">
        <w:rPr>
          <w:u w:val="single"/>
        </w:rPr>
        <w:t>Journal of Allergy and Clinical Immunology</w:t>
      </w:r>
      <w:r w:rsidRPr="00613327">
        <w:t xml:space="preserve"> </w:t>
      </w:r>
      <w:r w:rsidRPr="00613327">
        <w:rPr>
          <w:b/>
        </w:rPr>
        <w:t>126</w:t>
      </w:r>
      <w:r w:rsidRPr="00613327">
        <w:t>(4): 778-783. e776.</w:t>
      </w:r>
    </w:p>
    <w:p w:rsidR="00613327" w:rsidRPr="00613327" w:rsidRDefault="00613327" w:rsidP="00613327">
      <w:pPr>
        <w:pStyle w:val="EndNoteBibliography"/>
        <w:spacing w:after="0"/>
        <w:ind w:left="720" w:hanging="720"/>
      </w:pPr>
      <w:r w:rsidRPr="00613327">
        <w:tab/>
      </w:r>
      <w:bookmarkEnd w:id="89"/>
    </w:p>
    <w:p w:rsidR="00613327" w:rsidRPr="00613327" w:rsidRDefault="00613327" w:rsidP="00613327">
      <w:pPr>
        <w:pStyle w:val="EndNoteBibliography"/>
      </w:pPr>
      <w:bookmarkStart w:id="90" w:name="_ENREF_20"/>
      <w:r w:rsidRPr="00613327">
        <w:t xml:space="preserve">Sofiev, M., et al. (2013). Airborne Pollen Transport. </w:t>
      </w:r>
      <w:r w:rsidRPr="00613327">
        <w:rPr>
          <w:u w:val="single"/>
        </w:rPr>
        <w:t>Allergenic Pollen</w:t>
      </w:r>
      <w:r w:rsidRPr="00613327">
        <w:t>, Springer</w:t>
      </w:r>
      <w:r w:rsidRPr="00613327">
        <w:rPr>
          <w:b/>
        </w:rPr>
        <w:t xml:space="preserve">: </w:t>
      </w:r>
      <w:r w:rsidRPr="00613327">
        <w:t>127-159.</w:t>
      </w:r>
    </w:p>
    <w:p w:rsidR="00613327" w:rsidRPr="00613327" w:rsidRDefault="00613327" w:rsidP="00613327">
      <w:pPr>
        <w:pStyle w:val="EndNoteBibliography"/>
        <w:spacing w:after="0"/>
        <w:ind w:left="720" w:hanging="720"/>
      </w:pPr>
      <w:r w:rsidRPr="00613327">
        <w:tab/>
      </w:r>
      <w:bookmarkEnd w:id="90"/>
    </w:p>
    <w:p w:rsidR="00613327" w:rsidRPr="00613327" w:rsidRDefault="00613327" w:rsidP="00613327">
      <w:pPr>
        <w:pStyle w:val="EndNoteBibliography"/>
      </w:pPr>
      <w:bookmarkStart w:id="91" w:name="_ENREF_21"/>
      <w:r w:rsidRPr="00613327">
        <w:t>U.S, C. B. (2010). "Profile of General Population and Housing Characteristics: 2010  ".</w:t>
      </w:r>
    </w:p>
    <w:p w:rsidR="00613327" w:rsidRPr="00613327" w:rsidRDefault="00613327" w:rsidP="00613327">
      <w:pPr>
        <w:pStyle w:val="EndNoteBibliography"/>
        <w:spacing w:after="0"/>
        <w:ind w:left="720" w:hanging="720"/>
      </w:pPr>
      <w:r w:rsidRPr="00613327">
        <w:tab/>
      </w:r>
      <w:bookmarkEnd w:id="91"/>
    </w:p>
    <w:p w:rsidR="00613327" w:rsidRPr="00613327" w:rsidRDefault="00613327" w:rsidP="00613327">
      <w:pPr>
        <w:pStyle w:val="EndNoteBibliography"/>
      </w:pPr>
      <w:bookmarkStart w:id="92" w:name="_ENREF_22"/>
      <w:r w:rsidRPr="00613327">
        <w:t xml:space="preserve">Zhang, Y., et al. (2013). "Modeling Flight Attendants’ Exposures to Pesticide in Disinsected Aircraft Cabins." </w:t>
      </w:r>
      <w:r w:rsidRPr="00613327">
        <w:rPr>
          <w:u w:val="single"/>
        </w:rPr>
        <w:t>Environmental Science &amp; Technology</w:t>
      </w:r>
      <w:r w:rsidRPr="00613327">
        <w:t>.</w:t>
      </w:r>
    </w:p>
    <w:p w:rsidR="00613327" w:rsidRPr="00613327" w:rsidRDefault="00613327" w:rsidP="00613327">
      <w:pPr>
        <w:pStyle w:val="EndNoteBibliography"/>
        <w:ind w:left="720" w:hanging="720"/>
      </w:pPr>
      <w:r w:rsidRPr="00613327">
        <w:tab/>
      </w:r>
      <w:bookmarkEnd w:id="92"/>
    </w:p>
    <w:p w:rsidR="00823408" w:rsidRDefault="00592BD6" w:rsidP="008317E1">
      <w:pPr>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sectPr w:rsidR="00823408" w:rsidSect="004E3577">
      <w:pgSz w:w="11906" w:h="16838" w:code="9"/>
      <w:pgMar w:top="1440" w:right="2160" w:bottom="1440" w:left="1440" w:header="720" w:footer="720"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Yong" w:date="2013-12-15T18:15:00Z" w:initials="Y">
    <w:p w:rsidR="00F2117A" w:rsidRDefault="00F2117A">
      <w:pPr>
        <w:pStyle w:val="af"/>
        <w:rPr>
          <w:rFonts w:hint="eastAsia"/>
        </w:rPr>
      </w:pPr>
      <w:r>
        <w:rPr>
          <w:rStyle w:val="ae"/>
        </w:rPr>
        <w:annotationRef/>
      </w:r>
      <w:r>
        <w:t>Units need to be compatible within the equation. You can use actual units in your calculation.</w:t>
      </w:r>
    </w:p>
  </w:comment>
  <w:comment w:id="12" w:author="Yong" w:date="2013-12-15T18:15:00Z" w:initials="Y">
    <w:p w:rsidR="00F2117A" w:rsidRDefault="00F2117A">
      <w:pPr>
        <w:pStyle w:val="af"/>
        <w:rPr>
          <w:rFonts w:hint="eastAsia"/>
        </w:rPr>
      </w:pPr>
      <w:r>
        <w:rPr>
          <w:rStyle w:val="ae"/>
        </w:rPr>
        <w:annotationRef/>
      </w:r>
      <w:r>
        <w:t xml:space="preserve">You actually don’t have ingestion exposures in the method. If you want to add it, separate the dermal and ingestion exposures into two different subsections. </w:t>
      </w:r>
    </w:p>
  </w:comment>
  <w:comment w:id="25" w:author="Yong" w:date="2013-12-15T18:15:00Z" w:initials="Y">
    <w:p w:rsidR="00F2117A" w:rsidRDefault="00F2117A">
      <w:pPr>
        <w:pStyle w:val="af"/>
        <w:rPr>
          <w:rFonts w:hint="eastAsia"/>
        </w:rPr>
      </w:pPr>
      <w:r>
        <w:rPr>
          <w:rStyle w:val="ae"/>
        </w:rPr>
        <w:annotationRef/>
      </w:r>
      <w:r>
        <w:t xml:space="preserve">This needs to be discussed, not sure how did you exactly to define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r>
          <m:rPr>
            <m:sty m:val="p"/>
          </m:rPr>
          <w:rPr>
            <w:rFonts w:hAnsi="Times New Roman" w:cs="Times New Roman"/>
            <w:color w:val="000000"/>
            <w:sz w:val="24"/>
            <w:szCs w:val="24"/>
            <w:shd w:val="clear" w:color="auto" w:fill="FFFFFF"/>
          </w:rPr>
          <m:t xml:space="preserve"> and mean STD.</m:t>
        </m:r>
      </m:oMath>
    </w:p>
  </w:comment>
  <w:comment w:id="29" w:author="Yong" w:date="2013-12-15T18:15:00Z" w:initials="Y">
    <w:p w:rsidR="00F2117A" w:rsidRDefault="00F2117A">
      <w:pPr>
        <w:pStyle w:val="af"/>
        <w:rPr>
          <w:rFonts w:hint="eastAsia"/>
        </w:rPr>
      </w:pPr>
      <w:r>
        <w:rPr>
          <w:rStyle w:val="ae"/>
        </w:rPr>
        <w:annotationRef/>
      </w:r>
      <w:r>
        <w:t>Not clear</w:t>
      </w:r>
    </w:p>
  </w:comment>
  <w:comment w:id="30" w:author="Yong" w:date="2013-12-15T18:15:00Z" w:initials="Y">
    <w:p w:rsidR="00F2117A" w:rsidRDefault="00F2117A">
      <w:pPr>
        <w:pStyle w:val="af"/>
        <w:rPr>
          <w:rFonts w:hint="eastAsia"/>
        </w:rPr>
      </w:pPr>
      <w:r>
        <w:rPr>
          <w:rStyle w:val="ae"/>
        </w:rPr>
        <w:annotationRef/>
      </w:r>
      <w:r>
        <w:t>Not clear</w:t>
      </w:r>
    </w:p>
  </w:comment>
  <w:comment w:id="32" w:author="Yong" w:date="2013-12-15T18:15:00Z" w:initials="Y">
    <w:p w:rsidR="00F2117A" w:rsidRDefault="00F2117A">
      <w:pPr>
        <w:pStyle w:val="af"/>
        <w:rPr>
          <w:rFonts w:hint="eastAsia"/>
        </w:rPr>
      </w:pPr>
      <w:r>
        <w:rPr>
          <w:rStyle w:val="ae"/>
        </w:rPr>
        <w:annotationRef/>
      </w:r>
      <w:r>
        <w:t>What distribution? What do you mean by ‘maintained’, are they same for each climate region?</w:t>
      </w:r>
    </w:p>
  </w:comment>
  <w:comment w:id="33" w:author="Yong" w:date="2013-12-15T18:15:00Z" w:initials="Y">
    <w:p w:rsidR="00F2117A" w:rsidRDefault="00F2117A">
      <w:pPr>
        <w:pStyle w:val="af"/>
        <w:rPr>
          <w:rFonts w:hint="eastAsia"/>
        </w:rPr>
      </w:pPr>
      <w:r>
        <w:rPr>
          <w:rStyle w:val="ae"/>
        </w:rPr>
        <w:annotationRef/>
      </w:r>
      <w:r>
        <w:t>Use cross-reference to cite the figure in the text</w:t>
      </w:r>
    </w:p>
  </w:comment>
  <w:comment w:id="34" w:author="Yong" w:date="2013-12-15T18:15:00Z" w:initials="Y">
    <w:p w:rsidR="00F2117A" w:rsidRDefault="00F2117A">
      <w:pPr>
        <w:pStyle w:val="af"/>
        <w:rPr>
          <w:rFonts w:hint="eastAsia"/>
        </w:rPr>
      </w:pPr>
      <w:r>
        <w:rPr>
          <w:rStyle w:val="ae"/>
        </w:rPr>
        <w:annotationRef/>
      </w:r>
      <w:r>
        <w:t>Are these for total exposures? What are the units? Mass</w:t>
      </w:r>
      <w:proofErr w:type="gramStart"/>
      <w:r>
        <w:t>/(</w:t>
      </w:r>
      <w:proofErr w:type="gramEnd"/>
      <w:r>
        <w:t xml:space="preserve">day BW)? How did you convert the pollen # </w:t>
      </w:r>
      <w:proofErr w:type="gramStart"/>
      <w:r>
        <w:t>/(</w:t>
      </w:r>
      <w:proofErr w:type="gramEnd"/>
      <w:r>
        <w:t xml:space="preserve">day BW) to Mass/(day BW)? Did not see this in your method section. </w:t>
      </w:r>
      <w:proofErr w:type="gramStart"/>
      <w:r>
        <w:t>pollen</w:t>
      </w:r>
      <w:proofErr w:type="gramEnd"/>
      <w:r>
        <w:t xml:space="preserve"> # /(day BW) should be fine, if you did not convert the units, but pollen # has to be an integer. </w:t>
      </w:r>
    </w:p>
  </w:comment>
  <w:comment w:id="35" w:author="Yong" w:date="2013-12-15T18:15:00Z" w:initials="Y">
    <w:p w:rsidR="00F2117A" w:rsidRDefault="00F2117A">
      <w:pPr>
        <w:pStyle w:val="af"/>
        <w:rPr>
          <w:rFonts w:hint="eastAsia"/>
        </w:rPr>
      </w:pPr>
      <w:r>
        <w:rPr>
          <w:rStyle w:val="ae"/>
        </w:rPr>
        <w:annotationRef/>
      </w:r>
      <w:r>
        <w:t>???</w:t>
      </w:r>
    </w:p>
  </w:comment>
  <w:comment w:id="37" w:author="Yong" w:date="2013-12-15T18:15:00Z" w:initials="Y">
    <w:p w:rsidR="00F2117A" w:rsidRDefault="00F2117A">
      <w:pPr>
        <w:pStyle w:val="af"/>
        <w:rPr>
          <w:rFonts w:hint="eastAsia"/>
        </w:rPr>
      </w:pPr>
      <w:r>
        <w:rPr>
          <w:rStyle w:val="ae"/>
        </w:rPr>
        <w:annotationRef/>
      </w:r>
      <w:r>
        <w:t>This is confusing. Is this for inhalation or total exposure? Outliers is not suitable to be used here, did you mean more sensitive or interactive parameters?</w:t>
      </w:r>
    </w:p>
  </w:comment>
  <w:comment w:id="40" w:author="Yong" w:date="2013-12-15T18:15:00Z" w:initials="Y">
    <w:p w:rsidR="00F2117A" w:rsidRDefault="00F2117A">
      <w:pPr>
        <w:pStyle w:val="af"/>
        <w:rPr>
          <w:rFonts w:hint="eastAsia"/>
        </w:rPr>
      </w:pPr>
      <w:r>
        <w:rPr>
          <w:rStyle w:val="ae"/>
        </w:rPr>
        <w:annotationRef/>
      </w:r>
      <w:r>
        <w:t>Use correct symbol, there should be a bar over STD if you meant average STD</w:t>
      </w:r>
    </w:p>
  </w:comment>
  <w:comment w:id="41" w:author="Yong" w:date="2013-12-15T18:15:00Z" w:initials="Y">
    <w:p w:rsidR="00F2117A" w:rsidRDefault="00F2117A">
      <w:pPr>
        <w:pStyle w:val="af"/>
        <w:rPr>
          <w:rFonts w:hint="eastAsia"/>
        </w:rPr>
      </w:pPr>
      <w:r>
        <w:rPr>
          <w:rStyle w:val="ae"/>
        </w:rPr>
        <w:annotationRef/>
      </w:r>
      <w:r>
        <w:t xml:space="preserve">Where did you use this parameter? Did not see it in any equation and table. </w:t>
      </w:r>
    </w:p>
  </w:comment>
  <w:comment w:id="42" w:author="Yong" w:date="2013-12-15T18:15:00Z" w:initials="Y">
    <w:p w:rsidR="00F2117A" w:rsidRDefault="00F2117A">
      <w:pPr>
        <w:pStyle w:val="af"/>
        <w:rPr>
          <w:rFonts w:hint="eastAsia"/>
        </w:rPr>
      </w:pPr>
      <w:r>
        <w:rPr>
          <w:rStyle w:val="ae"/>
        </w:rPr>
        <w:annotationRef/>
      </w:r>
      <w:r>
        <w:t>Not clear. Needs to be rephrased</w:t>
      </w:r>
    </w:p>
  </w:comment>
  <w:comment w:id="43" w:author="Yong" w:date="2013-12-15T18:15:00Z" w:initials="Y">
    <w:p w:rsidR="00F2117A" w:rsidRDefault="00F2117A">
      <w:pPr>
        <w:pStyle w:val="af"/>
        <w:rPr>
          <w:rFonts w:hint="eastAsia"/>
        </w:rPr>
      </w:pPr>
      <w:r>
        <w:rPr>
          <w:rStyle w:val="ae"/>
        </w:rPr>
        <w:annotationRef/>
      </w:r>
      <w:r>
        <w:t>All the parameter names need to be consistent in the equations, texts and tables.</w:t>
      </w:r>
    </w:p>
  </w:comment>
  <w:comment w:id="45" w:author="Yong" w:date="2013-12-15T18:15:00Z" w:initials="Y">
    <w:p w:rsidR="00F2117A" w:rsidRDefault="00F2117A">
      <w:pPr>
        <w:pStyle w:val="af"/>
        <w:rPr>
          <w:rFonts w:hint="eastAsia"/>
        </w:rPr>
      </w:pPr>
      <w:r>
        <w:rPr>
          <w:rStyle w:val="ae"/>
        </w:rPr>
        <w:annotationRef/>
      </w:r>
      <w:r>
        <w:t xml:space="preserve">All the references in the text need to be cited through EndNote, NOT by hand. The format need to be consistent with the requirement of the Rutgers guide line (if any). </w:t>
      </w:r>
    </w:p>
  </w:comment>
  <w:comment w:id="46" w:author="Yong" w:date="2013-12-15T18:15:00Z" w:initials="Y">
    <w:p w:rsidR="00F2117A" w:rsidRDefault="00F2117A">
      <w:pPr>
        <w:pStyle w:val="af"/>
        <w:rPr>
          <w:rFonts w:hint="eastAsia"/>
        </w:rPr>
      </w:pPr>
      <w:r>
        <w:rPr>
          <w:rStyle w:val="ae"/>
        </w:rPr>
        <w:annotationRef/>
      </w:r>
      <w:r>
        <w:t>Conclusion needs to be rewritten. This is not conclusion at all. We will discuss this.</w:t>
      </w:r>
    </w:p>
  </w:comment>
  <w:comment w:id="47" w:author="Yong" w:date="2013-12-15T18:15:00Z" w:initials="Y">
    <w:p w:rsidR="00F2117A" w:rsidRDefault="00F2117A">
      <w:pPr>
        <w:pStyle w:val="af"/>
        <w:rPr>
          <w:rFonts w:hint="eastAsia"/>
        </w:rPr>
      </w:pPr>
      <w:r>
        <w:rPr>
          <w:rStyle w:val="ae"/>
        </w:rPr>
        <w:annotationRef/>
      </w:r>
      <w:r>
        <w:t>This should go to the results and discussions, not in the caption.</w:t>
      </w:r>
    </w:p>
  </w:comment>
  <w:comment w:id="70" w:author="Yong" w:date="2013-12-15T18:17:00Z" w:initials="Y">
    <w:p w:rsidR="00F2117A" w:rsidRDefault="00F2117A">
      <w:pPr>
        <w:pStyle w:val="af"/>
        <w:rPr>
          <w:rFonts w:hint="eastAsia"/>
        </w:rPr>
      </w:pPr>
      <w:r>
        <w:rPr>
          <w:rStyle w:val="ae"/>
        </w:rPr>
        <w:annotationRef/>
      </w:r>
      <w:r>
        <w:t>Formats of references need to be consistent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837" w:rsidRDefault="00C77837" w:rsidP="007E3CA3">
      <w:pPr>
        <w:rPr>
          <w:rFonts w:hint="eastAsia"/>
        </w:rPr>
      </w:pPr>
      <w:r>
        <w:separator/>
      </w:r>
    </w:p>
  </w:endnote>
  <w:endnote w:type="continuationSeparator" w:id="0">
    <w:p w:rsidR="00C77837" w:rsidRDefault="00C77837" w:rsidP="007E3CA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MSSBX10">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837" w:rsidRDefault="00C77837" w:rsidP="007E3CA3">
      <w:pPr>
        <w:rPr>
          <w:rFonts w:hint="eastAsia"/>
        </w:rPr>
      </w:pPr>
      <w:r>
        <w:separator/>
      </w:r>
    </w:p>
  </w:footnote>
  <w:footnote w:type="continuationSeparator" w:id="0">
    <w:p w:rsidR="00C77837" w:rsidRDefault="00C77837" w:rsidP="007E3CA3">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1253063"/>
      <w:docPartObj>
        <w:docPartGallery w:val="Page Numbers (Top of Page)"/>
        <w:docPartUnique/>
      </w:docPartObj>
    </w:sdtPr>
    <w:sdtContent>
      <w:p w:rsidR="00F2117A" w:rsidRDefault="00F2117A">
        <w:pPr>
          <w:pStyle w:val="a9"/>
          <w:jc w:val="right"/>
          <w:rPr>
            <w:rFonts w:hint="eastAsia"/>
          </w:rPr>
        </w:pPr>
        <w:r>
          <w:fldChar w:fldCharType="begin"/>
        </w:r>
        <w:r>
          <w:instrText xml:space="preserve"> PAGE   \* MERGEFORMAT </w:instrText>
        </w:r>
        <w:r>
          <w:fldChar w:fldCharType="separate"/>
        </w:r>
        <w:r w:rsidR="001333EB">
          <w:rPr>
            <w:noProof/>
          </w:rPr>
          <w:t>12</w:t>
        </w:r>
        <w:r>
          <w:rPr>
            <w:noProof/>
          </w:rPr>
          <w:fldChar w:fldCharType="end"/>
        </w:r>
      </w:p>
    </w:sdtContent>
  </w:sdt>
  <w:p w:rsidR="00F2117A" w:rsidRDefault="00F2117A">
    <w:pPr>
      <w:pStyle w:val="a9"/>
      <w:pBdr>
        <w:bottom w:val="single" w:sz="4" w:space="1" w:color="D9D9D9" w:themeColor="background1" w:themeShade="D9"/>
      </w:pBdr>
      <w:jc w:val="right"/>
      <w:rPr>
        <w:rFonts w:hint="eastAsi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D4594"/>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
    <w:nsid w:val="19FA34E5"/>
    <w:multiLevelType w:val="hybridMultilevel"/>
    <w:tmpl w:val="086C6662"/>
    <w:lvl w:ilvl="0" w:tplc="556C63DA">
      <w:start w:val="1"/>
      <w:numFmt w:val="decimal"/>
      <w:lvlText w:val="%1."/>
      <w:lvlJc w:val="left"/>
      <w:pPr>
        <w:ind w:left="11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0D1767"/>
    <w:multiLevelType w:val="multilevel"/>
    <w:tmpl w:val="37A06F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21A045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3E665EE"/>
    <w:multiLevelType w:val="hybridMultilevel"/>
    <w:tmpl w:val="59628620"/>
    <w:lvl w:ilvl="0" w:tplc="77DE026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4697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591B91"/>
    <w:multiLevelType w:val="hybridMultilevel"/>
    <w:tmpl w:val="759EBF5A"/>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8E172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rPr>
        <w:b/>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3CD43E7D"/>
    <w:multiLevelType w:val="hybridMultilevel"/>
    <w:tmpl w:val="0F743AFC"/>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32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1015ECC"/>
    <w:multiLevelType w:val="hybridMultilevel"/>
    <w:tmpl w:val="16760A8A"/>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num w:numId="1">
    <w:abstractNumId w:val="3"/>
  </w:num>
  <w:num w:numId="2">
    <w:abstractNumId w:val="7"/>
  </w:num>
  <w:num w:numId="3">
    <w:abstractNumId w:val="5"/>
  </w:num>
  <w:num w:numId="4">
    <w:abstractNumId w:val="9"/>
  </w:num>
  <w:num w:numId="5">
    <w:abstractNumId w:val="0"/>
  </w:num>
  <w:num w:numId="6">
    <w:abstractNumId w:val="2"/>
  </w:num>
  <w:num w:numId="7">
    <w:abstractNumId w:val="10"/>
  </w:num>
  <w:num w:numId="8">
    <w:abstractNumId w:val="1"/>
  </w:num>
  <w:num w:numId="9">
    <w:abstractNumId w:val="4"/>
  </w:num>
  <w:num w:numId="10">
    <w:abstractNumId w:val="7"/>
  </w:num>
  <w:num w:numId="11">
    <w:abstractNumId w:val="8"/>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2dtzart979vtdiedr97v25sr9s5rt9vep9tt&quot;&gt;thesiskunmei&lt;record-ids&gt;&lt;item&gt;2&lt;/item&gt;&lt;item&gt;3&lt;/item&gt;&lt;item&gt;5&lt;/item&gt;&lt;item&gt;8&lt;/item&gt;&lt;item&gt;9&lt;/item&gt;&lt;item&gt;15&lt;/item&gt;&lt;item&gt;16&lt;/item&gt;&lt;item&gt;18&lt;/item&gt;&lt;item&gt;19&lt;/item&gt;&lt;item&gt;20&lt;/item&gt;&lt;item&gt;21&lt;/item&gt;&lt;item&gt;22&lt;/item&gt;&lt;item&gt;24&lt;/item&gt;&lt;item&gt;25&lt;/item&gt;&lt;item&gt;28&lt;/item&gt;&lt;item&gt;29&lt;/item&gt;&lt;item&gt;30&lt;/item&gt;&lt;item&gt;34&lt;/item&gt;&lt;item&gt;35&lt;/item&gt;&lt;item&gt;37&lt;/item&gt;&lt;item&gt;38&lt;/item&gt;&lt;item&gt;39&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046B0"/>
    <w:rsid w:val="0000101F"/>
    <w:rsid w:val="000015E8"/>
    <w:rsid w:val="0000390D"/>
    <w:rsid w:val="00005A81"/>
    <w:rsid w:val="000103C6"/>
    <w:rsid w:val="00010504"/>
    <w:rsid w:val="00011A64"/>
    <w:rsid w:val="00015435"/>
    <w:rsid w:val="00022349"/>
    <w:rsid w:val="000225B3"/>
    <w:rsid w:val="000277AA"/>
    <w:rsid w:val="000337B5"/>
    <w:rsid w:val="00081329"/>
    <w:rsid w:val="0008558A"/>
    <w:rsid w:val="00085987"/>
    <w:rsid w:val="00085E0F"/>
    <w:rsid w:val="000927B8"/>
    <w:rsid w:val="000930FE"/>
    <w:rsid w:val="00094E6B"/>
    <w:rsid w:val="00096F0B"/>
    <w:rsid w:val="000A179A"/>
    <w:rsid w:val="000A3E1B"/>
    <w:rsid w:val="000A460A"/>
    <w:rsid w:val="000A7D4A"/>
    <w:rsid w:val="000B20B4"/>
    <w:rsid w:val="000B44CA"/>
    <w:rsid w:val="000B5F14"/>
    <w:rsid w:val="000B6ABB"/>
    <w:rsid w:val="000C0C9E"/>
    <w:rsid w:val="000C1806"/>
    <w:rsid w:val="000C2A9C"/>
    <w:rsid w:val="000C5B03"/>
    <w:rsid w:val="000C6F31"/>
    <w:rsid w:val="000C7EC6"/>
    <w:rsid w:val="000D2E99"/>
    <w:rsid w:val="000D5093"/>
    <w:rsid w:val="000D638F"/>
    <w:rsid w:val="000D6843"/>
    <w:rsid w:val="000D7FE0"/>
    <w:rsid w:val="000E13F3"/>
    <w:rsid w:val="000E1B0E"/>
    <w:rsid w:val="000E4139"/>
    <w:rsid w:val="000E59E3"/>
    <w:rsid w:val="000E6B8A"/>
    <w:rsid w:val="000E6E70"/>
    <w:rsid w:val="000F1403"/>
    <w:rsid w:val="000F1B6D"/>
    <w:rsid w:val="000F4467"/>
    <w:rsid w:val="000F454B"/>
    <w:rsid w:val="000F4649"/>
    <w:rsid w:val="000F73DC"/>
    <w:rsid w:val="00103192"/>
    <w:rsid w:val="00103C61"/>
    <w:rsid w:val="00107663"/>
    <w:rsid w:val="001125C6"/>
    <w:rsid w:val="00112A39"/>
    <w:rsid w:val="001133EB"/>
    <w:rsid w:val="00114A22"/>
    <w:rsid w:val="00120D5B"/>
    <w:rsid w:val="00122C75"/>
    <w:rsid w:val="00130F60"/>
    <w:rsid w:val="001314B6"/>
    <w:rsid w:val="001333EB"/>
    <w:rsid w:val="00133A40"/>
    <w:rsid w:val="00134471"/>
    <w:rsid w:val="00153B3A"/>
    <w:rsid w:val="001673A8"/>
    <w:rsid w:val="001675D6"/>
    <w:rsid w:val="00167903"/>
    <w:rsid w:val="00170C07"/>
    <w:rsid w:val="001743B2"/>
    <w:rsid w:val="00174E52"/>
    <w:rsid w:val="00175D51"/>
    <w:rsid w:val="0019057D"/>
    <w:rsid w:val="00194308"/>
    <w:rsid w:val="00195966"/>
    <w:rsid w:val="00195B7A"/>
    <w:rsid w:val="001A301A"/>
    <w:rsid w:val="001A34F7"/>
    <w:rsid w:val="001A421B"/>
    <w:rsid w:val="001A4919"/>
    <w:rsid w:val="001A4BE2"/>
    <w:rsid w:val="001C0B6E"/>
    <w:rsid w:val="001C0C5F"/>
    <w:rsid w:val="001C5ED6"/>
    <w:rsid w:val="001C6470"/>
    <w:rsid w:val="001D7717"/>
    <w:rsid w:val="001E09B1"/>
    <w:rsid w:val="001E6012"/>
    <w:rsid w:val="001F6833"/>
    <w:rsid w:val="001F6FA0"/>
    <w:rsid w:val="001F75FB"/>
    <w:rsid w:val="001F7B7C"/>
    <w:rsid w:val="00200F18"/>
    <w:rsid w:val="00202512"/>
    <w:rsid w:val="00204845"/>
    <w:rsid w:val="00211B70"/>
    <w:rsid w:val="0021512E"/>
    <w:rsid w:val="00215252"/>
    <w:rsid w:val="00215D06"/>
    <w:rsid w:val="00216644"/>
    <w:rsid w:val="002169D9"/>
    <w:rsid w:val="00217F27"/>
    <w:rsid w:val="00223F5C"/>
    <w:rsid w:val="00227D8A"/>
    <w:rsid w:val="00227E87"/>
    <w:rsid w:val="00235820"/>
    <w:rsid w:val="00235C4E"/>
    <w:rsid w:val="00241F40"/>
    <w:rsid w:val="00247747"/>
    <w:rsid w:val="00252D2B"/>
    <w:rsid w:val="002539AF"/>
    <w:rsid w:val="00253FDA"/>
    <w:rsid w:val="00255A7A"/>
    <w:rsid w:val="00260A6E"/>
    <w:rsid w:val="00264360"/>
    <w:rsid w:val="002702CC"/>
    <w:rsid w:val="002720F4"/>
    <w:rsid w:val="00275B52"/>
    <w:rsid w:val="00276777"/>
    <w:rsid w:val="00282103"/>
    <w:rsid w:val="00287CA8"/>
    <w:rsid w:val="00294129"/>
    <w:rsid w:val="002955EE"/>
    <w:rsid w:val="00297704"/>
    <w:rsid w:val="002A4994"/>
    <w:rsid w:val="002B3B35"/>
    <w:rsid w:val="002B436D"/>
    <w:rsid w:val="002B4AD8"/>
    <w:rsid w:val="002B6ADA"/>
    <w:rsid w:val="002C0152"/>
    <w:rsid w:val="002C0A85"/>
    <w:rsid w:val="002C1403"/>
    <w:rsid w:val="002C51BE"/>
    <w:rsid w:val="002C63BD"/>
    <w:rsid w:val="002C7669"/>
    <w:rsid w:val="002C789B"/>
    <w:rsid w:val="002E2FF9"/>
    <w:rsid w:val="002E5BA3"/>
    <w:rsid w:val="002F13D0"/>
    <w:rsid w:val="002F3DB9"/>
    <w:rsid w:val="002F71C8"/>
    <w:rsid w:val="00302B41"/>
    <w:rsid w:val="00303222"/>
    <w:rsid w:val="003079AA"/>
    <w:rsid w:val="00307B77"/>
    <w:rsid w:val="00314C0A"/>
    <w:rsid w:val="00323344"/>
    <w:rsid w:val="00330120"/>
    <w:rsid w:val="0033298B"/>
    <w:rsid w:val="0033454B"/>
    <w:rsid w:val="003407B5"/>
    <w:rsid w:val="00344908"/>
    <w:rsid w:val="003506BC"/>
    <w:rsid w:val="00351780"/>
    <w:rsid w:val="003519AF"/>
    <w:rsid w:val="00352886"/>
    <w:rsid w:val="00352D73"/>
    <w:rsid w:val="003536CA"/>
    <w:rsid w:val="00353AC7"/>
    <w:rsid w:val="00355FDD"/>
    <w:rsid w:val="003570B1"/>
    <w:rsid w:val="0035792B"/>
    <w:rsid w:val="00366D2F"/>
    <w:rsid w:val="003766D8"/>
    <w:rsid w:val="0037707B"/>
    <w:rsid w:val="0037744C"/>
    <w:rsid w:val="00382EDA"/>
    <w:rsid w:val="0038542C"/>
    <w:rsid w:val="003923D9"/>
    <w:rsid w:val="003B23B4"/>
    <w:rsid w:val="003B3572"/>
    <w:rsid w:val="003B3EA6"/>
    <w:rsid w:val="003B77C7"/>
    <w:rsid w:val="003C0FB8"/>
    <w:rsid w:val="003C3DB5"/>
    <w:rsid w:val="003C7D36"/>
    <w:rsid w:val="003C7F12"/>
    <w:rsid w:val="003D03C1"/>
    <w:rsid w:val="003D3DC4"/>
    <w:rsid w:val="003D6BD0"/>
    <w:rsid w:val="003E56B6"/>
    <w:rsid w:val="003E5B79"/>
    <w:rsid w:val="003E70F6"/>
    <w:rsid w:val="003F2442"/>
    <w:rsid w:val="003F24F5"/>
    <w:rsid w:val="003F3700"/>
    <w:rsid w:val="00410020"/>
    <w:rsid w:val="00411BF4"/>
    <w:rsid w:val="004155A3"/>
    <w:rsid w:val="00416BDE"/>
    <w:rsid w:val="00422F5B"/>
    <w:rsid w:val="004234DE"/>
    <w:rsid w:val="00423D97"/>
    <w:rsid w:val="00430563"/>
    <w:rsid w:val="0044119F"/>
    <w:rsid w:val="00442EE0"/>
    <w:rsid w:val="0044561E"/>
    <w:rsid w:val="0044644D"/>
    <w:rsid w:val="00447ECE"/>
    <w:rsid w:val="004561B1"/>
    <w:rsid w:val="004603FC"/>
    <w:rsid w:val="004611E3"/>
    <w:rsid w:val="0046460C"/>
    <w:rsid w:val="0046571C"/>
    <w:rsid w:val="00475CB0"/>
    <w:rsid w:val="0047788F"/>
    <w:rsid w:val="00480E64"/>
    <w:rsid w:val="00485F12"/>
    <w:rsid w:val="004864F4"/>
    <w:rsid w:val="00490BF9"/>
    <w:rsid w:val="00493306"/>
    <w:rsid w:val="00493AF4"/>
    <w:rsid w:val="004A3D05"/>
    <w:rsid w:val="004B2008"/>
    <w:rsid w:val="004B59EE"/>
    <w:rsid w:val="004B624D"/>
    <w:rsid w:val="004C1DDA"/>
    <w:rsid w:val="004C3139"/>
    <w:rsid w:val="004C3DA9"/>
    <w:rsid w:val="004C7C64"/>
    <w:rsid w:val="004C7D50"/>
    <w:rsid w:val="004D13FF"/>
    <w:rsid w:val="004D4345"/>
    <w:rsid w:val="004E22CF"/>
    <w:rsid w:val="004E3577"/>
    <w:rsid w:val="004E5306"/>
    <w:rsid w:val="004F3FEA"/>
    <w:rsid w:val="004F7397"/>
    <w:rsid w:val="004F7B54"/>
    <w:rsid w:val="00500CF5"/>
    <w:rsid w:val="00505CC3"/>
    <w:rsid w:val="0050675C"/>
    <w:rsid w:val="00513C2A"/>
    <w:rsid w:val="00515999"/>
    <w:rsid w:val="0051610D"/>
    <w:rsid w:val="00524BD0"/>
    <w:rsid w:val="0052560A"/>
    <w:rsid w:val="00525D11"/>
    <w:rsid w:val="0052675C"/>
    <w:rsid w:val="00530392"/>
    <w:rsid w:val="005307A4"/>
    <w:rsid w:val="00536D17"/>
    <w:rsid w:val="00541D53"/>
    <w:rsid w:val="005503D9"/>
    <w:rsid w:val="00554A27"/>
    <w:rsid w:val="005575CD"/>
    <w:rsid w:val="00557967"/>
    <w:rsid w:val="00560BD6"/>
    <w:rsid w:val="00560E5F"/>
    <w:rsid w:val="00570DD6"/>
    <w:rsid w:val="0057356D"/>
    <w:rsid w:val="00580253"/>
    <w:rsid w:val="00581EDE"/>
    <w:rsid w:val="00582296"/>
    <w:rsid w:val="00582EAE"/>
    <w:rsid w:val="00584C87"/>
    <w:rsid w:val="00586EE7"/>
    <w:rsid w:val="00590ABB"/>
    <w:rsid w:val="00592B65"/>
    <w:rsid w:val="00592BD6"/>
    <w:rsid w:val="00594975"/>
    <w:rsid w:val="00597CEE"/>
    <w:rsid w:val="005A55D6"/>
    <w:rsid w:val="005A61F3"/>
    <w:rsid w:val="005C1305"/>
    <w:rsid w:val="005C74E0"/>
    <w:rsid w:val="005D6292"/>
    <w:rsid w:val="005E0108"/>
    <w:rsid w:val="005E0E72"/>
    <w:rsid w:val="005E1A97"/>
    <w:rsid w:val="005E2012"/>
    <w:rsid w:val="005E6538"/>
    <w:rsid w:val="005F2550"/>
    <w:rsid w:val="005F4656"/>
    <w:rsid w:val="005F6822"/>
    <w:rsid w:val="005F6DD4"/>
    <w:rsid w:val="00602D5E"/>
    <w:rsid w:val="00606692"/>
    <w:rsid w:val="00612606"/>
    <w:rsid w:val="00613327"/>
    <w:rsid w:val="00617B13"/>
    <w:rsid w:val="0062431B"/>
    <w:rsid w:val="00624443"/>
    <w:rsid w:val="00624CEE"/>
    <w:rsid w:val="0063262C"/>
    <w:rsid w:val="00634601"/>
    <w:rsid w:val="00635FE2"/>
    <w:rsid w:val="006468FF"/>
    <w:rsid w:val="0065260D"/>
    <w:rsid w:val="00655F1F"/>
    <w:rsid w:val="006610D8"/>
    <w:rsid w:val="0066116E"/>
    <w:rsid w:val="00663970"/>
    <w:rsid w:val="00665627"/>
    <w:rsid w:val="00676A55"/>
    <w:rsid w:val="006805F5"/>
    <w:rsid w:val="00682BD6"/>
    <w:rsid w:val="00682E05"/>
    <w:rsid w:val="00683778"/>
    <w:rsid w:val="00684B08"/>
    <w:rsid w:val="00685F32"/>
    <w:rsid w:val="006937AD"/>
    <w:rsid w:val="00695A5D"/>
    <w:rsid w:val="00696769"/>
    <w:rsid w:val="006A1F96"/>
    <w:rsid w:val="006A7C06"/>
    <w:rsid w:val="006B01DD"/>
    <w:rsid w:val="006B1976"/>
    <w:rsid w:val="006C6743"/>
    <w:rsid w:val="006C6935"/>
    <w:rsid w:val="006D26A1"/>
    <w:rsid w:val="006D314F"/>
    <w:rsid w:val="006D3C42"/>
    <w:rsid w:val="006D607E"/>
    <w:rsid w:val="006D6CBD"/>
    <w:rsid w:val="006E20E7"/>
    <w:rsid w:val="006E3950"/>
    <w:rsid w:val="006E3D3B"/>
    <w:rsid w:val="006F1777"/>
    <w:rsid w:val="006F1C9E"/>
    <w:rsid w:val="006F352F"/>
    <w:rsid w:val="006F3EF9"/>
    <w:rsid w:val="007045A1"/>
    <w:rsid w:val="00705A53"/>
    <w:rsid w:val="0070668A"/>
    <w:rsid w:val="00707416"/>
    <w:rsid w:val="00711EC3"/>
    <w:rsid w:val="00713BBF"/>
    <w:rsid w:val="00713C12"/>
    <w:rsid w:val="0071592D"/>
    <w:rsid w:val="007171DC"/>
    <w:rsid w:val="00720CAE"/>
    <w:rsid w:val="00720EA4"/>
    <w:rsid w:val="00721671"/>
    <w:rsid w:val="00727CBF"/>
    <w:rsid w:val="00733E04"/>
    <w:rsid w:val="00735267"/>
    <w:rsid w:val="0073544C"/>
    <w:rsid w:val="00741788"/>
    <w:rsid w:val="00742B53"/>
    <w:rsid w:val="00742C49"/>
    <w:rsid w:val="00743661"/>
    <w:rsid w:val="007455B6"/>
    <w:rsid w:val="00755D8B"/>
    <w:rsid w:val="007612FE"/>
    <w:rsid w:val="00766C6D"/>
    <w:rsid w:val="00767F78"/>
    <w:rsid w:val="007708AF"/>
    <w:rsid w:val="007801E1"/>
    <w:rsid w:val="0078319D"/>
    <w:rsid w:val="00784208"/>
    <w:rsid w:val="00797885"/>
    <w:rsid w:val="00797D6A"/>
    <w:rsid w:val="007A0A75"/>
    <w:rsid w:val="007A4D6A"/>
    <w:rsid w:val="007A6297"/>
    <w:rsid w:val="007B08A6"/>
    <w:rsid w:val="007B20B8"/>
    <w:rsid w:val="007B50B4"/>
    <w:rsid w:val="007B5143"/>
    <w:rsid w:val="007B6448"/>
    <w:rsid w:val="007B6467"/>
    <w:rsid w:val="007C055F"/>
    <w:rsid w:val="007C111E"/>
    <w:rsid w:val="007C3056"/>
    <w:rsid w:val="007C7189"/>
    <w:rsid w:val="007C779C"/>
    <w:rsid w:val="007D3D22"/>
    <w:rsid w:val="007D4ACE"/>
    <w:rsid w:val="007D6C2F"/>
    <w:rsid w:val="007E0204"/>
    <w:rsid w:val="007E3CA3"/>
    <w:rsid w:val="007F0728"/>
    <w:rsid w:val="007F1A4F"/>
    <w:rsid w:val="007F1E56"/>
    <w:rsid w:val="007F28B7"/>
    <w:rsid w:val="007F66C4"/>
    <w:rsid w:val="007F764C"/>
    <w:rsid w:val="00801105"/>
    <w:rsid w:val="0080644E"/>
    <w:rsid w:val="00806D6B"/>
    <w:rsid w:val="008136E5"/>
    <w:rsid w:val="0081409E"/>
    <w:rsid w:val="00814206"/>
    <w:rsid w:val="00823408"/>
    <w:rsid w:val="008258E5"/>
    <w:rsid w:val="00826D69"/>
    <w:rsid w:val="0083013E"/>
    <w:rsid w:val="008317E1"/>
    <w:rsid w:val="00834903"/>
    <w:rsid w:val="008448BB"/>
    <w:rsid w:val="0086017F"/>
    <w:rsid w:val="00860276"/>
    <w:rsid w:val="00863BE3"/>
    <w:rsid w:val="0086701F"/>
    <w:rsid w:val="0087412D"/>
    <w:rsid w:val="00874871"/>
    <w:rsid w:val="0088015A"/>
    <w:rsid w:val="00884D75"/>
    <w:rsid w:val="00885C5A"/>
    <w:rsid w:val="008914A8"/>
    <w:rsid w:val="0089170C"/>
    <w:rsid w:val="00894BCA"/>
    <w:rsid w:val="008A02FD"/>
    <w:rsid w:val="008A0F7B"/>
    <w:rsid w:val="008A3507"/>
    <w:rsid w:val="008A695D"/>
    <w:rsid w:val="008B10CB"/>
    <w:rsid w:val="008B16CA"/>
    <w:rsid w:val="008B6ADB"/>
    <w:rsid w:val="008C07FA"/>
    <w:rsid w:val="008C29F8"/>
    <w:rsid w:val="008C3DB0"/>
    <w:rsid w:val="008C6F56"/>
    <w:rsid w:val="008C7E0F"/>
    <w:rsid w:val="008D02A0"/>
    <w:rsid w:val="008D2EDA"/>
    <w:rsid w:val="008D50F8"/>
    <w:rsid w:val="008D7A36"/>
    <w:rsid w:val="008E640D"/>
    <w:rsid w:val="008F2EA4"/>
    <w:rsid w:val="008F3D0E"/>
    <w:rsid w:val="008F3ED1"/>
    <w:rsid w:val="008F7242"/>
    <w:rsid w:val="008F725A"/>
    <w:rsid w:val="0090261D"/>
    <w:rsid w:val="0091290B"/>
    <w:rsid w:val="0091384F"/>
    <w:rsid w:val="00914778"/>
    <w:rsid w:val="009166C0"/>
    <w:rsid w:val="00933CD8"/>
    <w:rsid w:val="009344A9"/>
    <w:rsid w:val="009355F3"/>
    <w:rsid w:val="0093652A"/>
    <w:rsid w:val="009413C6"/>
    <w:rsid w:val="00945413"/>
    <w:rsid w:val="00947E93"/>
    <w:rsid w:val="00952CE5"/>
    <w:rsid w:val="009548CC"/>
    <w:rsid w:val="00957EC6"/>
    <w:rsid w:val="00970278"/>
    <w:rsid w:val="00970882"/>
    <w:rsid w:val="00981AC2"/>
    <w:rsid w:val="00984014"/>
    <w:rsid w:val="00986DBC"/>
    <w:rsid w:val="0099512C"/>
    <w:rsid w:val="009A3979"/>
    <w:rsid w:val="009A6517"/>
    <w:rsid w:val="009B7047"/>
    <w:rsid w:val="009B77BD"/>
    <w:rsid w:val="009D0359"/>
    <w:rsid w:val="009D0813"/>
    <w:rsid w:val="009D0CDB"/>
    <w:rsid w:val="009D3410"/>
    <w:rsid w:val="009E0203"/>
    <w:rsid w:val="009F663B"/>
    <w:rsid w:val="00A01E18"/>
    <w:rsid w:val="00A06841"/>
    <w:rsid w:val="00A06A0F"/>
    <w:rsid w:val="00A0797C"/>
    <w:rsid w:val="00A11063"/>
    <w:rsid w:val="00A1533C"/>
    <w:rsid w:val="00A1622A"/>
    <w:rsid w:val="00A21693"/>
    <w:rsid w:val="00A22C5E"/>
    <w:rsid w:val="00A22EE7"/>
    <w:rsid w:val="00A27B67"/>
    <w:rsid w:val="00A27C06"/>
    <w:rsid w:val="00A34444"/>
    <w:rsid w:val="00A36305"/>
    <w:rsid w:val="00A438A5"/>
    <w:rsid w:val="00A43A29"/>
    <w:rsid w:val="00A4649F"/>
    <w:rsid w:val="00A476A5"/>
    <w:rsid w:val="00A47994"/>
    <w:rsid w:val="00A528C2"/>
    <w:rsid w:val="00A53630"/>
    <w:rsid w:val="00A55F7E"/>
    <w:rsid w:val="00A60B96"/>
    <w:rsid w:val="00A6161A"/>
    <w:rsid w:val="00A65FB0"/>
    <w:rsid w:val="00A71B5B"/>
    <w:rsid w:val="00A74362"/>
    <w:rsid w:val="00A75869"/>
    <w:rsid w:val="00A7798E"/>
    <w:rsid w:val="00A80D3E"/>
    <w:rsid w:val="00A9034D"/>
    <w:rsid w:val="00A935C9"/>
    <w:rsid w:val="00A93AB0"/>
    <w:rsid w:val="00A94079"/>
    <w:rsid w:val="00A954F1"/>
    <w:rsid w:val="00A96FFE"/>
    <w:rsid w:val="00AB65DC"/>
    <w:rsid w:val="00AC01A4"/>
    <w:rsid w:val="00AC577D"/>
    <w:rsid w:val="00AC71C9"/>
    <w:rsid w:val="00AD24FE"/>
    <w:rsid w:val="00AE6C0D"/>
    <w:rsid w:val="00AF3191"/>
    <w:rsid w:val="00AF5DA5"/>
    <w:rsid w:val="00AF7C50"/>
    <w:rsid w:val="00B003B1"/>
    <w:rsid w:val="00B004A1"/>
    <w:rsid w:val="00B01DCC"/>
    <w:rsid w:val="00B11B86"/>
    <w:rsid w:val="00B12D2C"/>
    <w:rsid w:val="00B132C8"/>
    <w:rsid w:val="00B1628D"/>
    <w:rsid w:val="00B23D68"/>
    <w:rsid w:val="00B260E3"/>
    <w:rsid w:val="00B27A15"/>
    <w:rsid w:val="00B30EE5"/>
    <w:rsid w:val="00B441C7"/>
    <w:rsid w:val="00B453EA"/>
    <w:rsid w:val="00B52609"/>
    <w:rsid w:val="00B52781"/>
    <w:rsid w:val="00B75677"/>
    <w:rsid w:val="00B84D21"/>
    <w:rsid w:val="00B85FE4"/>
    <w:rsid w:val="00B87340"/>
    <w:rsid w:val="00B906AD"/>
    <w:rsid w:val="00B915C8"/>
    <w:rsid w:val="00BA58F1"/>
    <w:rsid w:val="00BB1924"/>
    <w:rsid w:val="00BB3F4F"/>
    <w:rsid w:val="00BB4037"/>
    <w:rsid w:val="00BB6DB6"/>
    <w:rsid w:val="00BC14FE"/>
    <w:rsid w:val="00BC1AE7"/>
    <w:rsid w:val="00BC265E"/>
    <w:rsid w:val="00BC417D"/>
    <w:rsid w:val="00BC4C84"/>
    <w:rsid w:val="00BC6BB1"/>
    <w:rsid w:val="00BD1151"/>
    <w:rsid w:val="00BD3E2B"/>
    <w:rsid w:val="00BD4BD2"/>
    <w:rsid w:val="00BE1E2C"/>
    <w:rsid w:val="00BF2267"/>
    <w:rsid w:val="00BF2BB3"/>
    <w:rsid w:val="00BF6767"/>
    <w:rsid w:val="00C003BC"/>
    <w:rsid w:val="00C01CDF"/>
    <w:rsid w:val="00C02919"/>
    <w:rsid w:val="00C03FC8"/>
    <w:rsid w:val="00C0522D"/>
    <w:rsid w:val="00C07736"/>
    <w:rsid w:val="00C31581"/>
    <w:rsid w:val="00C32C92"/>
    <w:rsid w:val="00C346C9"/>
    <w:rsid w:val="00C43DB7"/>
    <w:rsid w:val="00C4510A"/>
    <w:rsid w:val="00C47953"/>
    <w:rsid w:val="00C47BE8"/>
    <w:rsid w:val="00C53C90"/>
    <w:rsid w:val="00C61248"/>
    <w:rsid w:val="00C646FF"/>
    <w:rsid w:val="00C65BBB"/>
    <w:rsid w:val="00C70375"/>
    <w:rsid w:val="00C720CB"/>
    <w:rsid w:val="00C73650"/>
    <w:rsid w:val="00C747A0"/>
    <w:rsid w:val="00C75A54"/>
    <w:rsid w:val="00C773F4"/>
    <w:rsid w:val="00C77837"/>
    <w:rsid w:val="00C82DAA"/>
    <w:rsid w:val="00C84A5D"/>
    <w:rsid w:val="00C87432"/>
    <w:rsid w:val="00C9148E"/>
    <w:rsid w:val="00C9519A"/>
    <w:rsid w:val="00C971CD"/>
    <w:rsid w:val="00C97B2F"/>
    <w:rsid w:val="00CA1ADA"/>
    <w:rsid w:val="00CA2402"/>
    <w:rsid w:val="00CA4BFC"/>
    <w:rsid w:val="00CB02F6"/>
    <w:rsid w:val="00CB28B0"/>
    <w:rsid w:val="00CB3CE1"/>
    <w:rsid w:val="00CD1FC1"/>
    <w:rsid w:val="00CE2546"/>
    <w:rsid w:val="00CE34F8"/>
    <w:rsid w:val="00CF0854"/>
    <w:rsid w:val="00CF2A85"/>
    <w:rsid w:val="00CF6C00"/>
    <w:rsid w:val="00D012DD"/>
    <w:rsid w:val="00D01B79"/>
    <w:rsid w:val="00D06CA9"/>
    <w:rsid w:val="00D12097"/>
    <w:rsid w:val="00D12A6F"/>
    <w:rsid w:val="00D14C9C"/>
    <w:rsid w:val="00D178F1"/>
    <w:rsid w:val="00D21308"/>
    <w:rsid w:val="00D2332B"/>
    <w:rsid w:val="00D23CAF"/>
    <w:rsid w:val="00D2419F"/>
    <w:rsid w:val="00D241C6"/>
    <w:rsid w:val="00D30638"/>
    <w:rsid w:val="00D324FF"/>
    <w:rsid w:val="00D40122"/>
    <w:rsid w:val="00D43D59"/>
    <w:rsid w:val="00D50A41"/>
    <w:rsid w:val="00D53AAB"/>
    <w:rsid w:val="00D54482"/>
    <w:rsid w:val="00D556BA"/>
    <w:rsid w:val="00D557A7"/>
    <w:rsid w:val="00D61707"/>
    <w:rsid w:val="00D6294F"/>
    <w:rsid w:val="00D7199A"/>
    <w:rsid w:val="00D71F5B"/>
    <w:rsid w:val="00D76960"/>
    <w:rsid w:val="00D7792B"/>
    <w:rsid w:val="00D848FA"/>
    <w:rsid w:val="00D85308"/>
    <w:rsid w:val="00D85CE5"/>
    <w:rsid w:val="00D90985"/>
    <w:rsid w:val="00D9268C"/>
    <w:rsid w:val="00DA1F97"/>
    <w:rsid w:val="00DA21AE"/>
    <w:rsid w:val="00DA3735"/>
    <w:rsid w:val="00DA5557"/>
    <w:rsid w:val="00DA6BF7"/>
    <w:rsid w:val="00DA6D26"/>
    <w:rsid w:val="00DB4253"/>
    <w:rsid w:val="00DC1DE7"/>
    <w:rsid w:val="00DC36E0"/>
    <w:rsid w:val="00DC6450"/>
    <w:rsid w:val="00DE10B1"/>
    <w:rsid w:val="00DE1C46"/>
    <w:rsid w:val="00DE28EB"/>
    <w:rsid w:val="00DE3195"/>
    <w:rsid w:val="00DE360F"/>
    <w:rsid w:val="00DE4B32"/>
    <w:rsid w:val="00DE7A61"/>
    <w:rsid w:val="00DF2546"/>
    <w:rsid w:val="00DF280D"/>
    <w:rsid w:val="00DF3C60"/>
    <w:rsid w:val="00DF6A54"/>
    <w:rsid w:val="00E046B0"/>
    <w:rsid w:val="00E052B2"/>
    <w:rsid w:val="00E06B82"/>
    <w:rsid w:val="00E10530"/>
    <w:rsid w:val="00E10779"/>
    <w:rsid w:val="00E10BF9"/>
    <w:rsid w:val="00E10DBF"/>
    <w:rsid w:val="00E10F79"/>
    <w:rsid w:val="00E14FCF"/>
    <w:rsid w:val="00E15BDF"/>
    <w:rsid w:val="00E17434"/>
    <w:rsid w:val="00E3130E"/>
    <w:rsid w:val="00E339EF"/>
    <w:rsid w:val="00E351E3"/>
    <w:rsid w:val="00E414B5"/>
    <w:rsid w:val="00E42F0A"/>
    <w:rsid w:val="00E431E4"/>
    <w:rsid w:val="00E46833"/>
    <w:rsid w:val="00E5446E"/>
    <w:rsid w:val="00E5654F"/>
    <w:rsid w:val="00E57D41"/>
    <w:rsid w:val="00E63027"/>
    <w:rsid w:val="00E639C8"/>
    <w:rsid w:val="00E64FF3"/>
    <w:rsid w:val="00E65C96"/>
    <w:rsid w:val="00E6666D"/>
    <w:rsid w:val="00E71A0E"/>
    <w:rsid w:val="00E730CA"/>
    <w:rsid w:val="00E7692F"/>
    <w:rsid w:val="00E80556"/>
    <w:rsid w:val="00E82BD2"/>
    <w:rsid w:val="00E83E28"/>
    <w:rsid w:val="00E878C3"/>
    <w:rsid w:val="00E91CE2"/>
    <w:rsid w:val="00E92273"/>
    <w:rsid w:val="00EA040C"/>
    <w:rsid w:val="00EA27A0"/>
    <w:rsid w:val="00EA30C4"/>
    <w:rsid w:val="00EA3F66"/>
    <w:rsid w:val="00EA3FAD"/>
    <w:rsid w:val="00EA4280"/>
    <w:rsid w:val="00EA4E5C"/>
    <w:rsid w:val="00EA6160"/>
    <w:rsid w:val="00EA7CF8"/>
    <w:rsid w:val="00EB306E"/>
    <w:rsid w:val="00EC3158"/>
    <w:rsid w:val="00EC6882"/>
    <w:rsid w:val="00ED14E8"/>
    <w:rsid w:val="00ED3009"/>
    <w:rsid w:val="00ED7745"/>
    <w:rsid w:val="00EE3D0B"/>
    <w:rsid w:val="00EE4B0A"/>
    <w:rsid w:val="00EE4EA3"/>
    <w:rsid w:val="00EE5C62"/>
    <w:rsid w:val="00EE7C52"/>
    <w:rsid w:val="00EF1A37"/>
    <w:rsid w:val="00EF1A81"/>
    <w:rsid w:val="00EF2BFC"/>
    <w:rsid w:val="00EF60BE"/>
    <w:rsid w:val="00F07D8F"/>
    <w:rsid w:val="00F07FDC"/>
    <w:rsid w:val="00F15B27"/>
    <w:rsid w:val="00F15D1A"/>
    <w:rsid w:val="00F16E6C"/>
    <w:rsid w:val="00F1724D"/>
    <w:rsid w:val="00F20B0F"/>
    <w:rsid w:val="00F2117A"/>
    <w:rsid w:val="00F25D7F"/>
    <w:rsid w:val="00F36C27"/>
    <w:rsid w:val="00F37713"/>
    <w:rsid w:val="00F41EF7"/>
    <w:rsid w:val="00F44BDB"/>
    <w:rsid w:val="00F464A7"/>
    <w:rsid w:val="00F46BE6"/>
    <w:rsid w:val="00F532B4"/>
    <w:rsid w:val="00F62D85"/>
    <w:rsid w:val="00F64FB2"/>
    <w:rsid w:val="00F86AB4"/>
    <w:rsid w:val="00F86DE5"/>
    <w:rsid w:val="00F90E99"/>
    <w:rsid w:val="00F9527E"/>
    <w:rsid w:val="00F95561"/>
    <w:rsid w:val="00F96A59"/>
    <w:rsid w:val="00FA32E2"/>
    <w:rsid w:val="00FA5105"/>
    <w:rsid w:val="00FC00AB"/>
    <w:rsid w:val="00FC4F0E"/>
    <w:rsid w:val="00FC6BC8"/>
    <w:rsid w:val="00FD2A1F"/>
    <w:rsid w:val="00FD33A5"/>
    <w:rsid w:val="00FD4DBD"/>
    <w:rsid w:val="00FD571A"/>
    <w:rsid w:val="00FD6DC2"/>
    <w:rsid w:val="00FF1F7D"/>
    <w:rsid w:val="00FF29C7"/>
    <w:rsid w:val="00FF4081"/>
    <w:rsid w:val="00FF40AA"/>
  </w:rsids>
  <m:mathPr>
    <m:mathFont m:val="Cambria Math"/>
    <m:brkBin m:val="before"/>
    <m:brkBinSub m:val="--"/>
    <m:smallFrac m:val="0"/>
    <m:dispDef/>
    <m:lMargin m:val="7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7D4A"/>
    <w:pPr>
      <w:widowControl w:val="0"/>
      <w:jc w:val="both"/>
    </w:pPr>
  </w:style>
  <w:style w:type="paragraph" w:styleId="1">
    <w:name w:val="heading 1"/>
    <w:basedOn w:val="a"/>
    <w:next w:val="a"/>
    <w:link w:val="1Char"/>
    <w:uiPriority w:val="9"/>
    <w:qFormat/>
    <w:rsid w:val="00513C2A"/>
    <w:pPr>
      <w:keepNext/>
      <w:keepLines/>
      <w:tabs>
        <w:tab w:val="num" w:pos="720"/>
      </w:tabs>
      <w:spacing w:before="340" w:after="330" w:line="578" w:lineRule="auto"/>
      <w:ind w:left="720" w:hanging="720"/>
      <w:outlineLvl w:val="0"/>
    </w:pPr>
    <w:rPr>
      <w:b/>
      <w:bCs/>
      <w:kern w:val="44"/>
      <w:sz w:val="44"/>
      <w:szCs w:val="44"/>
    </w:rPr>
  </w:style>
  <w:style w:type="paragraph" w:styleId="2">
    <w:name w:val="heading 2"/>
    <w:basedOn w:val="a"/>
    <w:next w:val="a"/>
    <w:link w:val="2Char"/>
    <w:uiPriority w:val="9"/>
    <w:unhideWhenUsed/>
    <w:qFormat/>
    <w:rsid w:val="00513C2A"/>
    <w:pPr>
      <w:keepNext/>
      <w:keepLines/>
      <w:tabs>
        <w:tab w:val="num" w:pos="1440"/>
      </w:tabs>
      <w:spacing w:before="260" w:after="260" w:line="416" w:lineRule="auto"/>
      <w:ind w:left="1440" w:hanging="72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tabs>
        <w:tab w:val="num" w:pos="2160"/>
      </w:tabs>
      <w:spacing w:before="200"/>
      <w:ind w:left="2160" w:hanging="72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tabs>
        <w:tab w:val="num" w:pos="2880"/>
      </w:tabs>
      <w:spacing w:before="200"/>
      <w:ind w:left="2880" w:hanging="72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tabs>
        <w:tab w:val="num" w:pos="3600"/>
      </w:tabs>
      <w:spacing w:before="200"/>
      <w:ind w:left="3600" w:hanging="72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tabs>
        <w:tab w:val="num" w:pos="4320"/>
      </w:tabs>
      <w:spacing w:before="200"/>
      <w:ind w:left="4320" w:hanging="72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tabs>
        <w:tab w:val="num" w:pos="5040"/>
      </w:tabs>
      <w:spacing w:before="200"/>
      <w:ind w:left="5040" w:hanging="72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tabs>
        <w:tab w:val="num" w:pos="5760"/>
      </w:tabs>
      <w:spacing w:before="200"/>
      <w:ind w:left="5760" w:hanging="72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tabs>
        <w:tab w:val="num" w:pos="6480"/>
      </w:tabs>
      <w:spacing w:before="200"/>
      <w:ind w:left="6480" w:hanging="72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cs="Calibri"/>
      <w:noProof/>
      <w:sz w:val="20"/>
    </w:rPr>
  </w:style>
  <w:style w:type="paragraph" w:customStyle="1" w:styleId="EndNoteBibliography">
    <w:name w:val="EndNote Bibliography"/>
    <w:basedOn w:val="a"/>
    <w:link w:val="EndNoteBibliographyChar"/>
    <w:rsid w:val="00A43A29"/>
    <w:pPr>
      <w:widowControl/>
      <w:spacing w:after="200"/>
      <w:jc w:val="left"/>
    </w:pPr>
    <w:rPr>
      <w:rFonts w:cs="Calibri"/>
      <w:noProof/>
      <w:sz w:val="20"/>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noProof/>
      <w:sz w:val="20"/>
    </w:rPr>
  </w:style>
  <w:style w:type="character" w:customStyle="1" w:styleId="EndNoteBibliographyTitleChar">
    <w:name w:val="EndNote Bibliography Title Char"/>
    <w:basedOn w:val="EndNoteBibliographyChar"/>
    <w:link w:val="EndNoteBibliographyTitle"/>
    <w:rsid w:val="008317E1"/>
    <w:rPr>
      <w:rFonts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2880">
      <w:bodyDiv w:val="1"/>
      <w:marLeft w:val="0"/>
      <w:marRight w:val="0"/>
      <w:marTop w:val="0"/>
      <w:marBottom w:val="0"/>
      <w:divBdr>
        <w:top w:val="none" w:sz="0" w:space="0" w:color="auto"/>
        <w:left w:val="none" w:sz="0" w:space="0" w:color="auto"/>
        <w:bottom w:val="none" w:sz="0" w:space="0" w:color="auto"/>
        <w:right w:val="none" w:sz="0" w:space="0" w:color="auto"/>
      </w:divBdr>
    </w:div>
    <w:div w:id="40984330">
      <w:bodyDiv w:val="1"/>
      <w:marLeft w:val="0"/>
      <w:marRight w:val="0"/>
      <w:marTop w:val="0"/>
      <w:marBottom w:val="0"/>
      <w:divBdr>
        <w:top w:val="none" w:sz="0" w:space="0" w:color="auto"/>
        <w:left w:val="none" w:sz="0" w:space="0" w:color="auto"/>
        <w:bottom w:val="none" w:sz="0" w:space="0" w:color="auto"/>
        <w:right w:val="none" w:sz="0" w:space="0" w:color="auto"/>
      </w:divBdr>
    </w:div>
    <w:div w:id="204294284">
      <w:bodyDiv w:val="1"/>
      <w:marLeft w:val="0"/>
      <w:marRight w:val="0"/>
      <w:marTop w:val="0"/>
      <w:marBottom w:val="0"/>
      <w:divBdr>
        <w:top w:val="none" w:sz="0" w:space="0" w:color="auto"/>
        <w:left w:val="none" w:sz="0" w:space="0" w:color="auto"/>
        <w:bottom w:val="none" w:sz="0" w:space="0" w:color="auto"/>
        <w:right w:val="none" w:sz="0" w:space="0" w:color="auto"/>
      </w:divBdr>
    </w:div>
    <w:div w:id="236983157">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
    <w:div w:id="426659395">
      <w:bodyDiv w:val="1"/>
      <w:marLeft w:val="0"/>
      <w:marRight w:val="0"/>
      <w:marTop w:val="0"/>
      <w:marBottom w:val="0"/>
      <w:divBdr>
        <w:top w:val="none" w:sz="0" w:space="0" w:color="auto"/>
        <w:left w:val="none" w:sz="0" w:space="0" w:color="auto"/>
        <w:bottom w:val="none" w:sz="0" w:space="0" w:color="auto"/>
        <w:right w:val="none" w:sz="0" w:space="0" w:color="auto"/>
      </w:divBdr>
    </w:div>
    <w:div w:id="534536897">
      <w:bodyDiv w:val="1"/>
      <w:marLeft w:val="0"/>
      <w:marRight w:val="0"/>
      <w:marTop w:val="0"/>
      <w:marBottom w:val="0"/>
      <w:divBdr>
        <w:top w:val="none" w:sz="0" w:space="0" w:color="auto"/>
        <w:left w:val="none" w:sz="0" w:space="0" w:color="auto"/>
        <w:bottom w:val="none" w:sz="0" w:space="0" w:color="auto"/>
        <w:right w:val="none" w:sz="0" w:space="0" w:color="auto"/>
      </w:divBdr>
    </w:div>
    <w:div w:id="624192196">
      <w:bodyDiv w:val="1"/>
      <w:marLeft w:val="0"/>
      <w:marRight w:val="0"/>
      <w:marTop w:val="0"/>
      <w:marBottom w:val="0"/>
      <w:divBdr>
        <w:top w:val="none" w:sz="0" w:space="0" w:color="auto"/>
        <w:left w:val="none" w:sz="0" w:space="0" w:color="auto"/>
        <w:bottom w:val="none" w:sz="0" w:space="0" w:color="auto"/>
        <w:right w:val="none" w:sz="0" w:space="0" w:color="auto"/>
      </w:divBdr>
    </w:div>
    <w:div w:id="631517432">
      <w:bodyDiv w:val="1"/>
      <w:marLeft w:val="0"/>
      <w:marRight w:val="0"/>
      <w:marTop w:val="0"/>
      <w:marBottom w:val="0"/>
      <w:divBdr>
        <w:top w:val="none" w:sz="0" w:space="0" w:color="auto"/>
        <w:left w:val="none" w:sz="0" w:space="0" w:color="auto"/>
        <w:bottom w:val="none" w:sz="0" w:space="0" w:color="auto"/>
        <w:right w:val="none" w:sz="0" w:space="0" w:color="auto"/>
      </w:divBdr>
    </w:div>
    <w:div w:id="668942836">
      <w:bodyDiv w:val="1"/>
      <w:marLeft w:val="0"/>
      <w:marRight w:val="0"/>
      <w:marTop w:val="0"/>
      <w:marBottom w:val="0"/>
      <w:divBdr>
        <w:top w:val="none" w:sz="0" w:space="0" w:color="auto"/>
        <w:left w:val="none" w:sz="0" w:space="0" w:color="auto"/>
        <w:bottom w:val="none" w:sz="0" w:space="0" w:color="auto"/>
        <w:right w:val="none" w:sz="0" w:space="0" w:color="auto"/>
      </w:divBdr>
    </w:div>
    <w:div w:id="848717032">
      <w:bodyDiv w:val="1"/>
      <w:marLeft w:val="0"/>
      <w:marRight w:val="0"/>
      <w:marTop w:val="0"/>
      <w:marBottom w:val="0"/>
      <w:divBdr>
        <w:top w:val="none" w:sz="0" w:space="0" w:color="auto"/>
        <w:left w:val="none" w:sz="0" w:space="0" w:color="auto"/>
        <w:bottom w:val="none" w:sz="0" w:space="0" w:color="auto"/>
        <w:right w:val="none" w:sz="0" w:space="0" w:color="auto"/>
      </w:divBdr>
    </w:div>
    <w:div w:id="920722214">
      <w:bodyDiv w:val="1"/>
      <w:marLeft w:val="0"/>
      <w:marRight w:val="0"/>
      <w:marTop w:val="0"/>
      <w:marBottom w:val="0"/>
      <w:divBdr>
        <w:top w:val="none" w:sz="0" w:space="0" w:color="auto"/>
        <w:left w:val="none" w:sz="0" w:space="0" w:color="auto"/>
        <w:bottom w:val="none" w:sz="0" w:space="0" w:color="auto"/>
        <w:right w:val="none" w:sz="0" w:space="0" w:color="auto"/>
      </w:divBdr>
    </w:div>
    <w:div w:id="1011956384">
      <w:bodyDiv w:val="1"/>
      <w:marLeft w:val="0"/>
      <w:marRight w:val="0"/>
      <w:marTop w:val="0"/>
      <w:marBottom w:val="0"/>
      <w:divBdr>
        <w:top w:val="none" w:sz="0" w:space="0" w:color="auto"/>
        <w:left w:val="none" w:sz="0" w:space="0" w:color="auto"/>
        <w:bottom w:val="none" w:sz="0" w:space="0" w:color="auto"/>
        <w:right w:val="none" w:sz="0" w:space="0" w:color="auto"/>
      </w:divBdr>
    </w:div>
    <w:div w:id="1069614142">
      <w:bodyDiv w:val="1"/>
      <w:marLeft w:val="0"/>
      <w:marRight w:val="0"/>
      <w:marTop w:val="0"/>
      <w:marBottom w:val="0"/>
      <w:divBdr>
        <w:top w:val="none" w:sz="0" w:space="0" w:color="auto"/>
        <w:left w:val="none" w:sz="0" w:space="0" w:color="auto"/>
        <w:bottom w:val="none" w:sz="0" w:space="0" w:color="auto"/>
        <w:right w:val="none" w:sz="0" w:space="0" w:color="auto"/>
      </w:divBdr>
    </w:div>
    <w:div w:id="1110861485">
      <w:bodyDiv w:val="1"/>
      <w:marLeft w:val="0"/>
      <w:marRight w:val="0"/>
      <w:marTop w:val="0"/>
      <w:marBottom w:val="0"/>
      <w:divBdr>
        <w:top w:val="none" w:sz="0" w:space="0" w:color="auto"/>
        <w:left w:val="none" w:sz="0" w:space="0" w:color="auto"/>
        <w:bottom w:val="none" w:sz="0" w:space="0" w:color="auto"/>
        <w:right w:val="none" w:sz="0" w:space="0" w:color="auto"/>
      </w:divBdr>
    </w:div>
    <w:div w:id="1165784115">
      <w:bodyDiv w:val="1"/>
      <w:marLeft w:val="0"/>
      <w:marRight w:val="0"/>
      <w:marTop w:val="0"/>
      <w:marBottom w:val="0"/>
      <w:divBdr>
        <w:top w:val="none" w:sz="0" w:space="0" w:color="auto"/>
        <w:left w:val="none" w:sz="0" w:space="0" w:color="auto"/>
        <w:bottom w:val="none" w:sz="0" w:space="0" w:color="auto"/>
        <w:right w:val="none" w:sz="0" w:space="0" w:color="auto"/>
      </w:divBdr>
    </w:div>
    <w:div w:id="1192768471">
      <w:bodyDiv w:val="1"/>
      <w:marLeft w:val="0"/>
      <w:marRight w:val="0"/>
      <w:marTop w:val="0"/>
      <w:marBottom w:val="0"/>
      <w:divBdr>
        <w:top w:val="none" w:sz="0" w:space="0" w:color="auto"/>
        <w:left w:val="none" w:sz="0" w:space="0" w:color="auto"/>
        <w:bottom w:val="none" w:sz="0" w:space="0" w:color="auto"/>
        <w:right w:val="none" w:sz="0" w:space="0" w:color="auto"/>
      </w:divBdr>
    </w:div>
    <w:div w:id="1283922640">
      <w:bodyDiv w:val="1"/>
      <w:marLeft w:val="0"/>
      <w:marRight w:val="0"/>
      <w:marTop w:val="0"/>
      <w:marBottom w:val="0"/>
      <w:divBdr>
        <w:top w:val="none" w:sz="0" w:space="0" w:color="auto"/>
        <w:left w:val="none" w:sz="0" w:space="0" w:color="auto"/>
        <w:bottom w:val="none" w:sz="0" w:space="0" w:color="auto"/>
        <w:right w:val="none" w:sz="0" w:space="0" w:color="auto"/>
      </w:divBdr>
    </w:div>
    <w:div w:id="1301769804">
      <w:bodyDiv w:val="1"/>
      <w:marLeft w:val="0"/>
      <w:marRight w:val="0"/>
      <w:marTop w:val="0"/>
      <w:marBottom w:val="0"/>
      <w:divBdr>
        <w:top w:val="none" w:sz="0" w:space="0" w:color="auto"/>
        <w:left w:val="none" w:sz="0" w:space="0" w:color="auto"/>
        <w:bottom w:val="none" w:sz="0" w:space="0" w:color="auto"/>
        <w:right w:val="none" w:sz="0" w:space="0" w:color="auto"/>
      </w:divBdr>
    </w:div>
    <w:div w:id="1319843008">
      <w:bodyDiv w:val="1"/>
      <w:marLeft w:val="0"/>
      <w:marRight w:val="0"/>
      <w:marTop w:val="0"/>
      <w:marBottom w:val="0"/>
      <w:divBdr>
        <w:top w:val="none" w:sz="0" w:space="0" w:color="auto"/>
        <w:left w:val="none" w:sz="0" w:space="0" w:color="auto"/>
        <w:bottom w:val="none" w:sz="0" w:space="0" w:color="auto"/>
        <w:right w:val="none" w:sz="0" w:space="0" w:color="auto"/>
      </w:divBdr>
    </w:div>
    <w:div w:id="1341615062">
      <w:bodyDiv w:val="1"/>
      <w:marLeft w:val="0"/>
      <w:marRight w:val="0"/>
      <w:marTop w:val="0"/>
      <w:marBottom w:val="0"/>
      <w:divBdr>
        <w:top w:val="none" w:sz="0" w:space="0" w:color="auto"/>
        <w:left w:val="none" w:sz="0" w:space="0" w:color="auto"/>
        <w:bottom w:val="none" w:sz="0" w:space="0" w:color="auto"/>
        <w:right w:val="none" w:sz="0" w:space="0" w:color="auto"/>
      </w:divBdr>
    </w:div>
    <w:div w:id="1376780610">
      <w:bodyDiv w:val="1"/>
      <w:marLeft w:val="0"/>
      <w:marRight w:val="0"/>
      <w:marTop w:val="0"/>
      <w:marBottom w:val="0"/>
      <w:divBdr>
        <w:top w:val="none" w:sz="0" w:space="0" w:color="auto"/>
        <w:left w:val="none" w:sz="0" w:space="0" w:color="auto"/>
        <w:bottom w:val="none" w:sz="0" w:space="0" w:color="auto"/>
        <w:right w:val="none" w:sz="0" w:space="0" w:color="auto"/>
      </w:divBdr>
    </w:div>
    <w:div w:id="1387950390">
      <w:bodyDiv w:val="1"/>
      <w:marLeft w:val="0"/>
      <w:marRight w:val="0"/>
      <w:marTop w:val="0"/>
      <w:marBottom w:val="0"/>
      <w:divBdr>
        <w:top w:val="none" w:sz="0" w:space="0" w:color="auto"/>
        <w:left w:val="none" w:sz="0" w:space="0" w:color="auto"/>
        <w:bottom w:val="none" w:sz="0" w:space="0" w:color="auto"/>
        <w:right w:val="none" w:sz="0" w:space="0" w:color="auto"/>
      </w:divBdr>
    </w:div>
    <w:div w:id="1439519328">
      <w:bodyDiv w:val="1"/>
      <w:marLeft w:val="0"/>
      <w:marRight w:val="0"/>
      <w:marTop w:val="0"/>
      <w:marBottom w:val="0"/>
      <w:divBdr>
        <w:top w:val="none" w:sz="0" w:space="0" w:color="auto"/>
        <w:left w:val="none" w:sz="0" w:space="0" w:color="auto"/>
        <w:bottom w:val="none" w:sz="0" w:space="0" w:color="auto"/>
        <w:right w:val="none" w:sz="0" w:space="0" w:color="auto"/>
      </w:divBdr>
    </w:div>
    <w:div w:id="1529414420">
      <w:bodyDiv w:val="1"/>
      <w:marLeft w:val="0"/>
      <w:marRight w:val="0"/>
      <w:marTop w:val="0"/>
      <w:marBottom w:val="0"/>
      <w:divBdr>
        <w:top w:val="none" w:sz="0" w:space="0" w:color="auto"/>
        <w:left w:val="none" w:sz="0" w:space="0" w:color="auto"/>
        <w:bottom w:val="none" w:sz="0" w:space="0" w:color="auto"/>
        <w:right w:val="none" w:sz="0" w:space="0" w:color="auto"/>
      </w:divBdr>
    </w:div>
    <w:div w:id="1583832770">
      <w:bodyDiv w:val="1"/>
      <w:marLeft w:val="0"/>
      <w:marRight w:val="0"/>
      <w:marTop w:val="0"/>
      <w:marBottom w:val="0"/>
      <w:divBdr>
        <w:top w:val="none" w:sz="0" w:space="0" w:color="auto"/>
        <w:left w:val="none" w:sz="0" w:space="0" w:color="auto"/>
        <w:bottom w:val="none" w:sz="0" w:space="0" w:color="auto"/>
        <w:right w:val="none" w:sz="0" w:space="0" w:color="auto"/>
      </w:divBdr>
    </w:div>
    <w:div w:id="1605258760">
      <w:bodyDiv w:val="1"/>
      <w:marLeft w:val="0"/>
      <w:marRight w:val="0"/>
      <w:marTop w:val="0"/>
      <w:marBottom w:val="0"/>
      <w:divBdr>
        <w:top w:val="none" w:sz="0" w:space="0" w:color="auto"/>
        <w:left w:val="none" w:sz="0" w:space="0" w:color="auto"/>
        <w:bottom w:val="none" w:sz="0" w:space="0" w:color="auto"/>
        <w:right w:val="none" w:sz="0" w:space="0" w:color="auto"/>
      </w:divBdr>
    </w:div>
    <w:div w:id="1629774988">
      <w:bodyDiv w:val="1"/>
      <w:marLeft w:val="0"/>
      <w:marRight w:val="0"/>
      <w:marTop w:val="0"/>
      <w:marBottom w:val="0"/>
      <w:divBdr>
        <w:top w:val="none" w:sz="0" w:space="0" w:color="auto"/>
        <w:left w:val="none" w:sz="0" w:space="0" w:color="auto"/>
        <w:bottom w:val="none" w:sz="0" w:space="0" w:color="auto"/>
        <w:right w:val="none" w:sz="0" w:space="0" w:color="auto"/>
      </w:divBdr>
    </w:div>
    <w:div w:id="1649436870">
      <w:bodyDiv w:val="1"/>
      <w:marLeft w:val="0"/>
      <w:marRight w:val="0"/>
      <w:marTop w:val="0"/>
      <w:marBottom w:val="0"/>
      <w:divBdr>
        <w:top w:val="none" w:sz="0" w:space="0" w:color="auto"/>
        <w:left w:val="none" w:sz="0" w:space="0" w:color="auto"/>
        <w:bottom w:val="none" w:sz="0" w:space="0" w:color="auto"/>
        <w:right w:val="none" w:sz="0" w:space="0" w:color="auto"/>
      </w:divBdr>
    </w:div>
    <w:div w:id="1679577549">
      <w:bodyDiv w:val="1"/>
      <w:marLeft w:val="0"/>
      <w:marRight w:val="0"/>
      <w:marTop w:val="0"/>
      <w:marBottom w:val="0"/>
      <w:divBdr>
        <w:top w:val="none" w:sz="0" w:space="0" w:color="auto"/>
        <w:left w:val="none" w:sz="0" w:space="0" w:color="auto"/>
        <w:bottom w:val="none" w:sz="0" w:space="0" w:color="auto"/>
        <w:right w:val="none" w:sz="0" w:space="0" w:color="auto"/>
      </w:divBdr>
    </w:div>
    <w:div w:id="1778058667">
      <w:bodyDiv w:val="1"/>
      <w:marLeft w:val="0"/>
      <w:marRight w:val="0"/>
      <w:marTop w:val="0"/>
      <w:marBottom w:val="0"/>
      <w:divBdr>
        <w:top w:val="none" w:sz="0" w:space="0" w:color="auto"/>
        <w:left w:val="none" w:sz="0" w:space="0" w:color="auto"/>
        <w:bottom w:val="none" w:sz="0" w:space="0" w:color="auto"/>
        <w:right w:val="none" w:sz="0" w:space="0" w:color="auto"/>
      </w:divBdr>
    </w:div>
    <w:div w:id="1845437029">
      <w:bodyDiv w:val="1"/>
      <w:marLeft w:val="0"/>
      <w:marRight w:val="0"/>
      <w:marTop w:val="0"/>
      <w:marBottom w:val="0"/>
      <w:divBdr>
        <w:top w:val="none" w:sz="0" w:space="0" w:color="auto"/>
        <w:left w:val="none" w:sz="0" w:space="0" w:color="auto"/>
        <w:bottom w:val="none" w:sz="0" w:space="0" w:color="auto"/>
        <w:right w:val="none" w:sz="0" w:space="0" w:color="auto"/>
      </w:divBdr>
    </w:div>
    <w:div w:id="1912619333">
      <w:bodyDiv w:val="1"/>
      <w:marLeft w:val="0"/>
      <w:marRight w:val="0"/>
      <w:marTop w:val="0"/>
      <w:marBottom w:val="0"/>
      <w:divBdr>
        <w:top w:val="none" w:sz="0" w:space="0" w:color="auto"/>
        <w:left w:val="none" w:sz="0" w:space="0" w:color="auto"/>
        <w:bottom w:val="none" w:sz="0" w:space="0" w:color="auto"/>
        <w:right w:val="none" w:sz="0" w:space="0" w:color="auto"/>
      </w:divBdr>
    </w:div>
    <w:div w:id="1923877403">
      <w:bodyDiv w:val="1"/>
      <w:marLeft w:val="0"/>
      <w:marRight w:val="0"/>
      <w:marTop w:val="0"/>
      <w:marBottom w:val="0"/>
      <w:divBdr>
        <w:top w:val="none" w:sz="0" w:space="0" w:color="auto"/>
        <w:left w:val="none" w:sz="0" w:space="0" w:color="auto"/>
        <w:bottom w:val="none" w:sz="0" w:space="0" w:color="auto"/>
        <w:right w:val="none" w:sz="0" w:space="0" w:color="auto"/>
      </w:divBdr>
    </w:div>
    <w:div w:id="1933777497">
      <w:bodyDiv w:val="1"/>
      <w:marLeft w:val="0"/>
      <w:marRight w:val="0"/>
      <w:marTop w:val="0"/>
      <w:marBottom w:val="0"/>
      <w:divBdr>
        <w:top w:val="none" w:sz="0" w:space="0" w:color="auto"/>
        <w:left w:val="none" w:sz="0" w:space="0" w:color="auto"/>
        <w:bottom w:val="none" w:sz="0" w:space="0" w:color="auto"/>
        <w:right w:val="none" w:sz="0" w:space="0" w:color="auto"/>
      </w:divBdr>
    </w:div>
    <w:div w:id="2011133882">
      <w:bodyDiv w:val="1"/>
      <w:marLeft w:val="0"/>
      <w:marRight w:val="0"/>
      <w:marTop w:val="0"/>
      <w:marBottom w:val="0"/>
      <w:divBdr>
        <w:top w:val="none" w:sz="0" w:space="0" w:color="auto"/>
        <w:left w:val="none" w:sz="0" w:space="0" w:color="auto"/>
        <w:bottom w:val="none" w:sz="0" w:space="0" w:color="auto"/>
        <w:right w:val="none" w:sz="0" w:space="0" w:color="auto"/>
      </w:divBdr>
    </w:div>
    <w:div w:id="2026200305">
      <w:bodyDiv w:val="1"/>
      <w:marLeft w:val="0"/>
      <w:marRight w:val="0"/>
      <w:marTop w:val="0"/>
      <w:marBottom w:val="0"/>
      <w:divBdr>
        <w:top w:val="none" w:sz="0" w:space="0" w:color="auto"/>
        <w:left w:val="none" w:sz="0" w:space="0" w:color="auto"/>
        <w:bottom w:val="none" w:sz="0" w:space="0" w:color="auto"/>
        <w:right w:val="none" w:sz="0" w:space="0" w:color="auto"/>
      </w:divBdr>
    </w:div>
    <w:div w:id="2099515380">
      <w:bodyDiv w:val="1"/>
      <w:marLeft w:val="0"/>
      <w:marRight w:val="0"/>
      <w:marTop w:val="0"/>
      <w:marBottom w:val="0"/>
      <w:divBdr>
        <w:top w:val="none" w:sz="0" w:space="0" w:color="auto"/>
        <w:left w:val="none" w:sz="0" w:space="0" w:color="auto"/>
        <w:bottom w:val="none" w:sz="0" w:space="0" w:color="auto"/>
        <w:right w:val="none" w:sz="0" w:space="0" w:color="auto"/>
      </w:divBdr>
    </w:div>
    <w:div w:id="212103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oleObject" Target="embeddings/oleObject11.bin"/><Relationship Id="rId39" Type="http://schemas.openxmlformats.org/officeDocument/2006/relationships/oleObject" Target="embeddings/oleObject19.bin"/><Relationship Id="rId21" Type="http://schemas.openxmlformats.org/officeDocument/2006/relationships/oleObject" Target="embeddings/oleObject7.bin"/><Relationship Id="rId34" Type="http://schemas.openxmlformats.org/officeDocument/2006/relationships/image" Target="media/image9.wmf"/><Relationship Id="rId42" Type="http://schemas.openxmlformats.org/officeDocument/2006/relationships/image" Target="media/image13.gif"/><Relationship Id="rId47" Type="http://schemas.openxmlformats.org/officeDocument/2006/relationships/image" Target="media/image18.emf"/><Relationship Id="rId50" Type="http://schemas.openxmlformats.org/officeDocument/2006/relationships/image" Target="media/image21.emf"/><Relationship Id="rId55"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9.bin"/><Relationship Id="rId32" Type="http://schemas.openxmlformats.org/officeDocument/2006/relationships/image" Target="media/image8.wmf"/><Relationship Id="rId37" Type="http://schemas.openxmlformats.org/officeDocument/2006/relationships/image" Target="media/image10.png"/><Relationship Id="rId40" Type="http://schemas.openxmlformats.org/officeDocument/2006/relationships/image" Target="media/image12.emf"/><Relationship Id="rId45"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9.emf"/><Relationship Id="rId66"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image" Target="media/image7.wmf"/><Relationship Id="rId36" Type="http://schemas.openxmlformats.org/officeDocument/2006/relationships/oleObject" Target="embeddings/oleObject18.bin"/><Relationship Id="rId49" Type="http://schemas.openxmlformats.org/officeDocument/2006/relationships/image" Target="media/image20.emf"/><Relationship Id="rId57" Type="http://schemas.openxmlformats.org/officeDocument/2006/relationships/image" Target="media/image28.png"/><Relationship Id="rId61" Type="http://schemas.openxmlformats.org/officeDocument/2006/relationships/image" Target="media/image32.emf"/><Relationship Id="rId10" Type="http://schemas.openxmlformats.org/officeDocument/2006/relationships/oleObject" Target="embeddings/oleObject1.bin"/><Relationship Id="rId19" Type="http://schemas.openxmlformats.org/officeDocument/2006/relationships/image" Target="media/image5.wmf"/><Relationship Id="rId31" Type="http://schemas.openxmlformats.org/officeDocument/2006/relationships/oleObject" Target="embeddings/oleObject15.bin"/><Relationship Id="rId44" Type="http://schemas.openxmlformats.org/officeDocument/2006/relationships/image" Target="media/image15.emf"/><Relationship Id="rId52"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wmf"/><Relationship Id="rId22" Type="http://schemas.openxmlformats.org/officeDocument/2006/relationships/image" Target="media/image6.wmf"/><Relationship Id="rId27" Type="http://schemas.openxmlformats.org/officeDocument/2006/relationships/oleObject" Target="embeddings/oleObject12.bin"/><Relationship Id="rId30" Type="http://schemas.openxmlformats.org/officeDocument/2006/relationships/oleObject" Target="embeddings/oleObject14.bin"/><Relationship Id="rId35" Type="http://schemas.openxmlformats.org/officeDocument/2006/relationships/oleObject" Target="embeddings/oleObject17.bin"/><Relationship Id="rId43" Type="http://schemas.openxmlformats.org/officeDocument/2006/relationships/image" Target="media/image14.png"/><Relationship Id="rId48" Type="http://schemas.openxmlformats.org/officeDocument/2006/relationships/image" Target="media/image19.emf"/><Relationship Id="rId56" Type="http://schemas.openxmlformats.org/officeDocument/2006/relationships/image" Target="media/image27.emf"/><Relationship Id="rId64" Type="http://schemas.openxmlformats.org/officeDocument/2006/relationships/image" Target="media/image35.emf"/><Relationship Id="rId69"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10.bin"/><Relationship Id="rId33" Type="http://schemas.openxmlformats.org/officeDocument/2006/relationships/oleObject" Target="embeddings/oleObject16.bin"/><Relationship Id="rId38" Type="http://schemas.openxmlformats.org/officeDocument/2006/relationships/image" Target="media/image11.emf"/><Relationship Id="rId46" Type="http://schemas.openxmlformats.org/officeDocument/2006/relationships/image" Target="media/image17.emf"/><Relationship Id="rId59" Type="http://schemas.openxmlformats.org/officeDocument/2006/relationships/image" Target="media/image30.emf"/><Relationship Id="rId67" Type="http://schemas.openxmlformats.org/officeDocument/2006/relationships/image" Target="media/image38.emf"/><Relationship Id="rId20" Type="http://schemas.openxmlformats.org/officeDocument/2006/relationships/oleObject" Target="embeddings/oleObject6.bin"/><Relationship Id="rId41" Type="http://schemas.openxmlformats.org/officeDocument/2006/relationships/oleObject" Target="embeddings/oleObject20.bin"/><Relationship Id="rId54" Type="http://schemas.openxmlformats.org/officeDocument/2006/relationships/image" Target="media/image25.emf"/><Relationship Id="rId62" Type="http://schemas.openxmlformats.org/officeDocument/2006/relationships/image" Target="media/image33.emf"/><Relationship Id="rId70" Type="http://schemas.openxmlformats.org/officeDocument/2006/relationships/image" Target="media/image4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F9AC28-6869-4EA4-B5A4-9C3AE805C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8561</TotalTime>
  <Pages>51</Pages>
  <Words>10723</Words>
  <Characters>61127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Mei</dc:creator>
  <cp:lastModifiedBy>kunmei</cp:lastModifiedBy>
  <cp:revision>477</cp:revision>
  <cp:lastPrinted>2013-12-13T19:46:00Z</cp:lastPrinted>
  <dcterms:created xsi:type="dcterms:W3CDTF">2013-10-01T04:45:00Z</dcterms:created>
  <dcterms:modified xsi:type="dcterms:W3CDTF">2013-12-18T20:37:00Z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UseMTPrefs">
    <vt:lpwstr>1</vt:lpwstr>
  </property>
  <property fmtid="{D5CDD505-2E9C-101B-9397-08002B2CF9AE}" pid="5" name="MTEquationNumber2">
    <vt:lpwstr>(#C1.#E1)</vt:lpwstr>
  </property>
  <property fmtid="{D5CDD505-2E9C-101B-9397-08002B2CF9AE}" pid="6" name="MTEquationSection">
    <vt:lpwstr>1</vt:lpwstr>
  </property>
</Properties>
</file>