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D4A" w:rsidRPr="000A7D4A" w:rsidDel="00682E05" w:rsidRDefault="000A7D4A" w:rsidP="000A7D4A">
      <w:pPr>
        <w:rPr>
          <w:del w:id="0" w:author="Yong" w:date="2013-12-15T13:33:00Z"/>
          <w:rFonts w:hint="eastAsia"/>
        </w:rPr>
      </w:pPr>
    </w:p>
    <w:p w:rsidR="00682E05" w:rsidRDefault="00AD24FE" w:rsidP="00682E05">
      <w:pPr>
        <w:pStyle w:val="Title"/>
        <w:rPr>
          <w:ins w:id="1" w:author="Yong" w:date="2013-12-15T13:34:00Z"/>
        </w:rPr>
      </w:pPr>
      <w:del w:id="2" w:author="Yong" w:date="2013-12-15T13:34:00Z">
        <w:r w:rsidDel="00682E05">
          <w:rPr>
            <w:rFonts w:hint="eastAsia"/>
          </w:rPr>
          <w:delText>Population</w:delText>
        </w:r>
        <w:r w:rsidRPr="003E1D8F" w:rsidDel="00682E05">
          <w:delText>’</w:delText>
        </w:r>
        <w:r w:rsidDel="00682E05">
          <w:rPr>
            <w:rFonts w:hint="eastAsia"/>
          </w:rPr>
          <w:delText>s</w:delText>
        </w:r>
        <w:r w:rsidRPr="003E1D8F" w:rsidDel="00682E05">
          <w:delText xml:space="preserve"> Exposures to </w:delText>
        </w:r>
        <w:r w:rsidDel="00682E05">
          <w:delText>Pollens</w:delText>
        </w:r>
        <w:r w:rsidRPr="003E1D8F" w:rsidDel="00682E05">
          <w:delText xml:space="preserve"> in </w:delText>
        </w:r>
        <w:r w:rsidDel="00682E05">
          <w:delText xml:space="preserve">Different Climate </w:delText>
        </w:r>
        <w:r w:rsidR="00E10779" w:rsidDel="00682E05">
          <w:delText>Regions</w:delText>
        </w:r>
        <w:r w:rsidDel="00682E05">
          <w:delText xml:space="preserve"> in United States</w:delText>
        </w:r>
      </w:del>
    </w:p>
    <w:p w:rsidR="00682E05" w:rsidRPr="00682E05" w:rsidRDefault="00682E05" w:rsidP="00682E05">
      <w:pPr>
        <w:pStyle w:val="Title"/>
      </w:pPr>
      <w:ins w:id="3" w:author="Yong" w:date="2013-12-15T13:34:00Z">
        <w:r>
          <w:t>Exposure</w:t>
        </w:r>
      </w:ins>
      <w:ins w:id="4" w:author="Yong" w:date="2013-12-15T13:35:00Z">
        <w:r>
          <w:t>s</w:t>
        </w:r>
      </w:ins>
      <w:ins w:id="5" w:author="Yong" w:date="2013-12-15T13:34:00Z">
        <w:r>
          <w:t xml:space="preserve"> to Alle</w:t>
        </w:r>
      </w:ins>
      <w:ins w:id="6" w:author="Yong" w:date="2013-12-15T13:35:00Z">
        <w:r>
          <w:t>rgenic Pollen for General U</w:t>
        </w:r>
      </w:ins>
      <w:ins w:id="7" w:author="Yong" w:date="2013-12-15T13:36:00Z">
        <w:r>
          <w:t>.</w:t>
        </w:r>
      </w:ins>
      <w:ins w:id="8" w:author="Yong" w:date="2013-12-15T13:35:00Z">
        <w:r>
          <w:t>S. Population</w:t>
        </w:r>
      </w:ins>
    </w:p>
    <w:p w:rsidR="00EF2BFC" w:rsidRDefault="00EF2BFC" w:rsidP="00EF2BFC">
      <w:pPr>
        <w:pStyle w:val="Heading1"/>
        <w:rPr>
          <w:rFonts w:hint="eastAsia"/>
        </w:rPr>
      </w:pPr>
      <w:r>
        <w:t>Abstract</w:t>
      </w:r>
    </w:p>
    <w:p w:rsidR="009A6517" w:rsidRDefault="009A6517" w:rsidP="005E0108">
      <w:pPr>
        <w:pStyle w:val="Caption"/>
        <w:spacing w:line="480" w:lineRule="auto"/>
        <w:ind w:firstLineChars="250" w:firstLine="600"/>
        <w:jc w:val="left"/>
        <w:rPr>
          <w:rFonts w:ascii="Times New Roman" w:hAnsi="Times New Roman" w:cs="Times New Roman"/>
          <w:kern w:val="0"/>
          <w:sz w:val="24"/>
          <w:szCs w:val="24"/>
        </w:rPr>
      </w:pPr>
      <w:commentRangeStart w:id="9"/>
      <w:r w:rsidRPr="002F71C8">
        <w:rPr>
          <w:rFonts w:ascii="Times New Roman" w:hAnsi="Times New Roman" w:cs="Times New Roman"/>
          <w:kern w:val="0"/>
          <w:sz w:val="24"/>
          <w:szCs w:val="24"/>
        </w:rPr>
        <w:t xml:space="preserve">Airborne </w:t>
      </w:r>
      <w:del w:id="10" w:author="Yong" w:date="2013-12-15T13:37:00Z">
        <w:r w:rsidRPr="002F71C8" w:rsidDel="00682E05">
          <w:rPr>
            <w:rFonts w:ascii="Times New Roman" w:hAnsi="Times New Roman" w:cs="Times New Roman"/>
            <w:kern w:val="0"/>
            <w:sz w:val="24"/>
            <w:szCs w:val="24"/>
          </w:rPr>
          <w:delText xml:space="preserve">allergenic </w:delText>
        </w:r>
      </w:del>
      <w:ins w:id="11" w:author="Yong" w:date="2013-12-15T13:37:00Z">
        <w:r w:rsidR="00682E05" w:rsidRPr="002F71C8">
          <w:rPr>
            <w:rFonts w:ascii="Times New Roman" w:hAnsi="Times New Roman" w:cs="Times New Roman"/>
            <w:kern w:val="0"/>
            <w:sz w:val="24"/>
            <w:szCs w:val="24"/>
          </w:rPr>
          <w:t>allergen</w:t>
        </w:r>
        <w:r w:rsidR="00682E05">
          <w:rPr>
            <w:rFonts w:ascii="Times New Roman" w:hAnsi="Times New Roman" w:cs="Times New Roman"/>
            <w:kern w:val="0"/>
            <w:sz w:val="24"/>
            <w:szCs w:val="24"/>
          </w:rPr>
          <w:t>s</w:t>
        </w:r>
        <w:r w:rsidR="00682E05" w:rsidRPr="002F71C8">
          <w:rPr>
            <w:rFonts w:ascii="Times New Roman" w:hAnsi="Times New Roman" w:cs="Times New Roman"/>
            <w:kern w:val="0"/>
            <w:sz w:val="24"/>
            <w:szCs w:val="24"/>
          </w:rPr>
          <w:t xml:space="preserve"> </w:t>
        </w:r>
      </w:ins>
      <w:r w:rsidRPr="002F71C8">
        <w:rPr>
          <w:rFonts w:ascii="Times New Roman" w:hAnsi="Times New Roman" w:cs="Times New Roman"/>
          <w:kern w:val="0"/>
          <w:sz w:val="24"/>
          <w:szCs w:val="24"/>
        </w:rPr>
        <w:t>such as pollen</w:t>
      </w:r>
      <w:del w:id="12" w:author="Yong" w:date="2013-12-15T13:37:00Z">
        <w:r w:rsidRPr="002F71C8" w:rsidDel="00682E05">
          <w:rPr>
            <w:rFonts w:ascii="Times New Roman" w:hAnsi="Times New Roman" w:cs="Times New Roman"/>
            <w:kern w:val="0"/>
            <w:sz w:val="24"/>
            <w:szCs w:val="24"/>
          </w:rPr>
          <w:delText>s</w:delText>
        </w:r>
      </w:del>
      <w:r w:rsidRPr="002F71C8">
        <w:rPr>
          <w:rFonts w:ascii="Times New Roman" w:hAnsi="Times New Roman" w:cs="Times New Roman"/>
          <w:kern w:val="0"/>
          <w:sz w:val="24"/>
          <w:szCs w:val="24"/>
        </w:rPr>
        <w:t xml:space="preserve">, which </w:t>
      </w:r>
      <w:del w:id="13" w:author="Yong" w:date="2013-12-15T13:37:00Z">
        <w:r w:rsidR="001A34F7" w:rsidRPr="002F71C8" w:rsidDel="00682E05">
          <w:rPr>
            <w:rFonts w:ascii="Times New Roman" w:hAnsi="Times New Roman" w:cs="Times New Roman"/>
            <w:kern w:val="0"/>
            <w:sz w:val="24"/>
            <w:szCs w:val="24"/>
          </w:rPr>
          <w:delText>have</w:delText>
        </w:r>
        <w:r w:rsidRPr="002F71C8" w:rsidDel="00682E05">
          <w:rPr>
            <w:rFonts w:ascii="Times New Roman" w:hAnsi="Times New Roman" w:cs="Times New Roman"/>
            <w:kern w:val="0"/>
            <w:sz w:val="24"/>
            <w:szCs w:val="24"/>
          </w:rPr>
          <w:delText xml:space="preserve"> </w:delText>
        </w:r>
      </w:del>
      <w:ins w:id="14" w:author="Yong" w:date="2013-12-15T13:37:00Z">
        <w:r w:rsidR="00682E05" w:rsidRPr="002F71C8">
          <w:rPr>
            <w:rFonts w:ascii="Times New Roman" w:hAnsi="Times New Roman" w:cs="Times New Roman"/>
            <w:kern w:val="0"/>
            <w:sz w:val="24"/>
            <w:szCs w:val="24"/>
          </w:rPr>
          <w:t>ha</w:t>
        </w:r>
        <w:r w:rsidR="00682E05">
          <w:rPr>
            <w:rFonts w:ascii="Times New Roman" w:hAnsi="Times New Roman" w:cs="Times New Roman"/>
            <w:kern w:val="0"/>
            <w:sz w:val="24"/>
            <w:szCs w:val="24"/>
          </w:rPr>
          <w:t>s</w:t>
        </w:r>
        <w:r w:rsidR="00682E05" w:rsidRPr="002F71C8">
          <w:rPr>
            <w:rFonts w:ascii="Times New Roman" w:hAnsi="Times New Roman" w:cs="Times New Roman"/>
            <w:kern w:val="0"/>
            <w:sz w:val="24"/>
            <w:szCs w:val="24"/>
          </w:rPr>
          <w:t xml:space="preserve"> </w:t>
        </w:r>
      </w:ins>
      <w:r w:rsidRPr="002F71C8">
        <w:rPr>
          <w:rFonts w:ascii="Times New Roman" w:hAnsi="Times New Roman" w:cs="Times New Roman"/>
          <w:kern w:val="0"/>
          <w:sz w:val="24"/>
          <w:szCs w:val="24"/>
        </w:rPr>
        <w:t>been</w:t>
      </w:r>
      <w:r w:rsidR="001A34F7">
        <w:rPr>
          <w:rFonts w:ascii="Times New Roman" w:hAnsi="Times New Roman" w:cs="Times New Roman"/>
          <w:kern w:val="0"/>
          <w:sz w:val="24"/>
          <w:szCs w:val="24"/>
        </w:rPr>
        <w:t xml:space="preserve"> reported</w:t>
      </w:r>
      <w:r w:rsidRPr="002F71C8">
        <w:rPr>
          <w:rFonts w:ascii="Times New Roman" w:hAnsi="Times New Roman" w:cs="Times New Roman"/>
          <w:kern w:val="0"/>
          <w:sz w:val="24"/>
          <w:szCs w:val="24"/>
        </w:rPr>
        <w:t xml:space="preserve"> to act synergistically with common air pollutants, </w:t>
      </w:r>
      <w:r>
        <w:rPr>
          <w:rFonts w:ascii="Times New Roman" w:hAnsi="Times New Roman" w:cs="Times New Roman"/>
          <w:kern w:val="0"/>
          <w:sz w:val="24"/>
          <w:szCs w:val="24"/>
        </w:rPr>
        <w:t>such as ozone</w:t>
      </w:r>
      <w:r w:rsidRPr="002F71C8">
        <w:rPr>
          <w:rFonts w:ascii="Times New Roman" w:hAnsi="Times New Roman" w:cs="Times New Roman"/>
          <w:kern w:val="0"/>
          <w:sz w:val="24"/>
          <w:szCs w:val="24"/>
        </w:rPr>
        <w:t>,</w:t>
      </w:r>
      <w:r>
        <w:rPr>
          <w:rFonts w:ascii="Times New Roman" w:hAnsi="Times New Roman" w:cs="Times New Roman"/>
          <w:kern w:val="0"/>
          <w:sz w:val="24"/>
          <w:szCs w:val="24"/>
        </w:rPr>
        <w:t xml:space="preserve"> </w:t>
      </w:r>
      <w:r w:rsidRPr="002F71C8">
        <w:rPr>
          <w:rFonts w:ascii="Times New Roman" w:hAnsi="Times New Roman" w:cs="Times New Roman"/>
          <w:kern w:val="0"/>
          <w:sz w:val="24"/>
          <w:szCs w:val="24"/>
        </w:rPr>
        <w:t xml:space="preserve">will cause allergic airway </w:t>
      </w:r>
      <w:r w:rsidR="00602D5E">
        <w:rPr>
          <w:rFonts w:ascii="Times New Roman" w:hAnsi="Times New Roman" w:cs="Times New Roman"/>
          <w:kern w:val="0"/>
          <w:sz w:val="24"/>
          <w:szCs w:val="24"/>
        </w:rPr>
        <w:t xml:space="preserve">disease </w:t>
      </w:r>
      <w:r w:rsidR="00602D5E" w:rsidRPr="002F71C8">
        <w:rPr>
          <w:rFonts w:ascii="Times New Roman" w:hAnsi="Times New Roman" w:cs="Times New Roman"/>
          <w:kern w:val="0"/>
          <w:sz w:val="24"/>
          <w:szCs w:val="24"/>
        </w:rPr>
        <w:t>(AAD)</w:t>
      </w:r>
      <w:r w:rsidR="00602D5E">
        <w:rPr>
          <w:rFonts w:ascii="Times New Roman" w:hAnsi="Times New Roman" w:cs="Times New Roman"/>
          <w:kern w:val="0"/>
          <w:sz w:val="24"/>
          <w:szCs w:val="24"/>
        </w:rPr>
        <w:t xml:space="preserve"> and</w:t>
      </w:r>
      <w:r w:rsidR="001A34F7">
        <w:rPr>
          <w:rFonts w:ascii="Times New Roman" w:hAnsi="Times New Roman" w:cs="Times New Roman"/>
          <w:kern w:val="0"/>
          <w:sz w:val="24"/>
          <w:szCs w:val="24"/>
        </w:rPr>
        <w:t xml:space="preserve"> dermal </w:t>
      </w:r>
      <w:r w:rsidR="00602D5E" w:rsidRPr="002F71C8">
        <w:rPr>
          <w:rFonts w:ascii="Times New Roman" w:hAnsi="Times New Roman" w:cs="Times New Roman"/>
          <w:kern w:val="0"/>
          <w:sz w:val="24"/>
          <w:szCs w:val="24"/>
        </w:rPr>
        <w:t xml:space="preserve">disease. </w:t>
      </w:r>
      <w:r w:rsidR="00602D5E">
        <w:rPr>
          <w:rFonts w:ascii="Times New Roman" w:hAnsi="Times New Roman" w:cs="Times New Roman"/>
          <w:kern w:val="0"/>
          <w:sz w:val="24"/>
          <w:szCs w:val="24"/>
        </w:rPr>
        <w:t xml:space="preserve">We calculated </w:t>
      </w:r>
      <w:r w:rsidR="00602D5E" w:rsidRPr="00195966">
        <w:rPr>
          <w:rFonts w:ascii="Times New Roman" w:hAnsi="Times New Roman" w:cs="Times New Roman"/>
          <w:color w:val="000000"/>
          <w:sz w:val="24"/>
          <w:szCs w:val="24"/>
          <w:shd w:val="clear" w:color="auto" w:fill="FFFFFF"/>
        </w:rPr>
        <w:t>both</w:t>
      </w:r>
      <w:r w:rsidR="00F86DE5" w:rsidRPr="00195966">
        <w:rPr>
          <w:rFonts w:ascii="Times New Roman" w:hAnsi="Times New Roman" w:cs="Times New Roman"/>
          <w:kern w:val="0"/>
          <w:sz w:val="24"/>
          <w:szCs w:val="24"/>
        </w:rPr>
        <w:t xml:space="preserve"> the temporal and spatial distributions</w:t>
      </w:r>
      <w:r w:rsidR="00235820" w:rsidRPr="00235820">
        <w:rPr>
          <w:rFonts w:ascii="Times New Roman" w:hAnsi="Times New Roman" w:cs="Times New Roman"/>
          <w:kern w:val="0"/>
          <w:sz w:val="24"/>
          <w:szCs w:val="24"/>
        </w:rPr>
        <w:t xml:space="preserve"> </w:t>
      </w:r>
      <w:r w:rsidR="00235820">
        <w:rPr>
          <w:rFonts w:ascii="Times New Roman" w:hAnsi="Times New Roman" w:cs="Times New Roman"/>
          <w:kern w:val="0"/>
          <w:sz w:val="24"/>
          <w:szCs w:val="24"/>
        </w:rPr>
        <w:t>of pollen</w:t>
      </w:r>
      <w:del w:id="15" w:author="Yong" w:date="2013-12-15T13:37:00Z">
        <w:r w:rsidR="00235820" w:rsidDel="00682E05">
          <w:rPr>
            <w:rFonts w:ascii="Times New Roman" w:hAnsi="Times New Roman" w:cs="Times New Roman"/>
            <w:kern w:val="0"/>
            <w:sz w:val="24"/>
            <w:szCs w:val="24"/>
          </w:rPr>
          <w:delText>s</w:delText>
        </w:r>
      </w:del>
      <w:r w:rsidR="00F86DE5" w:rsidRPr="00195966">
        <w:rPr>
          <w:rFonts w:ascii="Times New Roman" w:hAnsi="Times New Roman" w:cs="Times New Roman"/>
          <w:kern w:val="0"/>
          <w:sz w:val="24"/>
          <w:szCs w:val="24"/>
        </w:rPr>
        <w:t xml:space="preserve"> </w:t>
      </w:r>
      <w:ins w:id="16" w:author="Yong" w:date="2013-12-15T14:00:00Z">
        <w:r w:rsidR="00682E05">
          <w:rPr>
            <w:rFonts w:ascii="Times New Roman" w:hAnsi="Times New Roman" w:cs="Times New Roman"/>
            <w:kern w:val="0"/>
            <w:sz w:val="24"/>
            <w:szCs w:val="24"/>
          </w:rPr>
          <w:t>concentration</w:t>
        </w:r>
      </w:ins>
      <w:ins w:id="17" w:author="LindaEve" w:date="2013-12-16T11:06:00Z">
        <w:r w:rsidR="008F3FF2">
          <w:rPr>
            <w:rFonts w:ascii="Times New Roman" w:hAnsi="Times New Roman" w:cs="Times New Roman"/>
            <w:kern w:val="0"/>
            <w:sz w:val="24"/>
            <w:szCs w:val="24"/>
          </w:rPr>
          <w:t>s</w:t>
        </w:r>
      </w:ins>
      <w:ins w:id="18" w:author="Yong" w:date="2013-12-15T14:00:00Z">
        <w:r w:rsidR="00682E05">
          <w:rPr>
            <w:rFonts w:ascii="Times New Roman" w:hAnsi="Times New Roman" w:cs="Times New Roman"/>
            <w:kern w:val="0"/>
            <w:sz w:val="24"/>
            <w:szCs w:val="24"/>
          </w:rPr>
          <w:t xml:space="preserve"> </w:t>
        </w:r>
      </w:ins>
      <w:r w:rsidR="00612606">
        <w:rPr>
          <w:rFonts w:ascii="Times New Roman" w:hAnsi="Times New Roman" w:cs="Times New Roman"/>
          <w:kern w:val="0"/>
          <w:sz w:val="24"/>
          <w:szCs w:val="24"/>
        </w:rPr>
        <w:t xml:space="preserve">in nine climate zones </w:t>
      </w:r>
      <w:r w:rsidR="00F86DE5" w:rsidRPr="00195966">
        <w:rPr>
          <w:rFonts w:ascii="Times New Roman" w:hAnsi="Times New Roman" w:cs="Times New Roman"/>
          <w:kern w:val="0"/>
          <w:sz w:val="24"/>
          <w:szCs w:val="24"/>
        </w:rPr>
        <w:t xml:space="preserve">based on either the </w:t>
      </w:r>
      <w:del w:id="19" w:author="Yong" w:date="2013-12-15T14:00:00Z">
        <w:r w:rsidR="00F86DE5" w:rsidRPr="00195966" w:rsidDel="00682E05">
          <w:rPr>
            <w:rFonts w:ascii="Times New Roman" w:hAnsi="Times New Roman" w:cs="Times New Roman"/>
            <w:kern w:val="0"/>
            <w:sz w:val="24"/>
            <w:szCs w:val="24"/>
          </w:rPr>
          <w:delText xml:space="preserve">mechanism </w:delText>
        </w:r>
      </w:del>
      <w:ins w:id="20" w:author="Yong" w:date="2013-12-15T14:00:00Z">
        <w:r w:rsidR="00682E05" w:rsidRPr="00195966">
          <w:rPr>
            <w:rFonts w:ascii="Times New Roman" w:hAnsi="Times New Roman" w:cs="Times New Roman"/>
            <w:kern w:val="0"/>
            <w:sz w:val="24"/>
            <w:szCs w:val="24"/>
          </w:rPr>
          <w:t>mechanis</w:t>
        </w:r>
        <w:r w:rsidR="00682E05">
          <w:rPr>
            <w:rFonts w:ascii="Times New Roman" w:hAnsi="Times New Roman" w:cs="Times New Roman"/>
            <w:kern w:val="0"/>
            <w:sz w:val="24"/>
            <w:szCs w:val="24"/>
          </w:rPr>
          <w:t>tic</w:t>
        </w:r>
        <w:r w:rsidR="00682E05" w:rsidRPr="00195966">
          <w:rPr>
            <w:rFonts w:ascii="Times New Roman" w:hAnsi="Times New Roman" w:cs="Times New Roman"/>
            <w:kern w:val="0"/>
            <w:sz w:val="24"/>
            <w:szCs w:val="24"/>
          </w:rPr>
          <w:t xml:space="preserve"> </w:t>
        </w:r>
      </w:ins>
      <w:r w:rsidR="00F86DE5" w:rsidRPr="00195966">
        <w:rPr>
          <w:rFonts w:ascii="Times New Roman" w:hAnsi="Times New Roman" w:cs="Times New Roman"/>
          <w:kern w:val="0"/>
          <w:sz w:val="24"/>
          <w:szCs w:val="24"/>
        </w:rPr>
        <w:t>models or statistical</w:t>
      </w:r>
      <w:r w:rsidR="00F86DE5" w:rsidRPr="00195966">
        <w:rPr>
          <w:rFonts w:ascii="Times New Roman" w:hAnsi="Times New Roman" w:cs="Times New Roman"/>
          <w:color w:val="000000"/>
          <w:sz w:val="24"/>
          <w:szCs w:val="24"/>
          <w:shd w:val="clear" w:color="auto" w:fill="FFFFFF"/>
        </w:rPr>
        <w:t xml:space="preserve"> </w:t>
      </w:r>
      <w:r w:rsidR="001A34F7">
        <w:rPr>
          <w:rFonts w:ascii="Times New Roman" w:hAnsi="Times New Roman" w:cs="Times New Roman"/>
          <w:kern w:val="0"/>
          <w:sz w:val="24"/>
          <w:szCs w:val="24"/>
        </w:rPr>
        <w:t xml:space="preserve">models using </w:t>
      </w:r>
      <w:r w:rsidR="00175D51">
        <w:rPr>
          <w:rFonts w:ascii="Times New Roman" w:hAnsi="Times New Roman" w:cs="Times New Roman"/>
          <w:kern w:val="0"/>
          <w:sz w:val="24"/>
          <w:szCs w:val="24"/>
        </w:rPr>
        <w:t>ArcGIS</w:t>
      </w:r>
      <w:r w:rsidR="001A34F7">
        <w:rPr>
          <w:rFonts w:ascii="Times New Roman" w:hAnsi="Times New Roman" w:cs="Times New Roman"/>
          <w:kern w:val="0"/>
          <w:sz w:val="24"/>
          <w:szCs w:val="24"/>
        </w:rPr>
        <w:t xml:space="preserve"> and VERDI.</w:t>
      </w:r>
      <w:r w:rsidR="00F86DE5" w:rsidRPr="00195966">
        <w:rPr>
          <w:rFonts w:ascii="Times New Roman" w:hAnsi="Times New Roman" w:cs="Times New Roman"/>
          <w:kern w:val="0"/>
          <w:sz w:val="24"/>
          <w:szCs w:val="24"/>
        </w:rPr>
        <w:t xml:space="preserve"> </w:t>
      </w:r>
      <w:r w:rsidR="00235820">
        <w:rPr>
          <w:rFonts w:ascii="Times New Roman" w:hAnsi="Times New Roman" w:cs="Times New Roman"/>
          <w:kern w:val="0"/>
          <w:sz w:val="24"/>
          <w:szCs w:val="24"/>
        </w:rPr>
        <w:t xml:space="preserve">Census data </w:t>
      </w:r>
      <w:del w:id="21" w:author="LindaEve" w:date="2013-12-16T11:06:00Z">
        <w:r w:rsidR="00235820" w:rsidDel="008F3FF2">
          <w:rPr>
            <w:rFonts w:ascii="Times New Roman" w:hAnsi="Times New Roman" w:cs="Times New Roman"/>
            <w:kern w:val="0"/>
            <w:sz w:val="24"/>
            <w:szCs w:val="24"/>
          </w:rPr>
          <w:delText xml:space="preserve">are </w:delText>
        </w:r>
      </w:del>
      <w:ins w:id="22" w:author="LindaEve" w:date="2013-12-16T11:06:00Z">
        <w:r w:rsidR="008F3FF2">
          <w:rPr>
            <w:rFonts w:ascii="Times New Roman" w:hAnsi="Times New Roman" w:cs="Times New Roman"/>
            <w:kern w:val="0"/>
            <w:sz w:val="24"/>
            <w:szCs w:val="24"/>
          </w:rPr>
          <w:t xml:space="preserve">were </w:t>
        </w:r>
      </w:ins>
      <w:r w:rsidR="00235820">
        <w:rPr>
          <w:rFonts w:ascii="Times New Roman" w:hAnsi="Times New Roman" w:cs="Times New Roman"/>
          <w:kern w:val="0"/>
          <w:sz w:val="24"/>
          <w:szCs w:val="24"/>
        </w:rPr>
        <w:t>used to generate a</w:t>
      </w:r>
      <w:r w:rsidR="001A34F7">
        <w:rPr>
          <w:rFonts w:ascii="Times New Roman" w:hAnsi="Times New Roman" w:cs="Times New Roman"/>
          <w:kern w:val="0"/>
          <w:sz w:val="24"/>
          <w:szCs w:val="24"/>
        </w:rPr>
        <w:t xml:space="preserve"> demographic </w:t>
      </w:r>
      <w:r w:rsidR="00235820">
        <w:rPr>
          <w:rFonts w:ascii="Times New Roman" w:hAnsi="Times New Roman" w:cs="Times New Roman"/>
          <w:kern w:val="0"/>
          <w:sz w:val="24"/>
          <w:szCs w:val="24"/>
        </w:rPr>
        <w:t>distribution by age and sex in</w:t>
      </w:r>
      <w:r w:rsidR="001A34F7">
        <w:rPr>
          <w:rFonts w:ascii="Times New Roman" w:hAnsi="Times New Roman" w:cs="Times New Roman"/>
          <w:kern w:val="0"/>
          <w:sz w:val="24"/>
          <w:szCs w:val="24"/>
        </w:rPr>
        <w:t xml:space="preserve"> nine climate zones in </w:t>
      </w:r>
      <w:ins w:id="23" w:author="LindaEve" w:date="2013-12-16T11:07:00Z">
        <w:r w:rsidR="008F3FF2">
          <w:rPr>
            <w:rFonts w:ascii="Times New Roman" w:hAnsi="Times New Roman" w:cs="Times New Roman"/>
            <w:kern w:val="0"/>
            <w:sz w:val="24"/>
            <w:szCs w:val="24"/>
          </w:rPr>
          <w:t xml:space="preserve">the </w:t>
        </w:r>
      </w:ins>
      <w:r w:rsidR="00175D51">
        <w:rPr>
          <w:rFonts w:ascii="Times New Roman" w:hAnsi="Times New Roman" w:cs="Times New Roman"/>
          <w:kern w:val="0"/>
          <w:sz w:val="24"/>
          <w:szCs w:val="24"/>
        </w:rPr>
        <w:t xml:space="preserve">United </w:t>
      </w:r>
      <w:r w:rsidR="00235820">
        <w:rPr>
          <w:rFonts w:ascii="Times New Roman" w:hAnsi="Times New Roman" w:cs="Times New Roman"/>
          <w:kern w:val="0"/>
          <w:sz w:val="24"/>
          <w:szCs w:val="24"/>
        </w:rPr>
        <w:t xml:space="preserve">States. </w:t>
      </w:r>
      <w:r w:rsidR="00F36C27" w:rsidRPr="00F36C27">
        <w:rPr>
          <w:rFonts w:ascii="Times New Roman" w:hAnsi="Times New Roman" w:cs="Times New Roman"/>
          <w:kern w:val="0"/>
          <w:sz w:val="24"/>
          <w:szCs w:val="24"/>
        </w:rPr>
        <w:t xml:space="preserve">A probabilistic model </w:t>
      </w:r>
      <w:del w:id="24" w:author="LindaEve" w:date="2013-12-16T11:07:00Z">
        <w:r w:rsidR="00F36C27" w:rsidRPr="00F36C27" w:rsidDel="008F3FF2">
          <w:rPr>
            <w:rFonts w:ascii="Times New Roman" w:hAnsi="Times New Roman" w:cs="Times New Roman"/>
            <w:kern w:val="0"/>
            <w:sz w:val="24"/>
            <w:szCs w:val="24"/>
          </w:rPr>
          <w:delText>has been</w:delText>
        </w:r>
      </w:del>
      <w:ins w:id="25" w:author="LindaEve" w:date="2013-12-16T11:07:00Z">
        <w:r w:rsidR="008F3FF2">
          <w:rPr>
            <w:rFonts w:ascii="Times New Roman" w:hAnsi="Times New Roman" w:cs="Times New Roman"/>
            <w:kern w:val="0"/>
            <w:sz w:val="24"/>
            <w:szCs w:val="24"/>
          </w:rPr>
          <w:t>was</w:t>
        </w:r>
      </w:ins>
      <w:r w:rsidR="00F36C27" w:rsidRPr="00F36C27">
        <w:rPr>
          <w:rFonts w:ascii="Times New Roman" w:hAnsi="Times New Roman" w:cs="Times New Roman"/>
          <w:kern w:val="0"/>
          <w:sz w:val="24"/>
          <w:szCs w:val="24"/>
        </w:rPr>
        <w:t xml:space="preserve"> developed by considering the </w:t>
      </w:r>
      <w:proofErr w:type="spellStart"/>
      <w:r w:rsidR="00F36C27">
        <w:rPr>
          <w:rFonts w:ascii="Times New Roman" w:hAnsi="Times New Roman" w:cs="Times New Roman"/>
          <w:kern w:val="0"/>
          <w:sz w:val="24"/>
          <w:szCs w:val="24"/>
        </w:rPr>
        <w:t>micro</w:t>
      </w:r>
      <w:del w:id="26" w:author="LindaEve" w:date="2013-12-16T11:07:00Z">
        <w:r w:rsidR="00F36C27" w:rsidRPr="00F36C27" w:rsidDel="008F3FF2">
          <w:rPr>
            <w:rFonts w:ascii="Times New Roman" w:hAnsi="Times New Roman" w:cs="Times New Roman"/>
            <w:kern w:val="0"/>
            <w:sz w:val="24"/>
            <w:szCs w:val="24"/>
          </w:rPr>
          <w:delText xml:space="preserve"> </w:delText>
        </w:r>
      </w:del>
      <w:r w:rsidR="00F36C27" w:rsidRPr="00F36C27">
        <w:rPr>
          <w:rFonts w:ascii="Times New Roman" w:hAnsi="Times New Roman" w:cs="Times New Roman"/>
          <w:kern w:val="0"/>
          <w:sz w:val="24"/>
          <w:szCs w:val="24"/>
        </w:rPr>
        <w:t>environmental</w:t>
      </w:r>
      <w:proofErr w:type="spellEnd"/>
      <w:r w:rsidR="00F36C27" w:rsidRPr="00F36C27">
        <w:rPr>
          <w:rFonts w:ascii="Times New Roman" w:hAnsi="Times New Roman" w:cs="Times New Roman"/>
          <w:kern w:val="0"/>
          <w:sz w:val="24"/>
          <w:szCs w:val="24"/>
        </w:rPr>
        <w:t xml:space="preserve"> dynamics of the </w:t>
      </w:r>
      <w:r w:rsidR="00F36C27">
        <w:rPr>
          <w:rFonts w:ascii="Times New Roman" w:hAnsi="Times New Roman" w:cs="Times New Roman"/>
          <w:kern w:val="0"/>
          <w:sz w:val="24"/>
          <w:szCs w:val="24"/>
        </w:rPr>
        <w:t xml:space="preserve">pollens </w:t>
      </w:r>
      <w:r w:rsidR="00F36C27" w:rsidRPr="00F36C27">
        <w:rPr>
          <w:rFonts w:ascii="Times New Roman" w:hAnsi="Times New Roman" w:cs="Times New Roman"/>
          <w:kern w:val="0"/>
          <w:sz w:val="24"/>
          <w:szCs w:val="24"/>
        </w:rPr>
        <w:t xml:space="preserve">in conjunction with the activity patterns of </w:t>
      </w:r>
      <w:ins w:id="27" w:author="LindaEve" w:date="2013-12-16T11:08:00Z">
        <w:r w:rsidR="008F3FF2">
          <w:rPr>
            <w:rFonts w:ascii="Times New Roman" w:hAnsi="Times New Roman" w:cs="Times New Roman"/>
            <w:kern w:val="0"/>
            <w:sz w:val="24"/>
            <w:szCs w:val="24"/>
          </w:rPr>
          <w:t xml:space="preserve">the </w:t>
        </w:r>
      </w:ins>
      <w:r w:rsidR="00F36C27">
        <w:rPr>
          <w:rFonts w:ascii="Times New Roman" w:hAnsi="Times New Roman" w:cs="Times New Roman"/>
          <w:kern w:val="0"/>
          <w:sz w:val="24"/>
          <w:szCs w:val="24"/>
        </w:rPr>
        <w:t>population</w:t>
      </w:r>
      <w:del w:id="28" w:author="Yong" w:date="2013-12-15T14:01:00Z">
        <w:r w:rsidR="00F36C27" w:rsidDel="0065260D">
          <w:rPr>
            <w:rFonts w:ascii="Times New Roman" w:hAnsi="Times New Roman" w:cs="Times New Roman"/>
            <w:kern w:val="0"/>
            <w:sz w:val="24"/>
            <w:szCs w:val="24"/>
          </w:rPr>
          <w:delText xml:space="preserve">, </w:delText>
        </w:r>
      </w:del>
      <w:ins w:id="29" w:author="Yong" w:date="2013-12-15T14:01:00Z">
        <w:r w:rsidR="0065260D">
          <w:rPr>
            <w:rFonts w:ascii="Times New Roman" w:hAnsi="Times New Roman" w:cs="Times New Roman"/>
            <w:kern w:val="0"/>
            <w:sz w:val="24"/>
            <w:szCs w:val="24"/>
          </w:rPr>
          <w:t xml:space="preserve">. </w:t>
        </w:r>
      </w:ins>
      <w:r w:rsidR="00A06A0F" w:rsidRPr="00A06A0F">
        <w:rPr>
          <w:rFonts w:ascii="Times New Roman" w:hAnsi="Times New Roman" w:cs="Times New Roman"/>
          <w:kern w:val="0"/>
          <w:sz w:val="24"/>
          <w:szCs w:val="24"/>
        </w:rPr>
        <w:t xml:space="preserve">Main processes considered in the model </w:t>
      </w:r>
      <w:del w:id="30" w:author="LindaEve" w:date="2013-12-16T11:08:00Z">
        <w:r w:rsidR="00A06A0F" w:rsidRPr="00A06A0F" w:rsidDel="008F3FF2">
          <w:rPr>
            <w:rFonts w:ascii="Times New Roman" w:hAnsi="Times New Roman" w:cs="Times New Roman"/>
            <w:kern w:val="0"/>
            <w:sz w:val="24"/>
            <w:szCs w:val="24"/>
          </w:rPr>
          <w:delText xml:space="preserve">are </w:delText>
        </w:r>
      </w:del>
      <w:ins w:id="31" w:author="LindaEve" w:date="2013-12-16T11:08:00Z">
        <w:r w:rsidR="008F3FF2">
          <w:rPr>
            <w:rFonts w:ascii="Times New Roman" w:hAnsi="Times New Roman" w:cs="Times New Roman"/>
            <w:kern w:val="0"/>
            <w:sz w:val="24"/>
            <w:szCs w:val="24"/>
          </w:rPr>
          <w:t>we</w:t>
        </w:r>
        <w:r w:rsidR="008F3FF2" w:rsidRPr="00A06A0F">
          <w:rPr>
            <w:rFonts w:ascii="Times New Roman" w:hAnsi="Times New Roman" w:cs="Times New Roman"/>
            <w:kern w:val="0"/>
            <w:sz w:val="24"/>
            <w:szCs w:val="24"/>
          </w:rPr>
          <w:t xml:space="preserve">re </w:t>
        </w:r>
      </w:ins>
      <w:proofErr w:type="spellStart"/>
      <w:r w:rsidR="00A06A0F" w:rsidRPr="00A06A0F">
        <w:rPr>
          <w:rFonts w:ascii="Times New Roman" w:hAnsi="Times New Roman" w:cs="Times New Roman"/>
          <w:kern w:val="0"/>
          <w:sz w:val="24"/>
          <w:szCs w:val="24"/>
        </w:rPr>
        <w:t>micro</w:t>
      </w:r>
      <w:del w:id="32" w:author="LindaEve" w:date="2013-12-16T11:08:00Z">
        <w:r w:rsidR="00A06A0F" w:rsidRPr="00A06A0F" w:rsidDel="008F3FF2">
          <w:rPr>
            <w:rFonts w:ascii="Times New Roman" w:hAnsi="Times New Roman" w:cs="Times New Roman"/>
            <w:kern w:val="0"/>
            <w:sz w:val="24"/>
            <w:szCs w:val="24"/>
          </w:rPr>
          <w:delText xml:space="preserve"> </w:delText>
        </w:r>
      </w:del>
      <w:r w:rsidR="00A06A0F" w:rsidRPr="00A06A0F">
        <w:rPr>
          <w:rFonts w:ascii="Times New Roman" w:hAnsi="Times New Roman" w:cs="Times New Roman"/>
          <w:kern w:val="0"/>
          <w:sz w:val="24"/>
          <w:szCs w:val="24"/>
        </w:rPr>
        <w:t>environmental</w:t>
      </w:r>
      <w:proofErr w:type="spellEnd"/>
      <w:r w:rsidR="00A06A0F" w:rsidRPr="00A06A0F">
        <w:rPr>
          <w:rFonts w:ascii="Times New Roman" w:hAnsi="Times New Roman" w:cs="Times New Roman"/>
          <w:kern w:val="0"/>
          <w:sz w:val="24"/>
          <w:szCs w:val="24"/>
        </w:rPr>
        <w:t xml:space="preserve"> transport and deposition</w:t>
      </w:r>
      <w:del w:id="33" w:author="LindaEve" w:date="2013-12-16T11:08:00Z">
        <w:r w:rsidR="00A06A0F" w:rsidRPr="00A06A0F" w:rsidDel="008F3FF2">
          <w:rPr>
            <w:rFonts w:ascii="Times New Roman" w:hAnsi="Times New Roman" w:cs="Times New Roman"/>
            <w:kern w:val="0"/>
            <w:sz w:val="24"/>
            <w:szCs w:val="24"/>
          </w:rPr>
          <w:delText>,</w:delText>
        </w:r>
      </w:del>
      <w:r w:rsidR="00A06A0F" w:rsidRPr="00A06A0F">
        <w:rPr>
          <w:rFonts w:ascii="Times New Roman" w:hAnsi="Times New Roman" w:cs="Times New Roman"/>
          <w:kern w:val="0"/>
          <w:sz w:val="24"/>
          <w:szCs w:val="24"/>
        </w:rPr>
        <w:t xml:space="preserve"> </w:t>
      </w:r>
      <w:r w:rsidR="005E0108">
        <w:rPr>
          <w:rFonts w:ascii="Times New Roman" w:hAnsi="Times New Roman" w:cs="Times New Roman"/>
          <w:kern w:val="0"/>
          <w:sz w:val="24"/>
          <w:szCs w:val="24"/>
        </w:rPr>
        <w:t xml:space="preserve">and dermal </w:t>
      </w:r>
      <w:r w:rsidR="00A06A0F" w:rsidRPr="00A06A0F">
        <w:rPr>
          <w:rFonts w:ascii="Times New Roman" w:hAnsi="Times New Roman" w:cs="Times New Roman"/>
          <w:kern w:val="0"/>
          <w:sz w:val="24"/>
          <w:szCs w:val="24"/>
        </w:rPr>
        <w:t>transfer of</w:t>
      </w:r>
      <w:r w:rsidR="00A06A0F">
        <w:rPr>
          <w:rFonts w:ascii="Times New Roman" w:hAnsi="Times New Roman" w:cs="Times New Roman"/>
          <w:kern w:val="0"/>
          <w:sz w:val="24"/>
          <w:szCs w:val="24"/>
        </w:rPr>
        <w:t xml:space="preserve"> pollens</w:t>
      </w:r>
      <w:r w:rsidR="00A06A0F" w:rsidRPr="00A06A0F">
        <w:rPr>
          <w:rFonts w:ascii="Times New Roman" w:hAnsi="Times New Roman" w:cs="Times New Roman"/>
          <w:kern w:val="0"/>
          <w:sz w:val="24"/>
          <w:szCs w:val="24"/>
        </w:rPr>
        <w:t xml:space="preserve"> when </w:t>
      </w:r>
      <w:r w:rsidR="00A06A0F">
        <w:rPr>
          <w:rFonts w:ascii="Times New Roman" w:hAnsi="Times New Roman" w:cs="Times New Roman"/>
          <w:kern w:val="0"/>
          <w:sz w:val="24"/>
          <w:szCs w:val="24"/>
        </w:rPr>
        <w:t>people</w:t>
      </w:r>
      <w:r w:rsidR="00A06A0F" w:rsidRPr="00A06A0F">
        <w:rPr>
          <w:rFonts w:ascii="Times New Roman" w:hAnsi="Times New Roman" w:cs="Times New Roman"/>
          <w:kern w:val="0"/>
          <w:sz w:val="24"/>
          <w:szCs w:val="24"/>
        </w:rPr>
        <w:t xml:space="preserve"> come in contact</w:t>
      </w:r>
      <w:r w:rsidR="00A06A0F">
        <w:rPr>
          <w:rFonts w:ascii="Times New Roman" w:hAnsi="Times New Roman" w:cs="Times New Roman"/>
          <w:kern w:val="0"/>
          <w:sz w:val="24"/>
          <w:szCs w:val="24"/>
        </w:rPr>
        <w:t xml:space="preserve"> </w:t>
      </w:r>
      <w:ins w:id="34" w:author="Yong" w:date="2013-12-15T14:01:00Z">
        <w:r w:rsidR="0065260D">
          <w:rPr>
            <w:rFonts w:ascii="Times New Roman" w:hAnsi="Times New Roman" w:cs="Times New Roman"/>
            <w:kern w:val="0"/>
            <w:sz w:val="24"/>
            <w:szCs w:val="24"/>
          </w:rPr>
          <w:t xml:space="preserve">with </w:t>
        </w:r>
      </w:ins>
      <w:r w:rsidR="00A06A0F">
        <w:rPr>
          <w:rFonts w:ascii="Times New Roman" w:hAnsi="Times New Roman" w:cs="Times New Roman"/>
          <w:kern w:val="0"/>
          <w:sz w:val="24"/>
          <w:szCs w:val="24"/>
        </w:rPr>
        <w:t xml:space="preserve">airborne pollen in pollen </w:t>
      </w:r>
      <w:proofErr w:type="gramStart"/>
      <w:r w:rsidR="00A06A0F">
        <w:rPr>
          <w:rFonts w:ascii="Times New Roman" w:hAnsi="Times New Roman" w:cs="Times New Roman"/>
          <w:kern w:val="0"/>
          <w:sz w:val="24"/>
          <w:szCs w:val="24"/>
        </w:rPr>
        <w:t xml:space="preserve">seasons </w:t>
      </w:r>
      <w:r w:rsidR="00A06A0F" w:rsidRPr="00A06A0F">
        <w:rPr>
          <w:rFonts w:ascii="Times New Roman" w:hAnsi="Times New Roman" w:cs="Times New Roman"/>
          <w:kern w:val="0"/>
          <w:sz w:val="24"/>
          <w:szCs w:val="24"/>
        </w:rPr>
        <w:t>.</w:t>
      </w:r>
      <w:proofErr w:type="gramEnd"/>
      <w:del w:id="35" w:author="Yong" w:date="2013-12-15T14:01:00Z">
        <w:r w:rsidR="00F36C27" w:rsidDel="0065260D">
          <w:rPr>
            <w:rFonts w:ascii="Times New Roman" w:hAnsi="Times New Roman" w:cs="Times New Roman"/>
            <w:kern w:val="0"/>
            <w:sz w:val="24"/>
            <w:szCs w:val="24"/>
          </w:rPr>
          <w:delText>Population</w:delText>
        </w:r>
      </w:del>
      <w:r w:rsidR="001A34F7">
        <w:rPr>
          <w:rFonts w:ascii="Times New Roman" w:hAnsi="Times New Roman" w:cs="Times New Roman"/>
          <w:kern w:val="0"/>
          <w:sz w:val="24"/>
          <w:szCs w:val="24"/>
        </w:rPr>
        <w:t xml:space="preserve"> E</w:t>
      </w:r>
      <w:ins w:id="36" w:author="LindaEve" w:date="2013-12-16T11:09:00Z">
        <w:r w:rsidR="008F3FF2">
          <w:rPr>
            <w:rFonts w:ascii="Times New Roman" w:hAnsi="Times New Roman" w:cs="Times New Roman"/>
            <w:kern w:val="0"/>
            <w:sz w:val="24"/>
            <w:szCs w:val="24"/>
          </w:rPr>
          <w:t>stimates of e</w:t>
        </w:r>
      </w:ins>
      <w:r w:rsidR="001A34F7">
        <w:rPr>
          <w:rFonts w:ascii="Times New Roman" w:hAnsi="Times New Roman" w:cs="Times New Roman"/>
          <w:kern w:val="0"/>
          <w:sz w:val="24"/>
          <w:szCs w:val="24"/>
        </w:rPr>
        <w:t xml:space="preserve">xposure </w:t>
      </w:r>
      <w:del w:id="37" w:author="Yong" w:date="2013-12-15T14:01:00Z">
        <w:r w:rsidR="001A34F7" w:rsidDel="0065260D">
          <w:rPr>
            <w:rFonts w:ascii="Times New Roman" w:hAnsi="Times New Roman" w:cs="Times New Roman"/>
            <w:kern w:val="0"/>
            <w:sz w:val="24"/>
            <w:szCs w:val="24"/>
          </w:rPr>
          <w:delText xml:space="preserve">data </w:delText>
        </w:r>
      </w:del>
      <w:r w:rsidR="001A34F7">
        <w:rPr>
          <w:rFonts w:ascii="Times New Roman" w:hAnsi="Times New Roman" w:cs="Times New Roman"/>
          <w:kern w:val="0"/>
          <w:sz w:val="24"/>
          <w:szCs w:val="24"/>
        </w:rPr>
        <w:t xml:space="preserve">to </w:t>
      </w:r>
      <w:ins w:id="38" w:author="Yong" w:date="2013-12-15T14:01:00Z">
        <w:r w:rsidR="0065260D">
          <w:rPr>
            <w:rFonts w:ascii="Times New Roman" w:hAnsi="Times New Roman" w:cs="Times New Roman"/>
            <w:kern w:val="0"/>
            <w:sz w:val="24"/>
            <w:szCs w:val="24"/>
          </w:rPr>
          <w:t xml:space="preserve">allergenic </w:t>
        </w:r>
      </w:ins>
      <w:r w:rsidR="001A34F7">
        <w:rPr>
          <w:rFonts w:ascii="Times New Roman" w:hAnsi="Times New Roman" w:cs="Times New Roman"/>
          <w:kern w:val="0"/>
          <w:sz w:val="24"/>
          <w:szCs w:val="24"/>
        </w:rPr>
        <w:t>pollen</w:t>
      </w:r>
      <w:del w:id="39" w:author="Yong" w:date="2013-12-15T14:01:00Z">
        <w:r w:rsidR="001A34F7" w:rsidDel="0065260D">
          <w:rPr>
            <w:rFonts w:ascii="Times New Roman" w:hAnsi="Times New Roman" w:cs="Times New Roman"/>
            <w:kern w:val="0"/>
            <w:sz w:val="24"/>
            <w:szCs w:val="24"/>
          </w:rPr>
          <w:delText>s</w:delText>
        </w:r>
      </w:del>
      <w:r w:rsidR="001A34F7">
        <w:rPr>
          <w:rFonts w:ascii="Times New Roman" w:hAnsi="Times New Roman" w:cs="Times New Roman"/>
          <w:kern w:val="0"/>
          <w:sz w:val="24"/>
          <w:szCs w:val="24"/>
        </w:rPr>
        <w:t xml:space="preserve"> </w:t>
      </w:r>
      <w:del w:id="40" w:author="LindaEve" w:date="2013-12-16T11:09:00Z">
        <w:r w:rsidR="001A34F7" w:rsidDel="008F3FF2">
          <w:rPr>
            <w:rFonts w:ascii="Times New Roman" w:hAnsi="Times New Roman" w:cs="Times New Roman"/>
            <w:kern w:val="0"/>
            <w:sz w:val="24"/>
            <w:szCs w:val="24"/>
          </w:rPr>
          <w:delText xml:space="preserve">are </w:delText>
        </w:r>
      </w:del>
      <w:ins w:id="41" w:author="LindaEve" w:date="2013-12-16T11:09:00Z">
        <w:r w:rsidR="008F3FF2">
          <w:rPr>
            <w:rFonts w:ascii="Times New Roman" w:hAnsi="Times New Roman" w:cs="Times New Roman"/>
            <w:kern w:val="0"/>
            <w:sz w:val="24"/>
            <w:szCs w:val="24"/>
          </w:rPr>
          <w:t xml:space="preserve">were </w:t>
        </w:r>
      </w:ins>
      <w:r w:rsidR="001A34F7">
        <w:rPr>
          <w:rFonts w:ascii="Times New Roman" w:hAnsi="Times New Roman" w:cs="Times New Roman"/>
          <w:kern w:val="0"/>
          <w:sz w:val="24"/>
          <w:szCs w:val="24"/>
        </w:rPr>
        <w:t xml:space="preserve">obtained by using </w:t>
      </w:r>
      <w:ins w:id="42" w:author="LindaEve" w:date="2013-12-16T11:09:00Z">
        <w:r w:rsidR="008F3FF2">
          <w:rPr>
            <w:rFonts w:ascii="Times New Roman" w:hAnsi="Times New Roman" w:cs="Times New Roman"/>
            <w:kern w:val="0"/>
            <w:sz w:val="24"/>
            <w:szCs w:val="24"/>
          </w:rPr>
          <w:t xml:space="preserve">the </w:t>
        </w:r>
      </w:ins>
      <w:r w:rsidR="00F86DE5" w:rsidRPr="00195966">
        <w:rPr>
          <w:rFonts w:ascii="Times New Roman" w:hAnsi="Times New Roman" w:cs="Times New Roman"/>
          <w:kern w:val="0"/>
          <w:sz w:val="24"/>
          <w:szCs w:val="24"/>
        </w:rPr>
        <w:t>Monte-Carlo method</w:t>
      </w:r>
      <w:r w:rsidR="00175D51">
        <w:rPr>
          <w:rFonts w:ascii="Times New Roman" w:hAnsi="Times New Roman" w:cs="Times New Roman"/>
          <w:kern w:val="0"/>
          <w:sz w:val="24"/>
          <w:szCs w:val="24"/>
        </w:rPr>
        <w:t xml:space="preserve"> in </w:t>
      </w:r>
      <w:proofErr w:type="spellStart"/>
      <w:r w:rsidR="00175D51">
        <w:rPr>
          <w:rFonts w:ascii="Times New Roman" w:hAnsi="Times New Roman" w:cs="Times New Roman"/>
          <w:kern w:val="0"/>
          <w:sz w:val="24"/>
          <w:szCs w:val="24"/>
        </w:rPr>
        <w:t>Matlab</w:t>
      </w:r>
      <w:proofErr w:type="spellEnd"/>
      <w:r w:rsidR="00175D51">
        <w:rPr>
          <w:rFonts w:ascii="Times New Roman" w:hAnsi="Times New Roman" w:cs="Times New Roman"/>
          <w:kern w:val="0"/>
          <w:sz w:val="24"/>
          <w:szCs w:val="24"/>
        </w:rPr>
        <w:t xml:space="preserve"> </w:t>
      </w:r>
      <w:del w:id="43" w:author="Yong" w:date="2013-12-15T14:02:00Z">
        <w:r w:rsidR="00175D51" w:rsidRPr="00195966" w:rsidDel="0065260D">
          <w:rPr>
            <w:rFonts w:ascii="Times New Roman" w:hAnsi="Times New Roman" w:cs="Times New Roman"/>
            <w:kern w:val="0"/>
            <w:sz w:val="24"/>
            <w:szCs w:val="24"/>
          </w:rPr>
          <w:delText>to</w:delText>
        </w:r>
        <w:r w:rsidR="00F86DE5" w:rsidRPr="00195966" w:rsidDel="0065260D">
          <w:rPr>
            <w:rFonts w:ascii="Times New Roman" w:hAnsi="Times New Roman" w:cs="Times New Roman"/>
            <w:kern w:val="0"/>
            <w:sz w:val="24"/>
            <w:szCs w:val="24"/>
          </w:rPr>
          <w:delText xml:space="preserve"> predict the exposure effect of </w:delText>
        </w:r>
        <w:r w:rsidR="001A34F7" w:rsidDel="0065260D">
          <w:rPr>
            <w:rFonts w:ascii="Times New Roman" w:hAnsi="Times New Roman" w:cs="Times New Roman"/>
            <w:kern w:val="0"/>
            <w:sz w:val="24"/>
            <w:szCs w:val="24"/>
          </w:rPr>
          <w:delText xml:space="preserve">the pollens of </w:delText>
        </w:r>
        <w:r w:rsidR="00F86DE5" w:rsidRPr="00195966" w:rsidDel="0065260D">
          <w:rPr>
            <w:rFonts w:ascii="Times New Roman" w:hAnsi="Times New Roman" w:cs="Times New Roman"/>
            <w:kern w:val="0"/>
            <w:sz w:val="24"/>
            <w:szCs w:val="24"/>
          </w:rPr>
          <w:delText xml:space="preserve">the </w:delText>
        </w:r>
        <w:r w:rsidR="003079AA" w:rsidDel="0065260D">
          <w:rPr>
            <w:rFonts w:ascii="Times New Roman" w:hAnsi="Times New Roman" w:cs="Times New Roman"/>
            <w:kern w:val="0"/>
            <w:sz w:val="24"/>
            <w:szCs w:val="24"/>
          </w:rPr>
          <w:delText xml:space="preserve">different </w:delText>
        </w:r>
        <w:r w:rsidR="001A34F7" w:rsidDel="0065260D">
          <w:rPr>
            <w:rFonts w:ascii="Times New Roman" w:hAnsi="Times New Roman" w:cs="Times New Roman"/>
            <w:kern w:val="0"/>
            <w:sz w:val="24"/>
            <w:szCs w:val="24"/>
          </w:rPr>
          <w:delText>species</w:delText>
        </w:r>
        <w:r w:rsidR="00F86DE5" w:rsidRPr="00195966" w:rsidDel="0065260D">
          <w:rPr>
            <w:rFonts w:ascii="Times New Roman" w:hAnsi="Times New Roman" w:cs="Times New Roman"/>
            <w:kern w:val="0"/>
            <w:sz w:val="24"/>
            <w:szCs w:val="24"/>
          </w:rPr>
          <w:delText xml:space="preserve"> in</w:delText>
        </w:r>
        <w:r w:rsidR="001A34F7" w:rsidDel="0065260D">
          <w:rPr>
            <w:rFonts w:ascii="Times New Roman" w:hAnsi="Times New Roman" w:cs="Times New Roman"/>
            <w:kern w:val="0"/>
            <w:sz w:val="24"/>
            <w:szCs w:val="24"/>
          </w:rPr>
          <w:delText xml:space="preserve"> </w:delText>
        </w:r>
      </w:del>
      <w:ins w:id="44" w:author="Yong" w:date="2013-12-15T14:02:00Z">
        <w:r w:rsidR="0065260D">
          <w:rPr>
            <w:rFonts w:ascii="Times New Roman" w:hAnsi="Times New Roman" w:cs="Times New Roman"/>
            <w:kern w:val="0"/>
            <w:sz w:val="24"/>
            <w:szCs w:val="24"/>
          </w:rPr>
          <w:t xml:space="preserve">for </w:t>
        </w:r>
      </w:ins>
      <w:r w:rsidR="001A34F7">
        <w:rPr>
          <w:rFonts w:ascii="Times New Roman" w:hAnsi="Times New Roman" w:cs="Times New Roman"/>
          <w:kern w:val="0"/>
          <w:sz w:val="24"/>
          <w:szCs w:val="24"/>
        </w:rPr>
        <w:t xml:space="preserve">each of the </w:t>
      </w:r>
      <w:proofErr w:type="spellStart"/>
      <w:ins w:id="45" w:author="Yong" w:date="2013-12-15T14:02:00Z">
        <w:r w:rsidR="0065260D">
          <w:rPr>
            <w:rFonts w:ascii="Times New Roman" w:hAnsi="Times New Roman" w:cs="Times New Roman"/>
            <w:kern w:val="0"/>
            <w:sz w:val="24"/>
            <w:szCs w:val="24"/>
          </w:rPr>
          <w:t>the</w:t>
        </w:r>
        <w:proofErr w:type="spellEnd"/>
        <w:r w:rsidR="0065260D">
          <w:rPr>
            <w:rFonts w:ascii="Times New Roman" w:hAnsi="Times New Roman" w:cs="Times New Roman"/>
            <w:kern w:val="0"/>
            <w:sz w:val="24"/>
            <w:szCs w:val="24"/>
          </w:rPr>
          <w:t xml:space="preserve"> </w:t>
        </w:r>
      </w:ins>
      <w:r w:rsidR="001A34F7">
        <w:rPr>
          <w:rFonts w:ascii="Times New Roman" w:hAnsi="Times New Roman" w:cs="Times New Roman"/>
          <w:kern w:val="0"/>
          <w:sz w:val="24"/>
          <w:szCs w:val="24"/>
        </w:rPr>
        <w:t>climate zones</w:t>
      </w:r>
      <w:ins w:id="46" w:author="Yong" w:date="2013-12-15T14:02:00Z">
        <w:r w:rsidR="0065260D">
          <w:rPr>
            <w:rFonts w:ascii="Times New Roman" w:hAnsi="Times New Roman" w:cs="Times New Roman"/>
            <w:kern w:val="0"/>
            <w:sz w:val="24"/>
            <w:szCs w:val="24"/>
          </w:rPr>
          <w:t xml:space="preserve"> in the </w:t>
        </w:r>
      </w:ins>
      <w:ins w:id="47" w:author="Yong" w:date="2013-12-15T14:03:00Z">
        <w:r w:rsidR="0065260D">
          <w:rPr>
            <w:rFonts w:ascii="Times New Roman" w:hAnsi="Times New Roman" w:cs="Times New Roman"/>
            <w:kern w:val="0"/>
            <w:sz w:val="24"/>
            <w:szCs w:val="24"/>
          </w:rPr>
          <w:t>U.S.</w:t>
        </w:r>
      </w:ins>
      <w:del w:id="48" w:author="LindaEve" w:date="2013-12-16T11:10:00Z">
        <w:r w:rsidR="001A34F7" w:rsidDel="008F3FF2">
          <w:rPr>
            <w:rFonts w:ascii="Times New Roman" w:hAnsi="Times New Roman" w:cs="Times New Roman"/>
            <w:kern w:val="0"/>
            <w:sz w:val="24"/>
            <w:szCs w:val="24"/>
          </w:rPr>
          <w:delText>, respectively</w:delText>
        </w:r>
      </w:del>
      <w:r w:rsidR="001A34F7">
        <w:rPr>
          <w:rFonts w:ascii="Times New Roman" w:hAnsi="Times New Roman" w:cs="Times New Roman"/>
          <w:kern w:val="0"/>
          <w:sz w:val="24"/>
          <w:szCs w:val="24"/>
        </w:rPr>
        <w:t>.</w:t>
      </w:r>
      <w:r w:rsidR="00B003B1">
        <w:rPr>
          <w:rFonts w:ascii="Times New Roman" w:hAnsi="Times New Roman" w:cs="Times New Roman"/>
          <w:kern w:val="0"/>
          <w:sz w:val="24"/>
          <w:szCs w:val="24"/>
        </w:rPr>
        <w:t xml:space="preserve"> </w:t>
      </w:r>
      <w:del w:id="49" w:author="LindaEve" w:date="2013-12-16T11:11:00Z">
        <w:r w:rsidR="005E0108" w:rsidDel="008F3FF2">
          <w:rPr>
            <w:rFonts w:ascii="Times New Roman" w:hAnsi="Times New Roman" w:cs="Times New Roman"/>
            <w:kern w:val="0"/>
            <w:sz w:val="24"/>
            <w:szCs w:val="24"/>
          </w:rPr>
          <w:delText xml:space="preserve">In the </w:delText>
        </w:r>
        <w:r w:rsidR="0086701F" w:rsidDel="008F3FF2">
          <w:rPr>
            <w:rFonts w:ascii="Times New Roman" w:hAnsi="Times New Roman" w:cs="Times New Roman"/>
            <w:kern w:val="0"/>
            <w:sz w:val="24"/>
            <w:szCs w:val="24"/>
          </w:rPr>
          <w:delText>end</w:delText>
        </w:r>
      </w:del>
      <w:ins w:id="50" w:author="LindaEve" w:date="2013-12-16T11:11:00Z">
        <w:r w:rsidR="008F3FF2">
          <w:rPr>
            <w:rFonts w:ascii="Times New Roman" w:hAnsi="Times New Roman" w:cs="Times New Roman"/>
            <w:kern w:val="0"/>
            <w:sz w:val="24"/>
            <w:szCs w:val="24"/>
          </w:rPr>
          <w:t>Finally</w:t>
        </w:r>
      </w:ins>
      <w:r w:rsidR="0086701F">
        <w:rPr>
          <w:rFonts w:ascii="Times New Roman" w:hAnsi="Times New Roman" w:cs="Times New Roman"/>
          <w:kern w:val="0"/>
          <w:sz w:val="24"/>
          <w:szCs w:val="24"/>
        </w:rPr>
        <w:t>, we</w:t>
      </w:r>
      <w:r w:rsidR="001A34F7">
        <w:rPr>
          <w:rFonts w:ascii="Times New Roman" w:hAnsi="Times New Roman" w:cs="Times New Roman"/>
          <w:kern w:val="0"/>
          <w:sz w:val="24"/>
          <w:szCs w:val="24"/>
        </w:rPr>
        <w:t xml:space="preserve"> use</w:t>
      </w:r>
      <w:ins w:id="51" w:author="Yong" w:date="2013-12-15T14:03:00Z">
        <w:r w:rsidR="0065260D">
          <w:rPr>
            <w:rFonts w:ascii="Times New Roman" w:hAnsi="Times New Roman" w:cs="Times New Roman"/>
            <w:kern w:val="0"/>
            <w:sz w:val="24"/>
            <w:szCs w:val="24"/>
          </w:rPr>
          <w:t>d</w:t>
        </w:r>
      </w:ins>
      <w:r w:rsidR="00F86DE5" w:rsidRPr="00195966">
        <w:rPr>
          <w:rFonts w:ascii="Times New Roman" w:hAnsi="Times New Roman" w:cs="Times New Roman"/>
          <w:kern w:val="0"/>
          <w:sz w:val="24"/>
          <w:szCs w:val="24"/>
        </w:rPr>
        <w:t xml:space="preserve"> </w:t>
      </w:r>
      <w:del w:id="52" w:author="Yong" w:date="2013-12-15T14:03:00Z">
        <w:r w:rsidR="00F86DE5" w:rsidRPr="00195966" w:rsidDel="0065260D">
          <w:rPr>
            <w:rFonts w:ascii="Times New Roman" w:hAnsi="Times New Roman" w:cs="Times New Roman"/>
            <w:kern w:val="0"/>
            <w:sz w:val="24"/>
            <w:szCs w:val="24"/>
          </w:rPr>
          <w:delText xml:space="preserve">OAT </w:delText>
        </w:r>
      </w:del>
      <w:ins w:id="53" w:author="Yong" w:date="2013-12-15T14:03:00Z">
        <w:r w:rsidR="0065260D">
          <w:rPr>
            <w:rFonts w:ascii="Times New Roman" w:hAnsi="Times New Roman" w:cs="Times New Roman"/>
            <w:kern w:val="0"/>
            <w:sz w:val="24"/>
            <w:szCs w:val="24"/>
          </w:rPr>
          <w:t xml:space="preserve">global </w:t>
        </w:r>
      </w:ins>
      <w:r w:rsidR="00F86DE5" w:rsidRPr="00195966">
        <w:rPr>
          <w:rFonts w:ascii="Times New Roman" w:hAnsi="Times New Roman" w:cs="Times New Roman"/>
          <w:kern w:val="0"/>
          <w:sz w:val="24"/>
          <w:szCs w:val="24"/>
        </w:rPr>
        <w:t xml:space="preserve">sensitivity analysis to </w:t>
      </w:r>
      <w:del w:id="54" w:author="LindaEve" w:date="2013-12-16T11:11:00Z">
        <w:r w:rsidR="00DA5557" w:rsidRPr="00195966" w:rsidDel="008F3FF2">
          <w:rPr>
            <w:rFonts w:ascii="Times New Roman" w:hAnsi="Times New Roman" w:cs="Times New Roman"/>
            <w:kern w:val="0"/>
            <w:sz w:val="24"/>
            <w:szCs w:val="24"/>
          </w:rPr>
          <w:delText>analyze</w:delText>
        </w:r>
        <w:r w:rsidR="00F86DE5" w:rsidRPr="00195966" w:rsidDel="008F3FF2">
          <w:rPr>
            <w:rFonts w:ascii="Times New Roman" w:hAnsi="Times New Roman" w:cs="Times New Roman"/>
            <w:kern w:val="0"/>
            <w:sz w:val="24"/>
            <w:szCs w:val="24"/>
          </w:rPr>
          <w:delText xml:space="preserve"> </w:delText>
        </w:r>
      </w:del>
      <w:ins w:id="55" w:author="LindaEve" w:date="2013-12-16T11:12:00Z">
        <w:r w:rsidR="008F3FF2">
          <w:rPr>
            <w:rFonts w:ascii="Times New Roman" w:hAnsi="Times New Roman" w:cs="Times New Roman"/>
            <w:kern w:val="0"/>
            <w:sz w:val="24"/>
            <w:szCs w:val="24"/>
          </w:rPr>
          <w:t>estimate</w:t>
        </w:r>
      </w:ins>
      <w:ins w:id="56" w:author="LindaEve" w:date="2013-12-16T11:11:00Z">
        <w:r w:rsidR="008F3FF2" w:rsidRPr="00195966">
          <w:rPr>
            <w:rFonts w:ascii="Times New Roman" w:hAnsi="Times New Roman" w:cs="Times New Roman"/>
            <w:kern w:val="0"/>
            <w:sz w:val="24"/>
            <w:szCs w:val="24"/>
          </w:rPr>
          <w:t xml:space="preserve"> </w:t>
        </w:r>
      </w:ins>
      <w:r w:rsidR="00F86DE5" w:rsidRPr="00195966">
        <w:rPr>
          <w:rFonts w:ascii="Times New Roman" w:hAnsi="Times New Roman" w:cs="Times New Roman"/>
          <w:kern w:val="0"/>
          <w:sz w:val="24"/>
          <w:szCs w:val="24"/>
        </w:rPr>
        <w:t xml:space="preserve">the sensitivity of </w:t>
      </w:r>
      <w:r w:rsidR="005E0108">
        <w:rPr>
          <w:rFonts w:ascii="Times New Roman" w:hAnsi="Times New Roman" w:cs="Times New Roman"/>
          <w:kern w:val="0"/>
          <w:sz w:val="24"/>
          <w:szCs w:val="24"/>
        </w:rPr>
        <w:t xml:space="preserve">physical parameters in </w:t>
      </w:r>
      <w:r w:rsidR="00515999">
        <w:rPr>
          <w:rFonts w:ascii="Times New Roman" w:hAnsi="Times New Roman" w:cs="Times New Roman"/>
          <w:kern w:val="0"/>
          <w:sz w:val="24"/>
          <w:szCs w:val="24"/>
        </w:rPr>
        <w:t xml:space="preserve">this model </w:t>
      </w:r>
      <w:r w:rsidR="005E0108">
        <w:rPr>
          <w:rFonts w:ascii="Times New Roman" w:hAnsi="Times New Roman" w:cs="Times New Roman"/>
          <w:kern w:val="0"/>
          <w:sz w:val="24"/>
          <w:szCs w:val="24"/>
        </w:rPr>
        <w:t xml:space="preserve">which </w:t>
      </w:r>
      <w:del w:id="57" w:author="Yong" w:date="2013-12-15T14:03:00Z">
        <w:r w:rsidR="005E0108" w:rsidDel="0065260D">
          <w:rPr>
            <w:rFonts w:ascii="Times New Roman" w:hAnsi="Times New Roman" w:cs="Times New Roman"/>
            <w:kern w:val="0"/>
            <w:sz w:val="24"/>
            <w:szCs w:val="24"/>
          </w:rPr>
          <w:delText>are compose</w:delText>
        </w:r>
      </w:del>
      <w:ins w:id="58" w:author="Yong" w:date="2013-12-15T14:03:00Z">
        <w:r w:rsidR="0065260D">
          <w:rPr>
            <w:rFonts w:ascii="Times New Roman" w:hAnsi="Times New Roman" w:cs="Times New Roman"/>
            <w:kern w:val="0"/>
            <w:sz w:val="24"/>
            <w:szCs w:val="24"/>
          </w:rPr>
          <w:t>consists</w:t>
        </w:r>
      </w:ins>
      <w:r w:rsidR="005E0108">
        <w:rPr>
          <w:rFonts w:ascii="Times New Roman" w:hAnsi="Times New Roman" w:cs="Times New Roman"/>
          <w:kern w:val="0"/>
          <w:sz w:val="24"/>
          <w:szCs w:val="24"/>
        </w:rPr>
        <w:t xml:space="preserve"> of three different </w:t>
      </w:r>
      <w:ins w:id="59" w:author="LindaEve" w:date="2013-12-16T11:11:00Z">
        <w:r w:rsidR="008F3FF2">
          <w:rPr>
            <w:rFonts w:ascii="Times New Roman" w:hAnsi="Times New Roman" w:cs="Times New Roman"/>
            <w:kern w:val="0"/>
            <w:sz w:val="24"/>
            <w:szCs w:val="24"/>
          </w:rPr>
          <w:t xml:space="preserve">exposure </w:t>
        </w:r>
      </w:ins>
      <w:r w:rsidR="005E0108">
        <w:rPr>
          <w:rFonts w:ascii="Times New Roman" w:hAnsi="Times New Roman" w:cs="Times New Roman"/>
          <w:kern w:val="0"/>
          <w:sz w:val="24"/>
          <w:szCs w:val="24"/>
        </w:rPr>
        <w:t>routes</w:t>
      </w:r>
      <w:r w:rsidR="00235820">
        <w:rPr>
          <w:rFonts w:ascii="Times New Roman" w:hAnsi="Times New Roman" w:cs="Times New Roman"/>
          <w:kern w:val="0"/>
          <w:sz w:val="24"/>
          <w:szCs w:val="24"/>
        </w:rPr>
        <w:t xml:space="preserve"> (</w:t>
      </w:r>
      <w:del w:id="60" w:author="LindaEve" w:date="2013-12-16T11:10:00Z">
        <w:r w:rsidR="001A34F7" w:rsidDel="008F3FF2">
          <w:rPr>
            <w:rFonts w:ascii="Times New Roman" w:hAnsi="Times New Roman" w:cs="Times New Roman"/>
            <w:kern w:val="0"/>
            <w:sz w:val="24"/>
            <w:szCs w:val="24"/>
          </w:rPr>
          <w:delText>Inhalation</w:delText>
        </w:r>
      </w:del>
      <w:ins w:id="61" w:author="LindaEve" w:date="2013-12-16T11:10:00Z">
        <w:r w:rsidR="008F3FF2">
          <w:rPr>
            <w:rFonts w:ascii="Times New Roman" w:hAnsi="Times New Roman" w:cs="Times New Roman"/>
            <w:kern w:val="0"/>
            <w:sz w:val="24"/>
            <w:szCs w:val="24"/>
          </w:rPr>
          <w:t>inhalation</w:t>
        </w:r>
      </w:ins>
      <w:r w:rsidR="001A34F7">
        <w:rPr>
          <w:rFonts w:ascii="Times New Roman" w:hAnsi="Times New Roman" w:cs="Times New Roman"/>
          <w:kern w:val="0"/>
          <w:sz w:val="24"/>
          <w:szCs w:val="24"/>
        </w:rPr>
        <w:t xml:space="preserve">, </w:t>
      </w:r>
      <w:del w:id="62" w:author="LindaEve" w:date="2013-12-16T11:10:00Z">
        <w:r w:rsidR="001A34F7" w:rsidDel="008F3FF2">
          <w:rPr>
            <w:rFonts w:ascii="Times New Roman" w:hAnsi="Times New Roman" w:cs="Times New Roman"/>
            <w:kern w:val="0"/>
            <w:sz w:val="24"/>
            <w:szCs w:val="24"/>
          </w:rPr>
          <w:delText xml:space="preserve">Dermal </w:delText>
        </w:r>
      </w:del>
      <w:ins w:id="63" w:author="LindaEve" w:date="2013-12-16T11:10:00Z">
        <w:r w:rsidR="008F3FF2">
          <w:rPr>
            <w:rFonts w:ascii="Times New Roman" w:hAnsi="Times New Roman" w:cs="Times New Roman"/>
            <w:kern w:val="0"/>
            <w:sz w:val="24"/>
            <w:szCs w:val="24"/>
          </w:rPr>
          <w:t xml:space="preserve">dermal </w:t>
        </w:r>
      </w:ins>
      <w:del w:id="64" w:author="LindaEve" w:date="2013-12-16T11:10:00Z">
        <w:r w:rsidR="001A34F7" w:rsidDel="008F3FF2">
          <w:rPr>
            <w:rFonts w:ascii="Times New Roman" w:hAnsi="Times New Roman" w:cs="Times New Roman"/>
            <w:kern w:val="0"/>
            <w:sz w:val="24"/>
            <w:szCs w:val="24"/>
          </w:rPr>
          <w:delText>Contact</w:delText>
        </w:r>
      </w:del>
      <w:ins w:id="65" w:author="LindaEve" w:date="2013-12-16T11:10:00Z">
        <w:r w:rsidR="008F3FF2">
          <w:rPr>
            <w:rFonts w:ascii="Times New Roman" w:hAnsi="Times New Roman" w:cs="Times New Roman"/>
            <w:kern w:val="0"/>
            <w:sz w:val="24"/>
            <w:szCs w:val="24"/>
          </w:rPr>
          <w:t>contact</w:t>
        </w:r>
      </w:ins>
      <w:r w:rsidR="001A34F7">
        <w:rPr>
          <w:rFonts w:ascii="Times New Roman" w:hAnsi="Times New Roman" w:cs="Times New Roman"/>
          <w:kern w:val="0"/>
          <w:sz w:val="24"/>
          <w:szCs w:val="24"/>
        </w:rPr>
        <w:t xml:space="preserve">, </w:t>
      </w:r>
      <w:r w:rsidR="00235820">
        <w:rPr>
          <w:rFonts w:ascii="Times New Roman" w:hAnsi="Times New Roman" w:cs="Times New Roman"/>
          <w:kern w:val="0"/>
          <w:sz w:val="24"/>
          <w:szCs w:val="24"/>
        </w:rPr>
        <w:t xml:space="preserve">and </w:t>
      </w:r>
      <w:del w:id="66" w:author="LindaEve" w:date="2013-12-16T11:10:00Z">
        <w:r w:rsidR="001A34F7" w:rsidDel="008F3FF2">
          <w:rPr>
            <w:rFonts w:ascii="Times New Roman" w:hAnsi="Times New Roman" w:cs="Times New Roman"/>
            <w:kern w:val="0"/>
            <w:sz w:val="24"/>
            <w:szCs w:val="24"/>
          </w:rPr>
          <w:delText>Ingestion</w:delText>
        </w:r>
      </w:del>
      <w:ins w:id="67" w:author="LindaEve" w:date="2013-12-16T11:10:00Z">
        <w:r w:rsidR="008F3FF2">
          <w:rPr>
            <w:rFonts w:ascii="Times New Roman" w:hAnsi="Times New Roman" w:cs="Times New Roman"/>
            <w:kern w:val="0"/>
            <w:sz w:val="24"/>
            <w:szCs w:val="24"/>
          </w:rPr>
          <w:t>ingestion</w:t>
        </w:r>
      </w:ins>
      <w:r w:rsidR="001A34F7">
        <w:rPr>
          <w:rFonts w:ascii="Times New Roman" w:hAnsi="Times New Roman" w:cs="Times New Roman"/>
          <w:kern w:val="0"/>
          <w:sz w:val="24"/>
          <w:szCs w:val="24"/>
        </w:rPr>
        <w:t>)</w:t>
      </w:r>
      <w:r w:rsidR="00F86DE5" w:rsidRPr="00195966">
        <w:rPr>
          <w:rFonts w:ascii="Times New Roman" w:hAnsi="Times New Roman" w:cs="Times New Roman"/>
          <w:kern w:val="0"/>
          <w:sz w:val="24"/>
          <w:szCs w:val="24"/>
        </w:rPr>
        <w:t xml:space="preserve"> </w:t>
      </w:r>
      <w:del w:id="68" w:author="LindaEve" w:date="2013-12-16T11:11:00Z">
        <w:r w:rsidR="00F86DE5" w:rsidRPr="00195966" w:rsidDel="008F3FF2">
          <w:rPr>
            <w:rFonts w:ascii="Times New Roman" w:hAnsi="Times New Roman" w:cs="Times New Roman"/>
            <w:kern w:val="0"/>
            <w:sz w:val="24"/>
            <w:szCs w:val="24"/>
          </w:rPr>
          <w:delText xml:space="preserve">of the </w:delText>
        </w:r>
        <w:r w:rsidR="001A34F7" w:rsidDel="008F3FF2">
          <w:rPr>
            <w:rFonts w:ascii="Times New Roman" w:hAnsi="Times New Roman" w:cs="Times New Roman"/>
            <w:kern w:val="0"/>
            <w:sz w:val="24"/>
            <w:szCs w:val="24"/>
          </w:rPr>
          <w:delText xml:space="preserve">exposures </w:delText>
        </w:r>
      </w:del>
      <w:r w:rsidR="001A34F7">
        <w:rPr>
          <w:rFonts w:ascii="Times New Roman" w:hAnsi="Times New Roman" w:cs="Times New Roman"/>
          <w:kern w:val="0"/>
          <w:sz w:val="24"/>
          <w:szCs w:val="24"/>
        </w:rPr>
        <w:t xml:space="preserve">to determine </w:t>
      </w:r>
      <w:r w:rsidR="001A34F7" w:rsidRPr="00C07736">
        <w:rPr>
          <w:sz w:val="24"/>
          <w:szCs w:val="24"/>
        </w:rPr>
        <w:t>their re</w:t>
      </w:r>
      <w:r w:rsidR="001A34F7">
        <w:rPr>
          <w:sz w:val="24"/>
          <w:szCs w:val="24"/>
        </w:rPr>
        <w:t>lative importance</w:t>
      </w:r>
      <w:r w:rsidR="00515999">
        <w:rPr>
          <w:sz w:val="24"/>
          <w:szCs w:val="24"/>
        </w:rPr>
        <w:t>.</w:t>
      </w:r>
      <w:commentRangeEnd w:id="9"/>
      <w:r w:rsidR="00485F12">
        <w:rPr>
          <w:rStyle w:val="CommentReference"/>
          <w:rFonts w:ascii="Cambria Math" w:eastAsiaTheme="minorEastAsia" w:hAnsi="Cambria Math" w:cstheme="minorBidi"/>
        </w:rPr>
        <w:commentReference w:id="9"/>
      </w:r>
      <w:r w:rsidR="00515999" w:rsidRPr="00515999">
        <w:rPr>
          <w:sz w:val="24"/>
          <w:szCs w:val="24"/>
        </w:rPr>
        <w:t xml:space="preserve"> </w:t>
      </w:r>
    </w:p>
    <w:p w:rsidR="00103C61" w:rsidRDefault="00103C61">
      <w:pPr>
        <w:widowControl/>
        <w:jc w:val="left"/>
        <w:rPr>
          <w:ins w:id="69" w:author="Yong" w:date="2013-12-15T14:04:00Z"/>
          <w:rFonts w:ascii="Times New Roman" w:hAnsi="Times New Roman" w:cs="Times New Roman"/>
          <w:kern w:val="0"/>
          <w:sz w:val="24"/>
          <w:szCs w:val="24"/>
        </w:rPr>
      </w:pPr>
      <w:ins w:id="70" w:author="Yong" w:date="2013-12-15T14:04:00Z">
        <w:r>
          <w:rPr>
            <w:rFonts w:ascii="Times New Roman" w:hAnsi="Times New Roman" w:cs="Times New Roman"/>
            <w:kern w:val="0"/>
            <w:sz w:val="24"/>
            <w:szCs w:val="24"/>
          </w:rPr>
          <w:br w:type="page"/>
        </w:r>
      </w:ins>
    </w:p>
    <w:p w:rsidR="00B01DCC" w:rsidRDefault="00B01DCC" w:rsidP="00B01DCC">
      <w:pPr>
        <w:pStyle w:val="Heading1"/>
        <w:rPr>
          <w:rFonts w:hint="eastAsia"/>
        </w:rPr>
      </w:pPr>
      <w:r>
        <w:rPr>
          <w:rFonts w:hint="eastAsia"/>
        </w:rPr>
        <w:lastRenderedPageBreak/>
        <w:t>Introductio</w:t>
      </w:r>
      <w:r>
        <w:t>n</w:t>
      </w:r>
    </w:p>
    <w:p w:rsidR="00C003BC" w:rsidRDefault="00B01DCC" w:rsidP="00D76960">
      <w:pPr>
        <w:spacing w:line="480" w:lineRule="auto"/>
        <w:ind w:firstLineChars="300" w:firstLine="720"/>
        <w:rPr>
          <w:rFonts w:ascii="Times New Roman" w:hAnsi="Times New Roman" w:cs="Times New Roman"/>
          <w:kern w:val="0"/>
          <w:sz w:val="24"/>
          <w:szCs w:val="24"/>
        </w:rPr>
      </w:pPr>
      <w:r w:rsidRPr="002F71C8">
        <w:rPr>
          <w:rFonts w:ascii="Times New Roman" w:hAnsi="Times New Roman" w:cs="Times New Roman"/>
          <w:kern w:val="0"/>
          <w:sz w:val="24"/>
          <w:szCs w:val="24"/>
        </w:rPr>
        <w:t xml:space="preserve">Airborne allergenic </w:t>
      </w:r>
      <w:del w:id="71" w:author="Yong" w:date="2013-12-15T14:05:00Z">
        <w:r w:rsidRPr="002F71C8" w:rsidDel="00103C61">
          <w:rPr>
            <w:rFonts w:ascii="Times New Roman" w:hAnsi="Times New Roman" w:cs="Times New Roman"/>
            <w:kern w:val="0"/>
            <w:sz w:val="24"/>
            <w:szCs w:val="24"/>
          </w:rPr>
          <w:delText xml:space="preserve">such as </w:delText>
        </w:r>
      </w:del>
      <w:r w:rsidRPr="002F71C8">
        <w:rPr>
          <w:rFonts w:ascii="Times New Roman" w:hAnsi="Times New Roman" w:cs="Times New Roman"/>
          <w:kern w:val="0"/>
          <w:sz w:val="24"/>
          <w:szCs w:val="24"/>
        </w:rPr>
        <w:t>pollen</w:t>
      </w:r>
      <w:del w:id="72" w:author="Yong" w:date="2013-12-15T14:05:00Z">
        <w:r w:rsidRPr="002F71C8" w:rsidDel="00103C61">
          <w:rPr>
            <w:rFonts w:ascii="Times New Roman" w:hAnsi="Times New Roman" w:cs="Times New Roman"/>
            <w:kern w:val="0"/>
            <w:sz w:val="24"/>
            <w:szCs w:val="24"/>
          </w:rPr>
          <w:delText>s</w:delText>
        </w:r>
      </w:del>
      <w:r w:rsidRPr="002F71C8">
        <w:rPr>
          <w:rFonts w:ascii="Times New Roman" w:hAnsi="Times New Roman" w:cs="Times New Roman"/>
          <w:kern w:val="0"/>
          <w:sz w:val="24"/>
          <w:szCs w:val="24"/>
        </w:rPr>
        <w:t xml:space="preserve">, which has been found to act synergistically with common air pollutants, </w:t>
      </w:r>
      <w:r w:rsidR="00DA5557">
        <w:rPr>
          <w:rFonts w:ascii="Times New Roman" w:hAnsi="Times New Roman" w:cs="Times New Roman"/>
          <w:kern w:val="0"/>
          <w:sz w:val="24"/>
          <w:szCs w:val="24"/>
        </w:rPr>
        <w:t>such as ozone</w:t>
      </w:r>
      <w:r w:rsidRPr="002F71C8">
        <w:rPr>
          <w:rFonts w:ascii="Times New Roman" w:hAnsi="Times New Roman" w:cs="Times New Roman"/>
          <w:kern w:val="0"/>
          <w:sz w:val="24"/>
          <w:szCs w:val="24"/>
        </w:rPr>
        <w:t>,</w:t>
      </w:r>
      <w:r w:rsidR="00DA5557">
        <w:rPr>
          <w:rFonts w:ascii="Times New Roman" w:hAnsi="Times New Roman" w:cs="Times New Roman"/>
          <w:kern w:val="0"/>
          <w:sz w:val="24"/>
          <w:szCs w:val="24"/>
        </w:rPr>
        <w:t xml:space="preserve"> </w:t>
      </w:r>
      <w:r w:rsidRPr="002F71C8">
        <w:rPr>
          <w:rFonts w:ascii="Times New Roman" w:hAnsi="Times New Roman" w:cs="Times New Roman"/>
          <w:kern w:val="0"/>
          <w:sz w:val="24"/>
          <w:szCs w:val="24"/>
        </w:rPr>
        <w:t>will cause allergic airway disease (AAD)</w:t>
      </w:r>
      <w:ins w:id="73" w:author="Yong" w:date="2013-12-15T14:05:00Z">
        <w:r w:rsidR="00103C61" w:rsidRPr="002F71C8" w:rsidDel="00103C61">
          <w:rPr>
            <w:rFonts w:ascii="Times New Roman" w:hAnsi="Times New Roman" w:cs="Times New Roman"/>
            <w:kern w:val="0"/>
            <w:sz w:val="24"/>
            <w:szCs w:val="24"/>
          </w:rPr>
          <w:t xml:space="preserve"> </w:t>
        </w:r>
      </w:ins>
      <w:del w:id="74" w:author="Yong" w:date="2013-12-15T14:05:00Z">
        <w:r w:rsidRPr="002F71C8" w:rsidDel="00103C61">
          <w:rPr>
            <w:rFonts w:ascii="Times New Roman" w:hAnsi="Times New Roman" w:cs="Times New Roman"/>
            <w:kern w:val="0"/>
            <w:sz w:val="24"/>
            <w:szCs w:val="24"/>
          </w:rPr>
          <w:delText>.</w:delText>
        </w:r>
      </w:del>
      <w:r w:rsidRPr="002F71C8">
        <w:rPr>
          <w:rFonts w:ascii="Times New Roman" w:hAnsi="Times New Roman" w:cs="Times New Roman"/>
          <w:kern w:val="0"/>
          <w:sz w:val="24"/>
          <w:szCs w:val="24"/>
        </w:rPr>
        <w:t>and rela</w:t>
      </w:r>
      <w:r w:rsidR="007B6448" w:rsidRPr="002F71C8">
        <w:rPr>
          <w:rFonts w:ascii="Times New Roman" w:hAnsi="Times New Roman" w:cs="Times New Roman"/>
          <w:kern w:val="0"/>
          <w:sz w:val="24"/>
          <w:szCs w:val="24"/>
        </w:rPr>
        <w:t>ted rising public health costs</w:t>
      </w:r>
      <w:ins w:id="75" w:author="Yong" w:date="2013-12-15T14:05:00Z">
        <w:r w:rsidR="00103C61">
          <w:rPr>
            <w:rFonts w:ascii="Times New Roman" w:hAnsi="Times New Roman" w:cs="Times New Roman"/>
            <w:kern w:val="0"/>
            <w:sz w:val="24"/>
            <w:szCs w:val="24"/>
          </w:rPr>
          <w:t xml:space="preserve"> </w:t>
        </w:r>
      </w:ins>
      <w:r w:rsidR="00592BD6" w:rsidRPr="002F71C8">
        <w:rPr>
          <w:rFonts w:ascii="Times New Roman" w:hAnsi="Times New Roman" w:cs="Times New Roman"/>
          <w:kern w:val="0"/>
          <w:sz w:val="24"/>
          <w:szCs w:val="24"/>
        </w:rPr>
        <w:fldChar w:fldCharType="begin">
          <w:fldData xml:space="preserve">PEVuZE5vdGU+PENpdGU+PEF1dGhvcj5TaW5naDwvQXV0aG9yPjxZZWFyPjIwMTA8L1llYXI+PFJl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</w:fldData>
        </w:fldChar>
      </w:r>
      <w:r w:rsidR="00200F18">
        <w:rPr>
          <w:rFonts w:ascii="Times New Roman" w:hAnsi="Times New Roman" w:cs="Times New Roman"/>
          <w:kern w:val="0"/>
          <w:sz w:val="24"/>
          <w:szCs w:val="24"/>
        </w:rPr>
        <w:instrText xml:space="preserve"> ADDIN EN.CITE </w:instrText>
      </w:r>
      <w:r w:rsidR="00200F18">
        <w:rPr>
          <w:rFonts w:ascii="Times New Roman" w:hAnsi="Times New Roman" w:cs="Times New Roman"/>
          <w:kern w:val="0"/>
          <w:sz w:val="24"/>
          <w:szCs w:val="24"/>
        </w:rPr>
        <w:fldChar w:fldCharType="begin">
          <w:fldData xml:space="preserve">PEVuZE5vdGU+PENpdGU+PEF1dGhvcj5TaW5naDwvQXV0aG9yPjxZZWFyPjIwMTA8L1llYXI+PFJl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</w:fldData>
        </w:fldChar>
      </w:r>
      <w:r w:rsidR="00200F18">
        <w:rPr>
          <w:rFonts w:ascii="Times New Roman" w:hAnsi="Times New Roman" w:cs="Times New Roman"/>
          <w:kern w:val="0"/>
          <w:sz w:val="24"/>
          <w:szCs w:val="24"/>
        </w:rPr>
        <w:instrText xml:space="preserve"> ADDIN EN.CITE.DATA </w:instrText>
      </w:r>
      <w:r w:rsidR="00200F18">
        <w:rPr>
          <w:rFonts w:ascii="Times New Roman" w:hAnsi="Times New Roman" w:cs="Times New Roman"/>
          <w:kern w:val="0"/>
          <w:sz w:val="24"/>
          <w:szCs w:val="24"/>
        </w:rPr>
      </w:r>
      <w:r w:rsidR="00200F18">
        <w:rPr>
          <w:rFonts w:ascii="Times New Roman" w:hAnsi="Times New Roman" w:cs="Times New Roman"/>
          <w:kern w:val="0"/>
          <w:sz w:val="24"/>
          <w:szCs w:val="24"/>
        </w:rPr>
        <w:fldChar w:fldCharType="end"/>
      </w:r>
      <w:r w:rsidR="00592BD6" w:rsidRPr="002F71C8">
        <w:rPr>
          <w:rFonts w:ascii="Times New Roman" w:hAnsi="Times New Roman" w:cs="Times New Roman"/>
          <w:kern w:val="0"/>
          <w:sz w:val="24"/>
          <w:szCs w:val="24"/>
        </w:rPr>
      </w:r>
      <w:r w:rsidR="00592BD6" w:rsidRPr="002F71C8">
        <w:rPr>
          <w:rFonts w:ascii="Times New Roman" w:hAnsi="Times New Roman" w:cs="Times New Roman"/>
          <w:kern w:val="0"/>
          <w:sz w:val="24"/>
          <w:szCs w:val="24"/>
        </w:rPr>
        <w:fldChar w:fldCharType="separate"/>
      </w:r>
      <w:r w:rsidR="00200F18">
        <w:rPr>
          <w:rFonts w:ascii="Times New Roman" w:hAnsi="Times New Roman" w:cs="Times New Roman"/>
          <w:noProof/>
          <w:kern w:val="0"/>
          <w:sz w:val="24"/>
          <w:szCs w:val="24"/>
        </w:rPr>
        <w:t>(</w:t>
      </w:r>
      <w:hyperlink w:anchor="_ENREF_13" w:tooltip="Lamb, 2006 #16" w:history="1">
        <w:r w:rsidR="00D12A6F">
          <w:rPr>
            <w:rFonts w:ascii="Times New Roman" w:hAnsi="Times New Roman" w:cs="Times New Roman"/>
            <w:noProof/>
            <w:kern w:val="0"/>
            <w:sz w:val="24"/>
            <w:szCs w:val="24"/>
          </w:rPr>
          <w:t>Lamb, Ratner et al. 2006</w:t>
        </w:r>
      </w:hyperlink>
      <w:r w:rsidR="00200F18">
        <w:rPr>
          <w:rFonts w:ascii="Times New Roman" w:hAnsi="Times New Roman" w:cs="Times New Roman"/>
          <w:noProof/>
          <w:kern w:val="0"/>
          <w:sz w:val="24"/>
          <w:szCs w:val="24"/>
        </w:rPr>
        <w:t xml:space="preserve">; </w:t>
      </w:r>
      <w:hyperlink w:anchor="_ENREF_16" w:tooltip="Singh, 2010 #591" w:history="1">
        <w:r w:rsidR="00D12A6F">
          <w:rPr>
            <w:rFonts w:ascii="Times New Roman" w:hAnsi="Times New Roman" w:cs="Times New Roman"/>
            <w:noProof/>
            <w:kern w:val="0"/>
            <w:sz w:val="24"/>
            <w:szCs w:val="24"/>
          </w:rPr>
          <w:t>Singh, Axelrod et al. 2010</w:t>
        </w:r>
      </w:hyperlink>
      <w:r w:rsidR="00200F18">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5E2012" w:rsidRPr="002F71C8">
        <w:rPr>
          <w:rFonts w:ascii="Times New Roman" w:hAnsi="Times New Roman" w:cs="Times New Roman"/>
          <w:kern w:val="0"/>
          <w:sz w:val="24"/>
          <w:szCs w:val="24"/>
        </w:rPr>
        <w:t xml:space="preserve">. One third of the US </w:t>
      </w:r>
      <w:r w:rsidR="00DA5557" w:rsidRPr="002F71C8">
        <w:rPr>
          <w:rFonts w:ascii="Times New Roman" w:hAnsi="Times New Roman" w:cs="Times New Roman"/>
          <w:kern w:val="0"/>
          <w:sz w:val="24"/>
          <w:szCs w:val="24"/>
        </w:rPr>
        <w:t>population are</w:t>
      </w:r>
      <w:r w:rsidR="005E2012" w:rsidRPr="002F71C8">
        <w:rPr>
          <w:rFonts w:ascii="Times New Roman" w:hAnsi="Times New Roman" w:cs="Times New Roman"/>
          <w:kern w:val="0"/>
          <w:sz w:val="24"/>
          <w:szCs w:val="24"/>
        </w:rPr>
        <w:t xml:space="preserve"> impacted by allergic diseases, including asthma, </w:t>
      </w:r>
      <w:r w:rsidR="00570DD6" w:rsidRPr="002F71C8">
        <w:rPr>
          <w:rFonts w:ascii="Times New Roman" w:hAnsi="Times New Roman" w:cs="Times New Roman"/>
          <w:kern w:val="0"/>
          <w:sz w:val="24"/>
          <w:szCs w:val="24"/>
        </w:rPr>
        <w:t>hay fever</w:t>
      </w:r>
      <w:r w:rsidR="005E2012" w:rsidRPr="002F71C8">
        <w:rPr>
          <w:rFonts w:ascii="Times New Roman" w:hAnsi="Times New Roman" w:cs="Times New Roman"/>
          <w:kern w:val="0"/>
          <w:sz w:val="24"/>
          <w:szCs w:val="24"/>
        </w:rPr>
        <w:t>, rhinitis, and atopic dermatitis</w:t>
      </w:r>
      <w:ins w:id="76" w:author="LindaEve" w:date="2013-12-16T11:13:00Z">
        <w:r w:rsidR="00CB6C5B">
          <w:rPr>
            <w:rFonts w:ascii="Times New Roman" w:hAnsi="Times New Roman" w:cs="Times New Roman"/>
            <w:kern w:val="0"/>
            <w:sz w:val="24"/>
            <w:szCs w:val="24"/>
          </w:rPr>
          <w:t xml:space="preserve"> </w:t>
        </w:r>
      </w:ins>
      <w:r w:rsidR="00592BD6" w:rsidRPr="002F71C8">
        <w:rPr>
          <w:rFonts w:ascii="Times New Roman" w:hAnsi="Times New Roman" w:cs="Times New Roman"/>
          <w:kern w:val="0"/>
          <w:sz w:val="24"/>
          <w:szCs w:val="24"/>
        </w:rPr>
        <w:fldChar w:fldCharType="begin"/>
      </w:r>
      <w:r w:rsidR="00200F18">
        <w:rPr>
          <w:rFonts w:ascii="Times New Roman" w:hAnsi="Times New Roman" w:cs="Times New Roman"/>
          <w:kern w:val="0"/>
          <w:sz w:val="24"/>
          <w:szCs w:val="24"/>
        </w:rPr>
        <w:instrText xml:space="preserve"> ADDIN EN.CITE &lt;EndNote&gt;&lt;Cite&gt;&lt;Author&gt;Bielory&lt;/Author&gt;&lt;Year&gt;2012&lt;/Year&gt;&lt;RecNum&gt;740&lt;/RecNum&gt;&lt;DisplayText&gt;(Bielory, Lyons et al. 2012)&lt;/DisplayText&gt;&lt;record&gt;&lt;rec-number&gt;740&lt;/rec-number&gt;&lt;foreign-keys&gt;&lt;key app="EN" db-id="vpadef0f30x9vied0vl5awa55f0fpa5vpfxv"&gt;740&lt;/key&gt;&lt;/foreign-keys&gt;&lt;ref-type name="Journal Article"&gt;17&lt;/ref-type&gt;&lt;contributors&gt;&lt;authors&gt;&lt;author&gt;Bielory, Leonard&lt;/author&gt;&lt;author&gt;Lyons, Kevin&lt;/author&gt;&lt;author&gt;Goldberg, Robert&lt;/author&gt;&lt;/authors&gt;&lt;/contributors&gt;&lt;titles&gt;&lt;title&gt;Climate Change and Allergic Disease&lt;/title&gt;&lt;secondary-title&gt;Current Allergy and Asthma Reports&lt;/secondary-title&gt;&lt;/titles&gt;&lt;periodical&gt;&lt;full-title&gt;Current Allergy and Asthma Reports&lt;/full-title&gt;&lt;/periodical&gt;&lt;pages&gt;485-494&lt;/pages&gt;&lt;volume&gt;12&lt;/volume&gt;&lt;number&gt;6&lt;/number&gt;&lt;keywords&gt;&lt;keyword&gt;Medicine&lt;/keyword&gt;&lt;/keywords&gt;&lt;dates&gt;&lt;year&gt;2012&lt;/year&gt;&lt;/dates&gt;&lt;publisher&gt;Current Medicine Group LLC&lt;/publisher&gt;&lt;isbn&gt;1529-7322&lt;/isbn&gt;&lt;urls&gt;&lt;related-urls&gt;&lt;url&gt;http://dx.doi.org/10.1007/s11882-012-0314-z&lt;/url&gt;&lt;/related-urls&gt;&lt;/urls&gt;&lt;electronic-resource-num&gt;10.1007/s11882-012-0314-z&lt;/electronic-resource-num&gt;&lt;/record&gt;&lt;/Cite&gt;&lt;/EndNote&gt;</w:instrText>
      </w:r>
      <w:r w:rsidR="00592BD6" w:rsidRPr="002F71C8">
        <w:rPr>
          <w:rFonts w:ascii="Times New Roman" w:hAnsi="Times New Roman" w:cs="Times New Roman"/>
          <w:kern w:val="0"/>
          <w:sz w:val="24"/>
          <w:szCs w:val="24"/>
        </w:rPr>
        <w:fldChar w:fldCharType="separate"/>
      </w:r>
      <w:r w:rsidR="00E57D41">
        <w:rPr>
          <w:rFonts w:ascii="Times New Roman" w:hAnsi="Times New Roman" w:cs="Times New Roman"/>
          <w:noProof/>
          <w:kern w:val="0"/>
          <w:sz w:val="24"/>
          <w:szCs w:val="24"/>
        </w:rPr>
        <w:t>(</w:t>
      </w:r>
      <w:hyperlink w:anchor="_ENREF_5" w:tooltip="Bielory, 2012 #740" w:history="1">
        <w:r w:rsidR="00D12A6F">
          <w:rPr>
            <w:rFonts w:ascii="Times New Roman" w:hAnsi="Times New Roman" w:cs="Times New Roman"/>
            <w:noProof/>
            <w:kern w:val="0"/>
            <w:sz w:val="24"/>
            <w:szCs w:val="24"/>
          </w:rPr>
          <w:t>Bielory, Lyons et al. 2012</w:t>
        </w:r>
      </w:hyperlink>
      <w:r w:rsidR="00E57D41">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ins w:id="77" w:author="Yong" w:date="2013-12-15T14:06:00Z">
        <w:r w:rsidR="00103C61">
          <w:rPr>
            <w:rFonts w:ascii="Times New Roman" w:hAnsi="Times New Roman" w:cs="Times New Roman"/>
            <w:kern w:val="0"/>
            <w:sz w:val="24"/>
            <w:szCs w:val="24"/>
          </w:rPr>
          <w:t>.</w:t>
        </w:r>
      </w:ins>
      <w:r w:rsidR="00DF6A54" w:rsidRPr="002F71C8">
        <w:rPr>
          <w:rFonts w:ascii="Times New Roman" w:hAnsi="Times New Roman" w:cs="Times New Roman"/>
          <w:kern w:val="0"/>
          <w:sz w:val="24"/>
          <w:szCs w:val="24"/>
        </w:rPr>
        <w:t xml:space="preserve"> These allergic diseases can </w:t>
      </w:r>
      <w:ins w:id="78" w:author="LindaEve" w:date="2013-12-16T11:13:00Z">
        <w:r w:rsidR="00CB6C5B" w:rsidRPr="002F71C8">
          <w:rPr>
            <w:rFonts w:ascii="Times New Roman" w:hAnsi="Times New Roman" w:cs="Times New Roman"/>
            <w:kern w:val="0"/>
            <w:sz w:val="24"/>
            <w:szCs w:val="24"/>
          </w:rPr>
          <w:t xml:space="preserve">potentially </w:t>
        </w:r>
      </w:ins>
      <w:r w:rsidR="00DF6A54" w:rsidRPr="002F71C8">
        <w:rPr>
          <w:rFonts w:ascii="Times New Roman" w:hAnsi="Times New Roman" w:cs="Times New Roman"/>
          <w:kern w:val="0"/>
          <w:sz w:val="24"/>
          <w:szCs w:val="24"/>
        </w:rPr>
        <w:t xml:space="preserve">be </w:t>
      </w:r>
      <w:del w:id="79" w:author="LindaEve" w:date="2013-12-16T11:13:00Z">
        <w:r w:rsidR="00DF6A54" w:rsidRPr="002F71C8" w:rsidDel="00CB6C5B">
          <w:rPr>
            <w:rFonts w:ascii="Times New Roman" w:hAnsi="Times New Roman" w:cs="Times New Roman"/>
            <w:kern w:val="0"/>
            <w:sz w:val="24"/>
            <w:szCs w:val="24"/>
          </w:rPr>
          <w:delText xml:space="preserve">potentially </w:delText>
        </w:r>
      </w:del>
      <w:r w:rsidR="00DF6A54" w:rsidRPr="002F71C8">
        <w:rPr>
          <w:rFonts w:ascii="Times New Roman" w:hAnsi="Times New Roman" w:cs="Times New Roman"/>
          <w:kern w:val="0"/>
          <w:sz w:val="24"/>
          <w:szCs w:val="24"/>
        </w:rPr>
        <w:t>triggered and</w:t>
      </w:r>
      <w:r w:rsidR="00D76960">
        <w:rPr>
          <w:rFonts w:ascii="Times New Roman" w:hAnsi="Times New Roman" w:cs="Times New Roman"/>
          <w:kern w:val="0"/>
          <w:sz w:val="24"/>
          <w:szCs w:val="24"/>
        </w:rPr>
        <w:t xml:space="preserve"> </w:t>
      </w:r>
      <w:r w:rsidR="00DF6A54" w:rsidRPr="002F71C8">
        <w:rPr>
          <w:rFonts w:ascii="Times New Roman" w:hAnsi="Times New Roman" w:cs="Times New Roman"/>
          <w:kern w:val="0"/>
          <w:sz w:val="24"/>
          <w:szCs w:val="24"/>
        </w:rPr>
        <w:t xml:space="preserve">exacerbated by allergenic pollen, such as birch and </w:t>
      </w:r>
      <w:r w:rsidR="00570DD6" w:rsidRPr="002F71C8">
        <w:rPr>
          <w:rFonts w:ascii="Times New Roman" w:hAnsi="Times New Roman" w:cs="Times New Roman"/>
          <w:kern w:val="0"/>
          <w:sz w:val="24"/>
          <w:szCs w:val="24"/>
        </w:rPr>
        <w:t>oak, under</w:t>
      </w:r>
      <w:r w:rsidR="00DF6A54" w:rsidRPr="002F71C8">
        <w:rPr>
          <w:rFonts w:ascii="Times New Roman" w:hAnsi="Times New Roman" w:cs="Times New Roman"/>
          <w:kern w:val="0"/>
          <w:sz w:val="24"/>
          <w:szCs w:val="24"/>
        </w:rPr>
        <w:t xml:space="preserve"> climate change scenarios</w:t>
      </w:r>
      <w:ins w:id="80" w:author="Yong" w:date="2013-12-15T14:06:00Z">
        <w:r w:rsidR="00103C61">
          <w:rPr>
            <w:rFonts w:ascii="Times New Roman" w:hAnsi="Times New Roman" w:cs="Times New Roman"/>
            <w:kern w:val="0"/>
            <w:sz w:val="24"/>
            <w:szCs w:val="24"/>
          </w:rPr>
          <w:t xml:space="preserve"> </w:t>
        </w:r>
      </w:ins>
      <w:r w:rsidR="00592BD6" w:rsidRPr="002F71C8">
        <w:rPr>
          <w:rFonts w:ascii="Times New Roman" w:hAnsi="Times New Roman" w:cs="Times New Roman"/>
          <w:kern w:val="0"/>
          <w:sz w:val="24"/>
          <w:szCs w:val="24"/>
        </w:rPr>
        <w:fldChar w:fldCharType="begin"/>
      </w:r>
      <w:r w:rsidR="00E57D41">
        <w:rPr>
          <w:rFonts w:ascii="Times New Roman" w:hAnsi="Times New Roman" w:cs="Times New Roman"/>
          <w:kern w:val="0"/>
          <w:sz w:val="24"/>
          <w:szCs w:val="24"/>
        </w:rPr>
        <w:instrText xml:space="preserve"> ADDIN EN.CITE &lt;EndNote&gt;&lt;Cite&gt;&lt;Author&gt;Shea&lt;/Author&gt;&lt;Year&gt;2008&lt;/Year&gt;&lt;RecNum&gt;20&lt;/RecNum&gt;&lt;DisplayText&gt;(Shea, Truckner et al. 2008)&lt;/DisplayText&gt;&lt;record&gt;&lt;rec-number&gt;20&lt;/rec-number&gt;&lt;foreign-keys&gt;&lt;key app="EN" db-id="2dtzart979vtdiedr97v25sr9s5rt9vep9tt"&gt;20&lt;/key&gt;&lt;/foreign-keys&gt;&lt;ref-type name="Journal Article"&gt;17&lt;/ref-type&gt;&lt;contributors&gt;&lt;authors&gt;&lt;author&gt;Shea, Katherine M&lt;/author&gt;&lt;author&gt;Truckner, Robert T&lt;/author&gt;&lt;author&gt;Weber, Richard W&lt;/author&gt;&lt;author&gt;Peden, David B&lt;/author&gt;&lt;/authors&gt;&lt;/contributors&gt;&lt;titles&gt;&lt;title&gt;Climate change and allergic disease&lt;/title&gt;&lt;secondary-title&gt;Journal of allergy and clinical immunology&lt;/secondary-title&gt;&lt;/titles&gt;&lt;periodical&gt;&lt;full-title&gt;Journal of Allergy and Clinical Immunology&lt;/full-title&gt;&lt;/periodical&gt;&lt;pages&gt;443-453&lt;/pages&gt;&lt;volume&gt;122&lt;/volume&gt;&lt;number&gt;3&lt;/number&gt;&lt;dates&gt;&lt;year&gt;2008&lt;/year&gt;&lt;/dates&gt;&lt;isbn&gt;0091-6749&lt;/isbn&gt;&lt;urls&gt;&lt;/urls&gt;&lt;/record&gt;&lt;/Cite&gt;&lt;/EndNote&gt;</w:instrText>
      </w:r>
      <w:r w:rsidR="00592BD6" w:rsidRPr="002F71C8">
        <w:rPr>
          <w:rFonts w:ascii="Times New Roman" w:hAnsi="Times New Roman" w:cs="Times New Roman"/>
          <w:kern w:val="0"/>
          <w:sz w:val="24"/>
          <w:szCs w:val="24"/>
        </w:rPr>
        <w:fldChar w:fldCharType="separate"/>
      </w:r>
      <w:r w:rsidR="00E57D41">
        <w:rPr>
          <w:rFonts w:ascii="Times New Roman" w:hAnsi="Times New Roman" w:cs="Times New Roman"/>
          <w:noProof/>
          <w:kern w:val="0"/>
          <w:sz w:val="24"/>
          <w:szCs w:val="24"/>
        </w:rPr>
        <w:t>(</w:t>
      </w:r>
      <w:hyperlink w:anchor="_ENREF_15" w:tooltip="Shea, 2008 #20" w:history="1">
        <w:r w:rsidR="00D12A6F">
          <w:rPr>
            <w:rFonts w:ascii="Times New Roman" w:hAnsi="Times New Roman" w:cs="Times New Roman"/>
            <w:noProof/>
            <w:kern w:val="0"/>
            <w:sz w:val="24"/>
            <w:szCs w:val="24"/>
          </w:rPr>
          <w:t>Shea, Truckner et al. 2008</w:t>
        </w:r>
      </w:hyperlink>
      <w:r w:rsidR="00E57D41">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DF6A54" w:rsidRPr="002F71C8">
        <w:rPr>
          <w:rFonts w:ascii="Times New Roman" w:hAnsi="Times New Roman" w:cs="Times New Roman"/>
          <w:kern w:val="0"/>
          <w:sz w:val="24"/>
          <w:szCs w:val="24"/>
        </w:rPr>
        <w:t xml:space="preserve">. Synergism of pollen with other common atmospheric </w:t>
      </w:r>
      <w:r w:rsidR="00570DD6" w:rsidRPr="002F71C8">
        <w:rPr>
          <w:rFonts w:ascii="Times New Roman" w:hAnsi="Times New Roman" w:cs="Times New Roman"/>
          <w:kern w:val="0"/>
          <w:sz w:val="24"/>
          <w:szCs w:val="24"/>
        </w:rPr>
        <w:t>pollutants under</w:t>
      </w:r>
      <w:r w:rsidR="00DF6A54" w:rsidRPr="002F71C8">
        <w:rPr>
          <w:rFonts w:ascii="Times New Roman" w:hAnsi="Times New Roman" w:cs="Times New Roman"/>
          <w:kern w:val="0"/>
          <w:sz w:val="24"/>
          <w:szCs w:val="24"/>
        </w:rPr>
        <w:t xml:space="preserve"> conditions of climate change has been identified </w:t>
      </w:r>
      <w:r w:rsidR="00570DD6" w:rsidRPr="002F71C8">
        <w:rPr>
          <w:rFonts w:ascii="Times New Roman" w:hAnsi="Times New Roman" w:cs="Times New Roman"/>
          <w:kern w:val="0"/>
          <w:sz w:val="24"/>
          <w:szCs w:val="24"/>
        </w:rPr>
        <w:t>and has</w:t>
      </w:r>
      <w:r w:rsidR="00DF6A54" w:rsidRPr="002F71C8">
        <w:rPr>
          <w:rFonts w:ascii="Times New Roman" w:hAnsi="Times New Roman" w:cs="Times New Roman"/>
          <w:kern w:val="0"/>
          <w:sz w:val="24"/>
          <w:szCs w:val="24"/>
        </w:rPr>
        <w:t xml:space="preserve"> enhanced the severity of AAD</w:t>
      </w:r>
      <w:ins w:id="81" w:author="Yong" w:date="2013-12-15T14:06:00Z">
        <w:r w:rsidR="00103C61">
          <w:rPr>
            <w:rFonts w:ascii="Times New Roman" w:hAnsi="Times New Roman" w:cs="Times New Roman"/>
            <w:kern w:val="0"/>
            <w:sz w:val="24"/>
            <w:szCs w:val="24"/>
          </w:rPr>
          <w:t xml:space="preserve"> </w:t>
        </w:r>
      </w:ins>
      <w:r w:rsidR="00592BD6" w:rsidRPr="002F71C8">
        <w:rPr>
          <w:rFonts w:ascii="Times New Roman" w:hAnsi="Times New Roman" w:cs="Times New Roman"/>
          <w:kern w:val="0"/>
          <w:sz w:val="24"/>
          <w:szCs w:val="24"/>
        </w:rPr>
        <w:fldChar w:fldCharType="begin"/>
      </w:r>
      <w:r w:rsidR="00E57D41">
        <w:rPr>
          <w:rFonts w:ascii="Times New Roman" w:hAnsi="Times New Roman" w:cs="Times New Roman"/>
          <w:kern w:val="0"/>
          <w:sz w:val="24"/>
          <w:szCs w:val="24"/>
        </w:rPr>
        <w:instrText xml:space="preserve"> ADDIN EN.CITE &lt;EndNote&gt;&lt;Cite&gt;&lt;Author&gt;Adhikari&lt;/Author&gt;&lt;Year&gt;2006&lt;/Year&gt;&lt;RecNum&gt;19&lt;/RecNum&gt;&lt;DisplayText&gt;(Adhikari, Reponen et al. 2006)&lt;/DisplayText&gt;&lt;record&gt;&lt;rec-number&gt;19&lt;/rec-number&gt;&lt;foreign-keys&gt;&lt;key app="EN" db-id="2dtzart979vtdiedr97v25sr9s5rt9vep9tt"&gt;19&lt;/key&gt;&lt;/foreign-keys&gt;&lt;ref-type name="Journal Article"&gt;17&lt;/ref-type&gt;&lt;contributors&gt;&lt;authors&gt;&lt;author&gt;Adhikari, Atin&lt;/author&gt;&lt;author&gt;Reponen, Tiina&lt;/author&gt;&lt;author&gt;Grinshpun, Sergey A&lt;/author&gt;&lt;author&gt;Martuzevicius, Dainius&lt;/author&gt;&lt;author&gt;LeMasters, Grace&lt;/author&gt;&lt;/authors&gt;&lt;/contributors&gt;&lt;titles&gt;&lt;title&gt;Correlation of ambient inhalable bioaerosols with particulate matter and ozone: a two-year study&lt;/title&gt;&lt;secondary-title&gt;Environmental Pollution&lt;/secondary-title&gt;&lt;/titles&gt;&lt;periodical&gt;&lt;full-title&gt;Environmental Pollution&lt;/full-title&gt;&lt;/periodical&gt;&lt;pages&gt;16-28&lt;/pages&gt;&lt;volume&gt;140&lt;/volume&gt;&lt;number&gt;1&lt;/number&gt;&lt;dates&gt;&lt;year&gt;2006&lt;/year&gt;&lt;/dates&gt;&lt;isbn&gt;0269-7491&lt;/isbn&gt;&lt;urls&gt;&lt;/urls&gt;&lt;/record&gt;&lt;/Cite&gt;&lt;/EndNote&gt;</w:instrText>
      </w:r>
      <w:r w:rsidR="00592BD6" w:rsidRPr="002F71C8">
        <w:rPr>
          <w:rFonts w:ascii="Times New Roman" w:hAnsi="Times New Roman" w:cs="Times New Roman"/>
          <w:kern w:val="0"/>
          <w:sz w:val="24"/>
          <w:szCs w:val="24"/>
        </w:rPr>
        <w:fldChar w:fldCharType="separate"/>
      </w:r>
      <w:r w:rsidR="00E57D41">
        <w:rPr>
          <w:rFonts w:ascii="Times New Roman" w:hAnsi="Times New Roman" w:cs="Times New Roman"/>
          <w:noProof/>
          <w:kern w:val="0"/>
          <w:sz w:val="24"/>
          <w:szCs w:val="24"/>
        </w:rPr>
        <w:t>(</w:t>
      </w:r>
      <w:hyperlink w:anchor="_ENREF_1" w:tooltip="Adhikari, 2006 #19" w:history="1">
        <w:r w:rsidR="00D12A6F">
          <w:rPr>
            <w:rFonts w:ascii="Times New Roman" w:hAnsi="Times New Roman" w:cs="Times New Roman"/>
            <w:noProof/>
            <w:kern w:val="0"/>
            <w:sz w:val="24"/>
            <w:szCs w:val="24"/>
          </w:rPr>
          <w:t>Adhikari, Reponen et al. 2006</w:t>
        </w:r>
      </w:hyperlink>
      <w:r w:rsidR="00E57D41">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D76960">
        <w:rPr>
          <w:rFonts w:ascii="Times New Roman" w:hAnsi="Times New Roman" w:cs="Times New Roman"/>
          <w:kern w:val="0"/>
          <w:sz w:val="24"/>
          <w:szCs w:val="24"/>
        </w:rPr>
        <w:t>.</w:t>
      </w:r>
    </w:p>
    <w:p w:rsidR="00CB6C5B" w:rsidRDefault="00D76960" w:rsidP="00CB6C5B">
      <w:pPr>
        <w:widowControl/>
        <w:spacing w:line="480" w:lineRule="auto"/>
        <w:ind w:firstLine="720"/>
        <w:jc w:val="left"/>
        <w:rPr>
          <w:ins w:id="82" w:author="LindaEve" w:date="2013-12-16T11:15:00Z"/>
          <w:rFonts w:ascii="Times New Roman" w:hAnsi="Times New Roman" w:cs="Times New Roman"/>
          <w:kern w:val="0"/>
          <w:sz w:val="24"/>
          <w:szCs w:val="24"/>
        </w:rPr>
        <w:pPrChange w:id="83" w:author="LindaEve" w:date="2013-12-16T11:14:00Z">
          <w:pPr>
            <w:widowControl/>
            <w:jc w:val="left"/>
          </w:pPr>
        </w:pPrChange>
      </w:pPr>
      <w:del w:id="84" w:author="Yong" w:date="2013-12-15T14:06:00Z">
        <w:r w:rsidRPr="00DE1C46" w:rsidDel="00103C61">
          <w:rPr>
            <w:rFonts w:ascii="Times New Roman" w:hAnsi="Times New Roman" w:cs="Times New Roman"/>
            <w:kern w:val="0"/>
            <w:sz w:val="24"/>
            <w:szCs w:val="24"/>
          </w:rPr>
          <w:delText>Pollen Exposure to Human</w:delText>
        </w:r>
      </w:del>
      <w:ins w:id="85" w:author="Yong" w:date="2013-12-15T14:06:00Z">
        <w:r w:rsidR="00103C61">
          <w:rPr>
            <w:rFonts w:ascii="Times New Roman" w:hAnsi="Times New Roman" w:cs="Times New Roman"/>
            <w:kern w:val="0"/>
            <w:sz w:val="24"/>
            <w:szCs w:val="24"/>
          </w:rPr>
          <w:t>Exposures to all</w:t>
        </w:r>
      </w:ins>
      <w:ins w:id="86" w:author="Yong" w:date="2013-12-15T14:07:00Z">
        <w:r w:rsidR="00103C61">
          <w:rPr>
            <w:rFonts w:ascii="Times New Roman" w:hAnsi="Times New Roman" w:cs="Times New Roman"/>
            <w:kern w:val="0"/>
            <w:sz w:val="24"/>
            <w:szCs w:val="24"/>
          </w:rPr>
          <w:t>ergenic pollen</w:t>
        </w:r>
      </w:ins>
      <w:r w:rsidRPr="00DE1C46">
        <w:rPr>
          <w:rFonts w:ascii="Times New Roman" w:hAnsi="Times New Roman" w:cs="Times New Roman"/>
          <w:kern w:val="0"/>
          <w:sz w:val="24"/>
          <w:szCs w:val="24"/>
        </w:rPr>
        <w:t xml:space="preserve"> can occur via </w:t>
      </w:r>
      <w:r w:rsidR="00570DD6" w:rsidRPr="00DE1C46">
        <w:rPr>
          <w:rFonts w:ascii="Times New Roman" w:hAnsi="Times New Roman" w:cs="Times New Roman"/>
          <w:kern w:val="0"/>
          <w:sz w:val="24"/>
          <w:szCs w:val="24"/>
        </w:rPr>
        <w:t>inhalation</w:t>
      </w:r>
      <w:del w:id="87" w:author="LindaEve" w:date="2013-12-16T11:14:00Z">
        <w:r w:rsidR="00570DD6" w:rsidRPr="00DE1C46" w:rsidDel="00CB6C5B">
          <w:rPr>
            <w:rFonts w:ascii="Times New Roman" w:hAnsi="Times New Roman" w:cs="Times New Roman"/>
            <w:kern w:val="0"/>
            <w:sz w:val="24"/>
            <w:szCs w:val="24"/>
          </w:rPr>
          <w:delText xml:space="preserve">, </w:delText>
        </w:r>
      </w:del>
      <w:ins w:id="88" w:author="LindaEve" w:date="2013-12-16T11:14:00Z">
        <w:r w:rsidR="00CB6C5B">
          <w:rPr>
            <w:rFonts w:ascii="Times New Roman" w:hAnsi="Times New Roman" w:cs="Times New Roman"/>
            <w:kern w:val="0"/>
            <w:sz w:val="24"/>
            <w:szCs w:val="24"/>
          </w:rPr>
          <w:t xml:space="preserve"> and </w:t>
        </w:r>
      </w:ins>
      <w:r w:rsidR="00570DD6" w:rsidRPr="00DE1C46">
        <w:rPr>
          <w:rFonts w:ascii="Times New Roman" w:hAnsi="Times New Roman" w:cs="Times New Roman"/>
          <w:kern w:val="0"/>
          <w:sz w:val="24"/>
          <w:szCs w:val="24"/>
        </w:rPr>
        <w:t>dermal</w:t>
      </w:r>
      <w:r w:rsidRPr="00DE1C46">
        <w:rPr>
          <w:rFonts w:ascii="Times New Roman" w:hAnsi="Times New Roman" w:cs="Times New Roman"/>
          <w:kern w:val="0"/>
          <w:sz w:val="24"/>
          <w:szCs w:val="24"/>
        </w:rPr>
        <w:t xml:space="preserve"> contact</w:t>
      </w:r>
      <w:ins w:id="89" w:author="LindaEve" w:date="2013-12-16T11:14:00Z">
        <w:r w:rsidR="00CB6C5B">
          <w:rPr>
            <w:rFonts w:ascii="Times New Roman" w:hAnsi="Times New Roman" w:cs="Times New Roman"/>
            <w:kern w:val="0"/>
            <w:sz w:val="24"/>
            <w:szCs w:val="24"/>
          </w:rPr>
          <w:t>,</w:t>
        </w:r>
      </w:ins>
      <w:r w:rsidRPr="00DE1C46">
        <w:rPr>
          <w:rFonts w:ascii="Times New Roman" w:hAnsi="Times New Roman" w:cs="Times New Roman"/>
          <w:kern w:val="0"/>
          <w:sz w:val="24"/>
          <w:szCs w:val="24"/>
        </w:rPr>
        <w:t xml:space="preserve"> as well as unintentional ingestion</w:t>
      </w:r>
      <w:ins w:id="90" w:author="Yong" w:date="2013-12-15T14:07:00Z">
        <w:r w:rsidR="00103C61">
          <w:rPr>
            <w:rFonts w:ascii="Times New Roman" w:hAnsi="Times New Roman" w:cs="Times New Roman"/>
            <w:kern w:val="0"/>
            <w:sz w:val="24"/>
            <w:szCs w:val="24"/>
          </w:rPr>
          <w:t xml:space="preserve"> </w:t>
        </w:r>
      </w:ins>
      <w:commentRangeStart w:id="91"/>
      <w:r w:rsidR="00592BD6">
        <w:rPr>
          <w:rFonts w:ascii="Times New Roman" w:hAnsi="Times New Roman" w:cs="Times New Roman"/>
          <w:kern w:val="0"/>
          <w:sz w:val="24"/>
          <w:szCs w:val="24"/>
        </w:rPr>
        <w:fldChar w:fldCharType="begin"/>
      </w:r>
      <w:r w:rsidR="00200F18">
        <w:rPr>
          <w:rFonts w:ascii="Times New Roman" w:hAnsi="Times New Roman" w:cs="Times New Roman"/>
          <w:kern w:val="0"/>
          <w:sz w:val="24"/>
          <w:szCs w:val="24"/>
        </w:rPr>
        <w:instrText xml:space="preserve"> ADDIN EN.CITE &lt;EndNote&gt;&lt;Cite&gt;&lt;Author&gt;Sofiev&lt;/Author&gt;&lt;Year&gt;2013&lt;/Year&gt;&lt;RecNum&gt;869&lt;/RecNum&gt;&lt;DisplayText&gt;(Sofiev, Belmonte et al. 2013)&lt;/DisplayText&gt;&lt;record&gt;&lt;rec-number&gt;869&lt;/rec-number&gt;&lt;foreign-keys&gt;&lt;key app="EN" db-id="vpadef0f30x9vied0vl5awa55f0fpa5vpfxv"&gt;869&lt;/key&gt;&lt;/foreign-keys&gt;&lt;ref-type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592BD6">
        <w:rPr>
          <w:rFonts w:ascii="Times New Roman" w:hAnsi="Times New Roman" w:cs="Times New Roman"/>
          <w:kern w:val="0"/>
          <w:sz w:val="24"/>
          <w:szCs w:val="24"/>
        </w:rPr>
        <w:fldChar w:fldCharType="separate"/>
      </w:r>
      <w:r w:rsidR="00D61707">
        <w:rPr>
          <w:rFonts w:ascii="Times New Roman" w:hAnsi="Times New Roman" w:cs="Times New Roman"/>
          <w:noProof/>
          <w:kern w:val="0"/>
          <w:sz w:val="24"/>
          <w:szCs w:val="24"/>
        </w:rPr>
        <w:t>(</w:t>
      </w:r>
      <w:r w:rsidR="008F3FF2">
        <w:fldChar w:fldCharType="begin"/>
      </w:r>
      <w:r w:rsidR="008F3FF2">
        <w:instrText xml:space="preserve"> HYPERLINK \l "_ENREF_17" \o "Sofiev, 2013 #869" </w:instrText>
      </w:r>
      <w:r w:rsidR="008F3FF2">
        <w:rPr>
          <w:rFonts w:hint="eastAsia"/>
        </w:rPr>
        <w:fldChar w:fldCharType="separate"/>
      </w:r>
      <w:r w:rsidR="00D12A6F">
        <w:rPr>
          <w:rFonts w:ascii="Times New Roman" w:hAnsi="Times New Roman" w:cs="Times New Roman"/>
          <w:noProof/>
          <w:kern w:val="0"/>
          <w:sz w:val="24"/>
          <w:szCs w:val="24"/>
        </w:rPr>
        <w:t>Sofiev, Belmonte et al. 2013</w:t>
      </w:r>
      <w:r w:rsidR="008F3FF2">
        <w:rPr>
          <w:rFonts w:ascii="Times New Roman" w:hAnsi="Times New Roman" w:cs="Times New Roman"/>
          <w:noProof/>
          <w:kern w:val="0"/>
          <w:sz w:val="24"/>
          <w:szCs w:val="24"/>
        </w:rPr>
        <w:fldChar w:fldCharType="end"/>
      </w:r>
      <w:r w:rsidR="00D61707">
        <w:rPr>
          <w:rFonts w:ascii="Times New Roman" w:hAnsi="Times New Roman" w:cs="Times New Roman"/>
          <w:noProof/>
          <w:kern w:val="0"/>
          <w:sz w:val="24"/>
          <w:szCs w:val="24"/>
        </w:rPr>
        <w:t>)</w:t>
      </w:r>
      <w:r w:rsidR="00592BD6">
        <w:rPr>
          <w:rFonts w:ascii="Times New Roman" w:hAnsi="Times New Roman" w:cs="Times New Roman"/>
          <w:kern w:val="0"/>
          <w:sz w:val="24"/>
          <w:szCs w:val="24"/>
        </w:rPr>
        <w:fldChar w:fldCharType="end"/>
      </w:r>
      <w:commentRangeEnd w:id="91"/>
      <w:r w:rsidR="009166C0">
        <w:rPr>
          <w:rStyle w:val="CommentReference"/>
        </w:rPr>
        <w:commentReference w:id="91"/>
      </w:r>
      <w:r w:rsidRPr="00DE1C46">
        <w:rPr>
          <w:rFonts w:ascii="Times New Roman" w:hAnsi="Times New Roman" w:cs="Times New Roman"/>
          <w:kern w:val="0"/>
          <w:sz w:val="24"/>
          <w:szCs w:val="24"/>
        </w:rPr>
        <w:t>.</w:t>
      </w:r>
    </w:p>
    <w:p w:rsidR="000D638F" w:rsidRDefault="000D638F" w:rsidP="00CB6C5B">
      <w:pPr>
        <w:widowControl/>
        <w:spacing w:line="480" w:lineRule="auto"/>
        <w:ind w:firstLine="720"/>
        <w:jc w:val="left"/>
        <w:rPr>
          <w:rFonts w:ascii="Times New Roman" w:hAnsi="Times New Roman" w:cs="Times New Roman"/>
          <w:kern w:val="0"/>
          <w:sz w:val="24"/>
          <w:szCs w:val="24"/>
        </w:rPr>
        <w:pPrChange w:id="92" w:author="LindaEve" w:date="2013-12-16T11:14:00Z">
          <w:pPr>
            <w:widowControl/>
            <w:jc w:val="left"/>
          </w:pPr>
        </w:pPrChange>
      </w:pPr>
      <w:r>
        <w:rPr>
          <w:rFonts w:ascii="Times New Roman" w:hAnsi="Times New Roman" w:cs="Times New Roman"/>
          <w:kern w:val="0"/>
          <w:sz w:val="24"/>
          <w:szCs w:val="24"/>
        </w:rPr>
        <w:br w:type="page"/>
      </w:r>
    </w:p>
    <w:p w:rsidR="00C70375" w:rsidRPr="00C70375" w:rsidRDefault="00C70375" w:rsidP="00C70375">
      <w:pPr>
        <w:pStyle w:val="Heading1"/>
        <w:rPr>
          <w:rFonts w:hint="eastAsia"/>
        </w:rPr>
      </w:pPr>
      <w:r w:rsidRPr="00C70375">
        <w:lastRenderedPageBreak/>
        <w:t>Background Information</w:t>
      </w:r>
    </w:p>
    <w:p w:rsidR="00C70375" w:rsidRPr="007E0204" w:rsidRDefault="00C70375" w:rsidP="00C70375">
      <w:pPr>
        <w:pStyle w:val="Heading2"/>
        <w:rPr>
          <w:rFonts w:ascii="Times New Roman" w:hAnsi="Times New Roman" w:cs="Times New Roman"/>
          <w:b w:val="0"/>
        </w:rPr>
      </w:pPr>
      <w:r>
        <w:rPr>
          <w:rFonts w:ascii="Times New Roman" w:hAnsi="Times New Roman" w:cs="Times New Roman"/>
        </w:rPr>
        <w:t>Pollen and allergy</w:t>
      </w:r>
    </w:p>
    <w:p w:rsidR="00CF6C00" w:rsidRPr="00DE1C46" w:rsidRDefault="00C70375" w:rsidP="00CF6C00">
      <w:pPr>
        <w:spacing w:line="480" w:lineRule="auto"/>
        <w:ind w:firstLineChars="250" w:firstLine="600"/>
        <w:rPr>
          <w:rFonts w:ascii="Times-Roman" w:hAnsi="Times-Roman" w:cs="Times-Roman"/>
          <w:color w:val="000000"/>
          <w:kern w:val="0"/>
          <w:sz w:val="24"/>
          <w:szCs w:val="24"/>
        </w:rPr>
      </w:pPr>
      <w:r w:rsidRPr="00DE1C46">
        <w:rPr>
          <w:rFonts w:ascii="Times-Roman" w:hAnsi="Times-Roman" w:cs="Times-Roman"/>
          <w:color w:val="000000"/>
          <w:kern w:val="0"/>
          <w:sz w:val="24"/>
          <w:szCs w:val="24"/>
        </w:rPr>
        <w:t>Rhinitis, conjunctivitis and asthma are</w:t>
      </w:r>
      <w:r w:rsidR="00DE1C46">
        <w:rPr>
          <w:rFonts w:ascii="Times-Roman" w:hAnsi="Times-Roman" w:cs="Times-Roman"/>
          <w:color w:val="000000"/>
          <w:kern w:val="0"/>
          <w:sz w:val="24"/>
          <w:szCs w:val="24"/>
        </w:rPr>
        <w:t xml:space="preserve"> often considered as </w:t>
      </w:r>
      <w:r w:rsidRPr="00DE1C46">
        <w:rPr>
          <w:rFonts w:ascii="Times-Roman" w:hAnsi="Times-Roman" w:cs="Times-Roman"/>
          <w:color w:val="000000"/>
          <w:kern w:val="0"/>
          <w:sz w:val="24"/>
          <w:szCs w:val="24"/>
        </w:rPr>
        <w:t>the typical clinical pictures of allergy to pollen</w:t>
      </w:r>
      <w:del w:id="93" w:author="Yong" w:date="2013-12-15T14:08:00Z">
        <w:r w:rsidR="00DE1C46" w:rsidDel="009166C0">
          <w:rPr>
            <w:rFonts w:ascii="Times-Roman" w:hAnsi="Times-Roman" w:cs="Times-Roman"/>
            <w:color w:val="000000"/>
            <w:kern w:val="0"/>
            <w:sz w:val="24"/>
            <w:szCs w:val="24"/>
          </w:rPr>
          <w:delText>s</w:delText>
        </w:r>
      </w:del>
      <w:ins w:id="94" w:author="Yong" w:date="2013-12-15T14:08:00Z">
        <w:r w:rsidR="009166C0">
          <w:rPr>
            <w:rFonts w:ascii="Times-Roman" w:hAnsi="Times-Roman" w:cs="Times-Roman"/>
            <w:color w:val="000000"/>
            <w:kern w:val="0"/>
            <w:sz w:val="24"/>
            <w:szCs w:val="24"/>
          </w:rPr>
          <w:t>,</w:t>
        </w:r>
      </w:ins>
      <w:r w:rsidR="00DE1C46">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and they often occur in the same patient simultaneously during the pollen season</w:t>
      </w:r>
      <w:ins w:id="95" w:author="Yong" w:date="2013-12-15T14:09:00Z">
        <w:r w:rsidR="009166C0">
          <w:rPr>
            <w:rFonts w:ascii="Times-Roman" w:hAnsi="Times-Roman" w:cs="Times-Roman"/>
            <w:color w:val="000000"/>
            <w:kern w:val="0"/>
            <w:sz w:val="24"/>
            <w:szCs w:val="24"/>
          </w:rPr>
          <w:t xml:space="preserve"> </w:t>
        </w:r>
      </w:ins>
      <w:r w:rsidR="00592BD6">
        <w:rPr>
          <w:rFonts w:ascii="Times-Roman" w:hAnsi="Times-Roman" w:cs="Times-Roman"/>
          <w:color w:val="000000"/>
          <w:kern w:val="0"/>
          <w:sz w:val="24"/>
          <w:szCs w:val="24"/>
        </w:rPr>
        <w:fldChar w:fldCharType="begin"/>
      </w:r>
      <w:r w:rsidR="00200F18">
        <w:rPr>
          <w:rFonts w:ascii="Times-Roman" w:hAnsi="Times-Roman" w:cs="Times-Roman"/>
          <w:color w:val="000000"/>
          <w:kern w:val="0"/>
          <w:sz w:val="24"/>
          <w:szCs w:val="24"/>
        </w:rPr>
        <w:instrText xml:space="preserve"> ADDIN EN.CITE &lt;EndNote&gt;&lt;Cite&gt;&lt;Author&gt;Sofiev&lt;/Author&gt;&lt;Year&gt;2013&lt;/Year&gt;&lt;RecNum&gt;869&lt;/RecNum&gt;&lt;DisplayText&gt;(Sofiev, Belmonte et al. 2013)&lt;/DisplayText&gt;&lt;record&gt;&lt;rec-number&gt;869&lt;/rec-number&gt;&lt;foreign-keys&gt;&lt;key app="EN" db-id="vpadef0f30x9vied0vl5awa55f0fpa5vpfxv"&gt;869&lt;/key&gt;&lt;/foreign-keys&gt;&lt;ref-type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592BD6">
        <w:rPr>
          <w:rFonts w:ascii="Times-Roman" w:hAnsi="Times-Roman" w:cs="Times-Roman"/>
          <w:color w:val="000000"/>
          <w:kern w:val="0"/>
          <w:sz w:val="24"/>
          <w:szCs w:val="24"/>
        </w:rPr>
        <w:fldChar w:fldCharType="separate"/>
      </w:r>
      <w:r w:rsidR="00E57D41">
        <w:rPr>
          <w:rFonts w:ascii="Times-Roman" w:hAnsi="Times-Roman" w:cs="Times-Roman"/>
          <w:noProof/>
          <w:color w:val="000000"/>
          <w:kern w:val="0"/>
          <w:sz w:val="24"/>
          <w:szCs w:val="24"/>
        </w:rPr>
        <w:t>(</w:t>
      </w:r>
      <w:hyperlink w:anchor="_ENREF_17" w:tooltip="Sofiev, 2013 #869" w:history="1">
        <w:r w:rsidR="00D12A6F">
          <w:rPr>
            <w:rFonts w:ascii="Times-Roman" w:hAnsi="Times-Roman" w:cs="Times-Roman"/>
            <w:noProof/>
            <w:color w:val="000000"/>
            <w:kern w:val="0"/>
            <w:sz w:val="24"/>
            <w:szCs w:val="24"/>
          </w:rPr>
          <w:t>Sofiev, Belmonte et al. 2013</w:t>
        </w:r>
      </w:hyperlink>
      <w:r w:rsidR="00E57D41">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ins w:id="96" w:author="Yong" w:date="2013-12-15T14:09:00Z">
        <w:r w:rsidR="009166C0">
          <w:rPr>
            <w:rFonts w:ascii="Times-Roman" w:hAnsi="Times-Roman" w:cs="Times-Roman"/>
            <w:color w:val="000000"/>
            <w:kern w:val="0"/>
            <w:sz w:val="24"/>
            <w:szCs w:val="24"/>
          </w:rPr>
          <w:t xml:space="preserve"> </w:t>
        </w:r>
      </w:ins>
      <w:r w:rsidRPr="00DE1C46">
        <w:rPr>
          <w:rFonts w:ascii="Times-Roman" w:hAnsi="Times-Roman" w:cs="Times-Roman"/>
          <w:color w:val="000000"/>
          <w:kern w:val="0"/>
          <w:sz w:val="24"/>
          <w:szCs w:val="24"/>
        </w:rPr>
        <w:t>Asthma is a chronic</w:t>
      </w:r>
      <w:r w:rsidR="00DE1C46">
        <w:rPr>
          <w:rFonts w:ascii="Times-Roman" w:hAnsi="Times-Roman" w:cs="Times-Roman"/>
          <w:color w:val="000000"/>
          <w:kern w:val="0"/>
          <w:sz w:val="24"/>
          <w:szCs w:val="24"/>
        </w:rPr>
        <w:t xml:space="preserve"> in</w:t>
      </w:r>
      <w:del w:id="97" w:author="Yong" w:date="2013-12-15T14:17:00Z">
        <w:r w:rsidR="00DE1C46" w:rsidDel="007B50B4">
          <w:rPr>
            <w:rFonts w:ascii="Times-Roman" w:hAnsi="Times-Roman" w:cs="Times-Roman"/>
            <w:color w:val="000000"/>
            <w:kern w:val="0"/>
            <w:sz w:val="24"/>
            <w:szCs w:val="24"/>
          </w:rPr>
          <w:delText xml:space="preserve"> </w:delText>
        </w:r>
      </w:del>
      <w:r w:rsidR="00DE1C46">
        <w:rPr>
          <w:rFonts w:ascii="Times-Roman" w:hAnsi="Times-Roman" w:cs="Times-Roman"/>
          <w:color w:val="000000"/>
          <w:kern w:val="0"/>
          <w:sz w:val="24"/>
          <w:szCs w:val="24"/>
        </w:rPr>
        <w:t>fl</w:t>
      </w:r>
      <w:r w:rsidRPr="00DE1C46">
        <w:rPr>
          <w:rFonts w:ascii="Times-Roman" w:hAnsi="Times-Roman" w:cs="Times-Roman"/>
          <w:color w:val="000000"/>
          <w:kern w:val="0"/>
          <w:sz w:val="24"/>
          <w:szCs w:val="24"/>
        </w:rPr>
        <w:t xml:space="preserve">ammatory disease of the airways characterized by </w:t>
      </w:r>
      <w:r w:rsidR="00E15BDF" w:rsidRPr="00DE1C46">
        <w:rPr>
          <w:rFonts w:ascii="Times-Roman" w:hAnsi="Times-Roman" w:cs="Times-Roman"/>
          <w:color w:val="000000"/>
          <w:kern w:val="0"/>
          <w:sz w:val="24"/>
          <w:szCs w:val="24"/>
        </w:rPr>
        <w:t>recurrent episodes</w:t>
      </w:r>
      <w:r w:rsidRPr="00DE1C46">
        <w:rPr>
          <w:rFonts w:ascii="Times-Roman" w:hAnsi="Times-Roman" w:cs="Times-Roman"/>
          <w:color w:val="000000"/>
          <w:kern w:val="0"/>
          <w:sz w:val="24"/>
          <w:szCs w:val="24"/>
        </w:rPr>
        <w:t xml:space="preserve"> of wheezing, breathlessness, chest tightness and coughing </w:t>
      </w:r>
      <w:del w:id="98" w:author="Yong" w:date="2013-12-15T14:17:00Z">
        <w:r w:rsidR="00E57D41" w:rsidRPr="00DE1C46" w:rsidDel="007B50B4">
          <w:rPr>
            <w:rFonts w:ascii="Times-Roman" w:hAnsi="Times-Roman" w:cs="Times-Roman"/>
            <w:color w:val="000000"/>
            <w:kern w:val="0"/>
            <w:sz w:val="24"/>
            <w:szCs w:val="24"/>
          </w:rPr>
          <w:delText xml:space="preserve"> </w:delText>
        </w:r>
      </w:del>
      <w:r w:rsidR="00592BD6">
        <w:rPr>
          <w:rFonts w:ascii="Times-Roman" w:hAnsi="Times-Roman" w:cs="Times-Roman"/>
          <w:color w:val="000000"/>
          <w:kern w:val="0"/>
          <w:sz w:val="24"/>
          <w:szCs w:val="24"/>
        </w:rPr>
        <w:fldChar w:fldCharType="begin"/>
      </w:r>
      <w:r w:rsidR="00E57D41">
        <w:rPr>
          <w:rFonts w:ascii="Times-Roman" w:hAnsi="Times-Roman" w:cs="Times-Roman"/>
          <w:color w:val="000000"/>
          <w:kern w:val="0"/>
          <w:sz w:val="24"/>
          <w:szCs w:val="24"/>
        </w:rPr>
        <w:instrText xml:space="preserve"> ADDIN EN.CITE &lt;EndNote&gt;&lt;Cite&gt;&lt;Author&gt;Bateman&lt;/Author&gt;&lt;Year&gt;2008&lt;/Year&gt;&lt;RecNum&gt;21&lt;/RecNum&gt;&lt;DisplayText&gt;(Bateman, Hurd et al. 2008)&lt;/DisplayText&gt;&lt;record&gt;&lt;rec-number&gt;21&lt;/rec-number&gt;&lt;foreign-keys&gt;&lt;key app="EN" db-id="2dtzart979vtdiedr97v25sr9s5rt9vep9tt"&gt;21&lt;/key&gt;&lt;/foreign-keys&gt;&lt;ref-type name="Journal Article"&gt;17&lt;/ref-type&gt;&lt;contributors&gt;&lt;authors&gt;&lt;author&gt;Bateman, ED&lt;/author&gt;&lt;author&gt;Hurd, SS&lt;/author&gt;&lt;author&gt;Barnes, PJ&lt;/author&gt;&lt;author&gt;Bousquet, J&lt;/author&gt;&lt;author&gt;Drazen, JM&lt;/author&gt;&lt;author&gt;FitzGerald, M&lt;/author&gt;&lt;author&gt;Gibson, P&lt;/author&gt;&lt;author&gt;Ohta, K&lt;/author&gt;&lt;author&gt;O&amp;apos;byrne, P&lt;/author&gt;&lt;author&gt;Pedersen, SE&lt;/author&gt;&lt;/authors&gt;&lt;/contributors&gt;&lt;titles&gt;&lt;title&gt;Global strategy for asthma management and prevention: GINA executive summary&lt;/title&gt;&lt;secondary-title&gt;European Respiratory Journal&lt;/secondary-title&gt;&lt;/titles&gt;&lt;periodical&gt;&lt;full-title&gt;European Respiratory Journal&lt;/full-title&gt;&lt;/periodical&gt;&lt;pages&gt;143-178&lt;/pages&gt;&lt;volume&gt;31&lt;/volume&gt;&lt;number&gt;1&lt;/number&gt;&lt;dates&gt;&lt;year&gt;2008&lt;/year&gt;&lt;/dates&gt;&lt;isbn&gt;0903-1936&lt;/isbn&gt;&lt;urls&gt;&lt;/urls&gt;&lt;/record&gt;&lt;/Cite&gt;&lt;/EndNote&gt;</w:instrText>
      </w:r>
      <w:r w:rsidR="00592BD6">
        <w:rPr>
          <w:rFonts w:ascii="Times-Roman" w:hAnsi="Times-Roman" w:cs="Times-Roman"/>
          <w:color w:val="000000"/>
          <w:kern w:val="0"/>
          <w:sz w:val="24"/>
          <w:szCs w:val="24"/>
        </w:rPr>
        <w:fldChar w:fldCharType="separate"/>
      </w:r>
      <w:r w:rsidR="00E57D41">
        <w:rPr>
          <w:rFonts w:ascii="Times-Roman" w:hAnsi="Times-Roman" w:cs="Times-Roman"/>
          <w:color w:val="000000"/>
          <w:kern w:val="0"/>
          <w:sz w:val="24"/>
          <w:szCs w:val="24"/>
        </w:rPr>
        <w:t>(</w:t>
      </w:r>
      <w:hyperlink w:anchor="_ENREF_3" w:tooltip="Bateman, 2008 #21" w:history="1">
        <w:r w:rsidR="00D12A6F">
          <w:rPr>
            <w:rFonts w:ascii="Times-Roman" w:hAnsi="Times-Roman" w:cs="Times-Roman"/>
            <w:color w:val="000000"/>
            <w:kern w:val="0"/>
            <w:sz w:val="24"/>
            <w:szCs w:val="24"/>
          </w:rPr>
          <w:t>Bateman, Hurd et al. 2008</w:t>
        </w:r>
      </w:hyperlink>
      <w:r w:rsidR="00E57D41">
        <w:rPr>
          <w:rFonts w:ascii="Times-Roman" w:hAnsi="Times-Roman" w:cs="Times-Roman"/>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ins w:id="99" w:author="Yong" w:date="2013-12-15T14:17:00Z">
        <w:r w:rsidR="007B50B4">
          <w:rPr>
            <w:rFonts w:ascii="Times-Roman" w:hAnsi="Times-Roman" w:cs="Times-Roman"/>
            <w:color w:val="000000"/>
            <w:kern w:val="0"/>
            <w:sz w:val="24"/>
            <w:szCs w:val="24"/>
          </w:rPr>
          <w:t xml:space="preserve"> </w:t>
        </w:r>
      </w:ins>
      <w:r w:rsidRPr="00DE1C46">
        <w:rPr>
          <w:rFonts w:ascii="Times-Roman" w:hAnsi="Times-Roman" w:cs="Times-Roman"/>
          <w:color w:val="000000"/>
          <w:kern w:val="0"/>
          <w:sz w:val="24"/>
          <w:szCs w:val="24"/>
        </w:rPr>
        <w:t xml:space="preserve">Exposure to allergens represents a key factor among environmental determinants </w:t>
      </w:r>
      <w:r w:rsidR="00E15BDF" w:rsidRPr="00DE1C46">
        <w:rPr>
          <w:rFonts w:ascii="Times-Roman" w:hAnsi="Times-Roman" w:cs="Times-Roman"/>
          <w:color w:val="000000"/>
          <w:kern w:val="0"/>
          <w:sz w:val="24"/>
          <w:szCs w:val="24"/>
        </w:rPr>
        <w:t>of asthma</w:t>
      </w:r>
      <w:r w:rsidRPr="00DE1C46">
        <w:rPr>
          <w:rFonts w:ascii="Times-Roman" w:hAnsi="Times-Roman" w:cs="Times-Roman"/>
          <w:color w:val="000000"/>
          <w:kern w:val="0"/>
          <w:sz w:val="24"/>
          <w:szCs w:val="24"/>
        </w:rPr>
        <w:t>, which also include air pollution</w:t>
      </w:r>
      <w:ins w:id="100" w:author="Yong" w:date="2013-12-15T14:17:00Z">
        <w:r w:rsidR="007B50B4">
          <w:rPr>
            <w:rFonts w:ascii="Times-Roman" w:hAnsi="Times-Roman" w:cs="Times-Roman"/>
            <w:color w:val="000000"/>
            <w:kern w:val="0"/>
            <w:sz w:val="24"/>
            <w:szCs w:val="24"/>
          </w:rPr>
          <w:t xml:space="preserve"> </w:t>
        </w:r>
      </w:ins>
      <w:r w:rsidR="00592BD6">
        <w:rPr>
          <w:rFonts w:ascii="Times-Roman" w:hAnsi="Times-Roman" w:cs="Times-Roman"/>
          <w:color w:val="000000"/>
          <w:kern w:val="0"/>
          <w:sz w:val="24"/>
          <w:szCs w:val="24"/>
        </w:rPr>
        <w:fldChar w:fldCharType="begin"/>
      </w:r>
      <w:r w:rsidR="00A60B96">
        <w:rPr>
          <w:rFonts w:ascii="Times-Roman" w:hAnsi="Times-Roman" w:cs="Times-Roman"/>
          <w:color w:val="000000"/>
          <w:kern w:val="0"/>
          <w:sz w:val="24"/>
          <w:szCs w:val="24"/>
        </w:rPr>
        <w:instrText xml:space="preserve"> ADDIN EN.CITE &lt;EndNote&gt;&lt;Cite&gt;&lt;Author&gt;Eder&lt;/Author&gt;&lt;Year&gt;2006&lt;/Year&gt;&lt;RecNum&gt;22&lt;/RecNum&gt;&lt;DisplayText&gt;(Eder, Ege et al. 2006)&lt;/DisplayText&gt;&lt;record&gt;&lt;rec-number&gt;22&lt;/rec-number&gt;&lt;foreign-keys&gt;&lt;key app="EN" db-id="2dtzart979vtdiedr97v25sr9s5rt9vep9tt"&gt;22&lt;/key&gt;&lt;/foreign-keys&gt;&lt;ref-type name="Journal Article"&gt;17&lt;/ref-type&gt;&lt;contributors&gt;&lt;authors&gt;&lt;author&gt;Eder, Waltraud&lt;/author&gt;&lt;author&gt;Ege, Markus J&lt;/author&gt;&lt;author&gt;von Mutius, Erika&lt;/author&gt;&lt;/authors&gt;&lt;/contributors&gt;&lt;titles&gt;&lt;title&gt;The asthma epidemic&lt;/title&gt;&lt;secondary-title&gt;New England Journal of Medicine&lt;/secondary-title&gt;&lt;/titles&gt;&lt;periodical&gt;&lt;full-title&gt;New England Journal of Medicine&lt;/full-title&gt;&lt;/periodical&gt;&lt;pages&gt;2226-2235&lt;/pages&gt;&lt;volume&gt;355&lt;/volume&gt;&lt;number&gt;21&lt;/number&gt;&lt;dates&gt;&lt;year&gt;2006&lt;/year&gt;&lt;/dates&gt;&lt;isbn&gt;0028-4793&lt;/isbn&gt;&lt;urls&gt;&lt;/urls&gt;&lt;/record&gt;&lt;/Cite&gt;&lt;/EndNote&gt;</w:instrText>
      </w:r>
      <w:r w:rsidR="00592BD6">
        <w:rPr>
          <w:rFonts w:ascii="Times-Roman" w:hAnsi="Times-Roman" w:cs="Times-Roman"/>
          <w:color w:val="000000"/>
          <w:kern w:val="0"/>
          <w:sz w:val="24"/>
          <w:szCs w:val="24"/>
        </w:rPr>
        <w:fldChar w:fldCharType="separate"/>
      </w:r>
      <w:r w:rsidR="00A60B96">
        <w:rPr>
          <w:rFonts w:ascii="Times-Roman" w:hAnsi="Times-Roman" w:cs="Times-Roman"/>
          <w:color w:val="000000"/>
          <w:kern w:val="0"/>
          <w:sz w:val="24"/>
          <w:szCs w:val="24"/>
        </w:rPr>
        <w:t>(</w:t>
      </w:r>
      <w:hyperlink w:anchor="_ENREF_9" w:tooltip="Eder, 2006 #22" w:history="1">
        <w:r w:rsidR="00D12A6F">
          <w:rPr>
            <w:rFonts w:ascii="Times-Roman" w:hAnsi="Times-Roman" w:cs="Times-Roman"/>
            <w:color w:val="000000"/>
            <w:kern w:val="0"/>
            <w:sz w:val="24"/>
            <w:szCs w:val="24"/>
          </w:rPr>
          <w:t>Eder, Ege et al. 2006</w:t>
        </w:r>
      </w:hyperlink>
      <w:r w:rsidR="00A60B96">
        <w:rPr>
          <w:rFonts w:ascii="Times-Roman" w:hAnsi="Times-Roman" w:cs="Times-Roman"/>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 Allergic rhinitis is clinically</w:t>
      </w:r>
      <w:r w:rsidR="00E15BDF">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de</w:t>
      </w:r>
      <w:r w:rsidR="00E15BDF">
        <w:rPr>
          <w:rFonts w:ascii="Times-Roman" w:hAnsi="Times-Roman" w:cs="Times-Roman"/>
          <w:color w:val="000000"/>
          <w:kern w:val="0"/>
          <w:sz w:val="24"/>
          <w:szCs w:val="24"/>
        </w:rPr>
        <w:t>fi</w:t>
      </w:r>
      <w:r w:rsidRPr="00DE1C46">
        <w:rPr>
          <w:rFonts w:ascii="Times-Roman" w:hAnsi="Times-Roman" w:cs="Times-Roman"/>
          <w:color w:val="000000"/>
          <w:kern w:val="0"/>
          <w:sz w:val="24"/>
          <w:szCs w:val="24"/>
        </w:rPr>
        <w:t xml:space="preserve">ned as a symptomatic disorder of the nose induced by an </w:t>
      </w:r>
      <w:commentRangeStart w:id="101"/>
      <w:proofErr w:type="spellStart"/>
      <w:r w:rsidRPr="00DE1C46">
        <w:rPr>
          <w:rFonts w:ascii="Times-Roman" w:hAnsi="Times-Roman" w:cs="Times-Roman"/>
          <w:color w:val="000000"/>
          <w:kern w:val="0"/>
          <w:sz w:val="24"/>
          <w:szCs w:val="24"/>
        </w:rPr>
        <w:t>IgE</w:t>
      </w:r>
      <w:commentRangeEnd w:id="101"/>
      <w:proofErr w:type="spellEnd"/>
      <w:r w:rsidR="00747858">
        <w:rPr>
          <w:rStyle w:val="CommentReference"/>
        </w:rPr>
        <w:commentReference w:id="101"/>
      </w:r>
      <w:r w:rsidRPr="00DE1C46">
        <w:rPr>
          <w:rFonts w:ascii="Times-Roman" w:hAnsi="Times-Roman" w:cs="Times-Roman"/>
          <w:color w:val="000000"/>
          <w:kern w:val="0"/>
          <w:sz w:val="24"/>
          <w:szCs w:val="24"/>
        </w:rPr>
        <w:t>-mediated</w:t>
      </w:r>
      <w:r w:rsidR="00E15BDF">
        <w:rPr>
          <w:rFonts w:ascii="Times-Roman" w:hAnsi="Times-Roman" w:cs="Times-Roman"/>
          <w:color w:val="000000"/>
          <w:kern w:val="0"/>
          <w:sz w:val="24"/>
          <w:szCs w:val="24"/>
        </w:rPr>
        <w:t xml:space="preserve"> in</w:t>
      </w:r>
      <w:del w:id="102" w:author="Yong" w:date="2013-12-15T14:18:00Z">
        <w:r w:rsidR="00E15BDF" w:rsidDel="007B50B4">
          <w:rPr>
            <w:rFonts w:ascii="Times-Roman" w:hAnsi="Times-Roman" w:cs="Times-Roman"/>
            <w:color w:val="000000"/>
            <w:kern w:val="0"/>
            <w:sz w:val="24"/>
            <w:szCs w:val="24"/>
          </w:rPr>
          <w:delText xml:space="preserve"> </w:delText>
        </w:r>
      </w:del>
      <w:r w:rsidR="00E15BDF">
        <w:rPr>
          <w:rFonts w:ascii="Times-Roman" w:hAnsi="Times-Roman" w:cs="Times-Roman"/>
          <w:color w:val="000000"/>
          <w:kern w:val="0"/>
          <w:sz w:val="24"/>
          <w:szCs w:val="24"/>
        </w:rPr>
        <w:t>fl</w:t>
      </w:r>
      <w:r w:rsidRPr="00DE1C46">
        <w:rPr>
          <w:rFonts w:ascii="Times-Roman" w:hAnsi="Times-Roman" w:cs="Times-Roman"/>
          <w:color w:val="000000"/>
          <w:kern w:val="0"/>
          <w:sz w:val="24"/>
          <w:szCs w:val="24"/>
        </w:rPr>
        <w:t>ammation after allergen exposure of the membranes</w:t>
      </w:r>
      <w:commentRangeStart w:id="103"/>
      <w:r w:rsidRPr="00DE1C46">
        <w:rPr>
          <w:rFonts w:ascii="Times-Roman" w:hAnsi="Times-Roman" w:cs="Times-Roman"/>
          <w:color w:val="000000"/>
          <w:kern w:val="0"/>
          <w:sz w:val="24"/>
          <w:szCs w:val="24"/>
        </w:rPr>
        <w:t xml:space="preserve"> </w:t>
      </w:r>
      <w:commentRangeStart w:id="104"/>
      <w:r w:rsidRPr="00DE1C46">
        <w:rPr>
          <w:rFonts w:ascii="Times-Roman" w:hAnsi="Times-Roman" w:cs="Times-Roman"/>
          <w:color w:val="000000"/>
          <w:kern w:val="0"/>
          <w:sz w:val="24"/>
          <w:szCs w:val="24"/>
        </w:rPr>
        <w:t>lining</w:t>
      </w:r>
      <w:commentRangeEnd w:id="104"/>
      <w:r w:rsidR="007B50B4">
        <w:rPr>
          <w:rStyle w:val="CommentReference"/>
        </w:rPr>
        <w:commentReference w:id="104"/>
      </w:r>
      <w:commentRangeEnd w:id="103"/>
      <w:r w:rsidR="00747858">
        <w:rPr>
          <w:rStyle w:val="CommentReference"/>
        </w:rPr>
        <w:commentReference w:id="103"/>
      </w:r>
      <w:r w:rsidRPr="00DE1C46">
        <w:rPr>
          <w:rFonts w:ascii="Times-Roman" w:hAnsi="Times-Roman" w:cs="Times-Roman"/>
          <w:color w:val="000000"/>
          <w:kern w:val="0"/>
          <w:sz w:val="24"/>
          <w:szCs w:val="24"/>
        </w:rPr>
        <w:t xml:space="preserve"> the nose. </w:t>
      </w:r>
      <w:r w:rsidR="00E15BDF" w:rsidRPr="00DE1C46">
        <w:rPr>
          <w:rFonts w:ascii="Times-Roman" w:hAnsi="Times-Roman" w:cs="Times-Roman"/>
          <w:color w:val="000000"/>
          <w:kern w:val="0"/>
          <w:sz w:val="24"/>
          <w:szCs w:val="24"/>
        </w:rPr>
        <w:t>Symptoms of</w:t>
      </w:r>
      <w:r w:rsidRPr="00DE1C46">
        <w:rPr>
          <w:rFonts w:ascii="Times-Roman" w:hAnsi="Times-Roman" w:cs="Times-Roman"/>
          <w:color w:val="000000"/>
          <w:kern w:val="0"/>
          <w:sz w:val="24"/>
          <w:szCs w:val="24"/>
        </w:rPr>
        <w:t xml:space="preserve"> rhinitis include rhinorrhea, nasal obstruction, nasal itching and </w:t>
      </w:r>
      <w:r w:rsidR="00E15BDF" w:rsidRPr="00DE1C46">
        <w:rPr>
          <w:rFonts w:ascii="Times-Roman" w:hAnsi="Times-Roman" w:cs="Times-Roman"/>
          <w:color w:val="000000"/>
          <w:kern w:val="0"/>
          <w:sz w:val="24"/>
          <w:szCs w:val="24"/>
        </w:rPr>
        <w:t>sneezing which</w:t>
      </w:r>
      <w:r w:rsidRPr="00DE1C46">
        <w:rPr>
          <w:rFonts w:ascii="Times-Roman" w:hAnsi="Times-Roman" w:cs="Times-Roman"/>
          <w:color w:val="000000"/>
          <w:kern w:val="0"/>
          <w:sz w:val="24"/>
          <w:szCs w:val="24"/>
        </w:rPr>
        <w:t xml:space="preserve"> are reversible s</w:t>
      </w:r>
      <w:r w:rsidR="009E0203">
        <w:rPr>
          <w:rFonts w:ascii="Times-Roman" w:hAnsi="Times-Roman" w:cs="Times-Roman"/>
          <w:color w:val="000000"/>
          <w:kern w:val="0"/>
          <w:sz w:val="24"/>
          <w:szCs w:val="24"/>
        </w:rPr>
        <w:t>pontaneously</w:t>
      </w:r>
      <w:ins w:id="105" w:author="LindaEve" w:date="2013-12-16T11:17:00Z">
        <w:r w:rsidR="00747858">
          <w:rPr>
            <w:rFonts w:ascii="Times-Roman" w:hAnsi="Times-Roman" w:cs="Times-Roman"/>
            <w:color w:val="000000"/>
            <w:kern w:val="0"/>
            <w:sz w:val="24"/>
            <w:szCs w:val="24"/>
          </w:rPr>
          <w:t xml:space="preserve"> </w:t>
        </w:r>
        <w:r w:rsidR="00747858">
          <w:rPr>
            <w:rFonts w:ascii="Times-Roman" w:hAnsi="Times-Roman" w:cs="Times-Roman"/>
            <w:color w:val="000000"/>
            <w:kern w:val="0"/>
            <w:sz w:val="24"/>
            <w:szCs w:val="24"/>
          </w:rPr>
          <w:fldChar w:fldCharType="begin"/>
        </w:r>
        <w:r w:rsidR="00747858">
          <w:rPr>
            <w:rFonts w:ascii="Times-Roman" w:hAnsi="Times-Roman" w:cs="Times-Roman"/>
            <w:color w:val="000000"/>
            <w:kern w:val="0"/>
            <w:sz w:val="24"/>
            <w:szCs w:val="24"/>
          </w:rPr>
          <w:instrText xml:space="preserve"> ADDIN EN.CITE &lt;EndNote&gt;&lt;Cite&gt;&lt;Author&gt;Brożek&lt;/Author&gt;&lt;Year&gt;2010&lt;/Year&gt;&lt;RecNum&gt;24&lt;/RecNum&gt;&lt;DisplayText&gt;(Brożek, Bousquet et al. 2010)&lt;/DisplayText&gt;&lt;record&gt;&lt;rec-number&gt;24&lt;/rec-number&gt;&lt;foreign-keys&gt;&lt;key app="EN" db-id="2dtzart979vtdiedr97v25sr9s5rt9vep9tt"&gt;24&lt;/key&gt;&lt;/foreign-keys&gt;&lt;ref-type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EndNote&gt;</w:instrText>
        </w:r>
        <w:r w:rsidR="00747858">
          <w:rPr>
            <w:rFonts w:ascii="Times-Roman" w:hAnsi="Times-Roman" w:cs="Times-Roman"/>
            <w:color w:val="000000"/>
            <w:kern w:val="0"/>
            <w:sz w:val="24"/>
            <w:szCs w:val="24"/>
          </w:rPr>
          <w:fldChar w:fldCharType="separate"/>
        </w:r>
        <w:r w:rsidR="00747858">
          <w:rPr>
            <w:rFonts w:ascii="Times-Roman" w:hAnsi="Times-Roman" w:cs="Times-Roman"/>
            <w:color w:val="000000"/>
            <w:kern w:val="0"/>
            <w:sz w:val="24"/>
            <w:szCs w:val="24"/>
          </w:rPr>
          <w:t>(</w:t>
        </w:r>
        <w:r w:rsidR="00747858">
          <w:fldChar w:fldCharType="begin"/>
        </w:r>
        <w:r w:rsidR="00747858">
          <w:instrText xml:space="preserve"> HYPERLINK \l "_ENREF_6" \o "Brożek, 2010 #24" </w:instrText>
        </w:r>
        <w:r w:rsidR="00747858">
          <w:rPr>
            <w:rFonts w:hint="eastAsia"/>
          </w:rPr>
          <w:fldChar w:fldCharType="separate"/>
        </w:r>
        <w:r w:rsidR="00747858">
          <w:rPr>
            <w:rFonts w:ascii="Times-Roman" w:hAnsi="Times-Roman" w:cs="Times-Roman"/>
            <w:color w:val="000000"/>
            <w:kern w:val="0"/>
            <w:sz w:val="24"/>
            <w:szCs w:val="24"/>
          </w:rPr>
          <w:t>Brożek, Bousquet et al. 2010</w:t>
        </w:r>
        <w:r w:rsidR="00747858">
          <w:rPr>
            <w:rFonts w:ascii="Times-Roman" w:hAnsi="Times-Roman" w:cs="Times-Roman"/>
            <w:color w:val="000000"/>
            <w:kern w:val="0"/>
            <w:sz w:val="24"/>
            <w:szCs w:val="24"/>
          </w:rPr>
          <w:fldChar w:fldCharType="end"/>
        </w:r>
        <w:r w:rsidR="00747858">
          <w:rPr>
            <w:rFonts w:ascii="Times-Roman" w:hAnsi="Times-Roman" w:cs="Times-Roman"/>
            <w:color w:val="000000"/>
            <w:kern w:val="0"/>
            <w:sz w:val="24"/>
            <w:szCs w:val="24"/>
          </w:rPr>
          <w:t>)</w:t>
        </w:r>
        <w:r w:rsidR="00747858">
          <w:rPr>
            <w:rFonts w:ascii="Times-Roman" w:hAnsi="Times-Roman" w:cs="Times-Roman"/>
            <w:color w:val="000000"/>
            <w:kern w:val="0"/>
            <w:sz w:val="24"/>
            <w:szCs w:val="24"/>
          </w:rPr>
          <w:fldChar w:fldCharType="end"/>
        </w:r>
      </w:ins>
      <w:r w:rsidR="009E0203">
        <w:rPr>
          <w:rFonts w:ascii="Times-Roman" w:hAnsi="Times-Roman" w:cs="Times-Roman"/>
          <w:color w:val="000000"/>
          <w:kern w:val="0"/>
          <w:sz w:val="24"/>
          <w:szCs w:val="24"/>
        </w:rPr>
        <w:t xml:space="preserve"> </w:t>
      </w:r>
      <w:r w:rsidR="00A60B96">
        <w:rPr>
          <w:rFonts w:ascii="Times-Roman" w:hAnsi="Times-Roman" w:cs="Times-Roman"/>
          <w:color w:val="000000"/>
          <w:kern w:val="0"/>
          <w:sz w:val="24"/>
          <w:szCs w:val="24"/>
        </w:rPr>
        <w:t>or</w:t>
      </w:r>
      <w:del w:id="106" w:author="LindaEve" w:date="2013-12-16T11:17:00Z">
        <w:r w:rsidR="00A60B96" w:rsidDel="00747858">
          <w:rPr>
            <w:rFonts w:ascii="Times-Roman" w:hAnsi="Times-Roman" w:cs="Times-Roman"/>
            <w:color w:val="000000"/>
            <w:kern w:val="0"/>
            <w:sz w:val="24"/>
            <w:szCs w:val="24"/>
          </w:rPr>
          <w:delText xml:space="preserve"> </w:delText>
        </w:r>
        <w:r w:rsidR="00592BD6" w:rsidDel="00747858">
          <w:rPr>
            <w:rFonts w:ascii="Times-Roman" w:hAnsi="Times-Roman" w:cs="Times-Roman"/>
            <w:color w:val="000000"/>
            <w:kern w:val="0"/>
            <w:sz w:val="24"/>
            <w:szCs w:val="24"/>
          </w:rPr>
          <w:fldChar w:fldCharType="begin"/>
        </w:r>
        <w:r w:rsidR="00952CE5" w:rsidDel="00747858">
          <w:rPr>
            <w:rFonts w:ascii="Times-Roman" w:hAnsi="Times-Roman" w:cs="Times-Roman"/>
            <w:color w:val="000000"/>
            <w:kern w:val="0"/>
            <w:sz w:val="24"/>
            <w:szCs w:val="24"/>
          </w:rPr>
          <w:delInstrText xml:space="preserve"> ADDIN EN.CITE &lt;EndNote&gt;&lt;Cite&gt;&lt;Author&gt;Brożek&lt;/Author&gt;&lt;Year&gt;2010&lt;/Year&gt;&lt;RecNum&gt;24&lt;/RecNum&gt;&lt;DisplayText&gt;(Brożek, Bousquet et al. 2010)&lt;/DisplayText&gt;&lt;record&gt;&lt;rec-number&gt;24&lt;/rec-number&gt;&lt;foreign-keys&gt;&lt;key app="EN" db-id="2dtzart979vtdiedr97v25sr9s5rt9vep9tt"&gt;24&lt;/key&gt;&lt;/foreign-keys&gt;&lt;ref-type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EndNote&gt;</w:delInstrText>
        </w:r>
        <w:r w:rsidR="00592BD6" w:rsidDel="00747858">
          <w:rPr>
            <w:rFonts w:ascii="Times-Roman" w:hAnsi="Times-Roman" w:cs="Times-Roman"/>
            <w:color w:val="000000"/>
            <w:kern w:val="0"/>
            <w:sz w:val="24"/>
            <w:szCs w:val="24"/>
          </w:rPr>
          <w:fldChar w:fldCharType="separate"/>
        </w:r>
        <w:r w:rsidR="00952CE5" w:rsidDel="00747858">
          <w:rPr>
            <w:rFonts w:ascii="Times-Roman" w:hAnsi="Times-Roman" w:cs="Times-Roman"/>
            <w:color w:val="000000"/>
            <w:kern w:val="0"/>
            <w:sz w:val="24"/>
            <w:szCs w:val="24"/>
          </w:rPr>
          <w:delText>(</w:delText>
        </w:r>
        <w:r w:rsidR="008F3FF2" w:rsidDel="00747858">
          <w:fldChar w:fldCharType="begin"/>
        </w:r>
        <w:r w:rsidR="008F3FF2" w:rsidDel="00747858">
          <w:delInstrText xml:space="preserve"> HYPERLINK \l "_ENREF_6" \o "Brożek, 2010 #24" </w:delInstrText>
        </w:r>
        <w:r w:rsidR="008F3FF2" w:rsidDel="00747858">
          <w:rPr>
            <w:rFonts w:hint="eastAsia"/>
          </w:rPr>
          <w:fldChar w:fldCharType="separate"/>
        </w:r>
        <w:r w:rsidR="00D12A6F" w:rsidDel="00747858">
          <w:rPr>
            <w:rFonts w:ascii="Times-Roman" w:hAnsi="Times-Roman" w:cs="Times-Roman"/>
            <w:color w:val="000000"/>
            <w:kern w:val="0"/>
            <w:sz w:val="24"/>
            <w:szCs w:val="24"/>
          </w:rPr>
          <w:delText>Brożek, Bousquet et al. 2010</w:delText>
        </w:r>
        <w:r w:rsidR="008F3FF2" w:rsidDel="00747858">
          <w:rPr>
            <w:rFonts w:ascii="Times-Roman" w:hAnsi="Times-Roman" w:cs="Times-Roman"/>
            <w:color w:val="000000"/>
            <w:kern w:val="0"/>
            <w:sz w:val="24"/>
            <w:szCs w:val="24"/>
          </w:rPr>
          <w:fldChar w:fldCharType="end"/>
        </w:r>
        <w:r w:rsidR="00952CE5" w:rsidDel="00747858">
          <w:rPr>
            <w:rFonts w:ascii="Times-Roman" w:hAnsi="Times-Roman" w:cs="Times-Roman"/>
            <w:color w:val="000000"/>
            <w:kern w:val="0"/>
            <w:sz w:val="24"/>
            <w:szCs w:val="24"/>
          </w:rPr>
          <w:delText>)</w:delText>
        </w:r>
        <w:r w:rsidR="00592BD6" w:rsidDel="00747858">
          <w:rPr>
            <w:rFonts w:ascii="Times-Roman" w:hAnsi="Times-Roman" w:cs="Times-Roman"/>
            <w:color w:val="000000"/>
            <w:kern w:val="0"/>
            <w:sz w:val="24"/>
            <w:szCs w:val="24"/>
          </w:rPr>
          <w:fldChar w:fldCharType="end"/>
        </w:r>
      </w:del>
      <w:ins w:id="107" w:author="Yong" w:date="2013-12-15T14:19:00Z">
        <w:r w:rsidR="007B50B4">
          <w:rPr>
            <w:rFonts w:ascii="Times-Roman" w:hAnsi="Times-Roman" w:cs="Times-Roman"/>
            <w:color w:val="000000"/>
            <w:kern w:val="0"/>
            <w:sz w:val="24"/>
            <w:szCs w:val="24"/>
          </w:rPr>
          <w:t xml:space="preserve"> </w:t>
        </w:r>
      </w:ins>
      <w:r w:rsidR="00A60B96">
        <w:rPr>
          <w:rFonts w:ascii="Times-Roman" w:hAnsi="Times-Roman" w:cs="Times-Roman"/>
          <w:color w:val="000000"/>
          <w:kern w:val="0"/>
          <w:sz w:val="24"/>
          <w:szCs w:val="24"/>
        </w:rPr>
        <w:t>under treatment</w:t>
      </w:r>
      <w:del w:id="108" w:author="Yong" w:date="2013-12-15T14:19:00Z">
        <w:r w:rsidR="007C3056" w:rsidDel="007B50B4">
          <w:rPr>
            <w:rFonts w:ascii="Times-Roman" w:hAnsi="Times-Roman" w:cs="Times-Roman"/>
            <w:color w:val="000000"/>
            <w:kern w:val="0"/>
            <w:sz w:val="24"/>
            <w:szCs w:val="24"/>
          </w:rPr>
          <w:delText xml:space="preserve"> </w:delText>
        </w:r>
      </w:del>
      <w:r w:rsidRPr="00DE1C46">
        <w:rPr>
          <w:rFonts w:ascii="Times-Roman" w:hAnsi="Times-Roman" w:cs="Times-Roman"/>
          <w:color w:val="000000"/>
          <w:kern w:val="0"/>
          <w:sz w:val="24"/>
          <w:szCs w:val="24"/>
        </w:rPr>
        <w:t>.</w:t>
      </w:r>
      <w:ins w:id="109" w:author="Yong" w:date="2013-12-15T14:19:00Z">
        <w:r w:rsidR="007B50B4">
          <w:rPr>
            <w:rFonts w:ascii="Times-Roman" w:hAnsi="Times-Roman" w:cs="Times-Roman"/>
            <w:color w:val="000000"/>
            <w:kern w:val="0"/>
            <w:sz w:val="24"/>
            <w:szCs w:val="24"/>
          </w:rPr>
          <w:t xml:space="preserve"> </w:t>
        </w:r>
      </w:ins>
      <w:r w:rsidRPr="00DE1C46">
        <w:rPr>
          <w:rFonts w:ascii="Times-Roman" w:hAnsi="Times-Roman" w:cs="Times-Roman"/>
          <w:color w:val="000000"/>
          <w:kern w:val="0"/>
          <w:sz w:val="24"/>
          <w:szCs w:val="24"/>
        </w:rPr>
        <w:t xml:space="preserve">Pathophysiological and clinical studies have strongly suggested a </w:t>
      </w:r>
      <w:r w:rsidR="00E15BDF" w:rsidRPr="00DE1C46">
        <w:rPr>
          <w:rFonts w:ascii="Times-Roman" w:hAnsi="Times-Roman" w:cs="Times-Roman"/>
          <w:color w:val="000000"/>
          <w:kern w:val="0"/>
          <w:sz w:val="24"/>
          <w:szCs w:val="24"/>
        </w:rPr>
        <w:t>relationship between</w:t>
      </w:r>
      <w:r w:rsidRPr="00DE1C46">
        <w:rPr>
          <w:rFonts w:ascii="Times-Roman" w:hAnsi="Times-Roman" w:cs="Times-Roman"/>
          <w:color w:val="000000"/>
          <w:kern w:val="0"/>
          <w:sz w:val="24"/>
          <w:szCs w:val="24"/>
        </w:rPr>
        <w:t xml:space="preserve"> rhinitis and asthma. However, epidemiology provides the most </w:t>
      </w:r>
      <w:r w:rsidR="00E15BDF" w:rsidRPr="00DE1C46">
        <w:rPr>
          <w:rFonts w:ascii="Times-Roman" w:hAnsi="Times-Roman" w:cs="Times-Roman"/>
          <w:color w:val="000000"/>
          <w:kern w:val="0"/>
          <w:sz w:val="24"/>
          <w:szCs w:val="24"/>
        </w:rPr>
        <w:t>convincing data</w:t>
      </w:r>
      <w:r w:rsidRPr="00DE1C46">
        <w:rPr>
          <w:rFonts w:ascii="Times-Roman" w:hAnsi="Times-Roman" w:cs="Times-Roman"/>
          <w:color w:val="000000"/>
          <w:kern w:val="0"/>
          <w:sz w:val="24"/>
          <w:szCs w:val="24"/>
        </w:rPr>
        <w:t>, showing that the prevalence of asthma in patients with rhinitis varies from 10</w:t>
      </w:r>
      <w:r w:rsidR="00E15BDF">
        <w:rPr>
          <w:rFonts w:ascii="Times-Roman" w:hAnsi="Times-Roman" w:cs="Times-Roman"/>
          <w:color w:val="000000"/>
          <w:kern w:val="0"/>
          <w:sz w:val="24"/>
          <w:szCs w:val="24"/>
        </w:rPr>
        <w:t xml:space="preserve"> </w:t>
      </w:r>
      <w:r w:rsidR="00D241C6">
        <w:rPr>
          <w:rFonts w:ascii="Times-Roman" w:hAnsi="Times-Roman" w:cs="Times-Roman"/>
          <w:color w:val="000000"/>
          <w:kern w:val="0"/>
          <w:sz w:val="24"/>
          <w:szCs w:val="24"/>
        </w:rPr>
        <w:t xml:space="preserve">to 40 % </w:t>
      </w:r>
      <w:commentRangeStart w:id="110"/>
      <w:r w:rsidR="00D241C6">
        <w:rPr>
          <w:rFonts w:ascii="Times-Roman" w:hAnsi="Times-Roman" w:cs="Times-Roman"/>
          <w:color w:val="000000"/>
          <w:kern w:val="0"/>
          <w:sz w:val="24"/>
          <w:szCs w:val="24"/>
        </w:rPr>
        <w:t>depe</w:t>
      </w:r>
      <w:del w:id="111" w:author="LindaEve" w:date="2013-12-16T11:17:00Z">
        <w:r w:rsidR="00D241C6" w:rsidDel="00747858">
          <w:rPr>
            <w:rFonts w:ascii="Times-Roman" w:hAnsi="Times-Roman" w:cs="Times-Roman"/>
            <w:color w:val="000000"/>
            <w:kern w:val="0"/>
            <w:sz w:val="24"/>
            <w:szCs w:val="24"/>
          </w:rPr>
          <w:delText>\</w:delText>
        </w:r>
      </w:del>
      <w:ins w:id="112" w:author="LindaEve" w:date="2013-12-16T11:17:00Z">
        <w:r w:rsidR="00747858">
          <w:rPr>
            <w:rFonts w:ascii="Times-Roman" w:hAnsi="Times-Roman" w:cs="Times-Roman"/>
            <w:color w:val="000000"/>
            <w:kern w:val="0"/>
            <w:sz w:val="24"/>
            <w:szCs w:val="24"/>
          </w:rPr>
          <w:t>n</w:t>
        </w:r>
      </w:ins>
      <w:r w:rsidRPr="00DE1C46">
        <w:rPr>
          <w:rFonts w:ascii="Times-Roman" w:hAnsi="Times-Roman" w:cs="Times-Roman"/>
          <w:color w:val="000000"/>
          <w:kern w:val="0"/>
          <w:sz w:val="24"/>
          <w:szCs w:val="24"/>
        </w:rPr>
        <w:t>ding</w:t>
      </w:r>
      <w:commentRangeEnd w:id="110"/>
      <w:r w:rsidR="007B50B4">
        <w:rPr>
          <w:rStyle w:val="CommentReference"/>
        </w:rPr>
        <w:commentReference w:id="110"/>
      </w:r>
      <w:r w:rsidRPr="00DE1C46">
        <w:rPr>
          <w:rFonts w:ascii="Times-Roman" w:hAnsi="Times-Roman" w:cs="Times-Roman"/>
          <w:color w:val="000000"/>
          <w:kern w:val="0"/>
          <w:sz w:val="24"/>
          <w:szCs w:val="24"/>
        </w:rPr>
        <w:t xml:space="preserve"> on the study</w:t>
      </w:r>
      <w:ins w:id="113" w:author="Yong" w:date="2013-12-15T14:19:00Z">
        <w:r w:rsidR="007B50B4">
          <w:rPr>
            <w:rFonts w:ascii="Times-Roman" w:hAnsi="Times-Roman" w:cs="Times-Roman"/>
            <w:color w:val="000000"/>
            <w:kern w:val="0"/>
            <w:sz w:val="24"/>
            <w:szCs w:val="24"/>
          </w:rPr>
          <w:t xml:space="preserve"> </w:t>
        </w:r>
      </w:ins>
      <w:r w:rsidR="00592BD6">
        <w:rPr>
          <w:rFonts w:ascii="Times-Roman" w:hAnsi="Times-Roman" w:cs="Times-Roman"/>
          <w:color w:val="000000"/>
          <w:kern w:val="0"/>
          <w:sz w:val="24"/>
          <w:szCs w:val="24"/>
        </w:rPr>
        <w:fldChar w:fldCharType="begin"/>
      </w:r>
      <w:r w:rsidR="00200F18">
        <w:rPr>
          <w:rFonts w:ascii="Times-Roman" w:hAnsi="Times-Roman" w:cs="Times-Roman"/>
          <w:color w:val="000000"/>
          <w:kern w:val="0"/>
          <w:sz w:val="24"/>
          <w:szCs w:val="24"/>
        </w:rPr>
        <w:instrText xml:space="preserve"> ADDIN EN.CITE &lt;EndNote&gt;&lt;Cite&gt;&lt;Author&gt;Sofiev&lt;/Author&gt;&lt;Year&gt;2013&lt;/Year&gt;&lt;RecNum&gt;869&lt;/RecNum&gt;&lt;DisplayText&gt;(Sofiev, Belmonte et al. 2013)&lt;/DisplayText&gt;&lt;record&gt;&lt;rec-number&gt;869&lt;/rec-number&gt;&lt;foreign-keys&gt;&lt;key app="EN" db-id="vpadef0f30x9vied0vl5awa55f0fpa5vpfxv"&gt;869&lt;/key&gt;&lt;/foreign-keys&gt;&lt;ref-type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592BD6">
        <w:rPr>
          <w:rFonts w:ascii="Times-Roman" w:hAnsi="Times-Roman" w:cs="Times-Roman"/>
          <w:color w:val="000000"/>
          <w:kern w:val="0"/>
          <w:sz w:val="24"/>
          <w:szCs w:val="24"/>
        </w:rPr>
        <w:fldChar w:fldCharType="separate"/>
      </w:r>
      <w:r w:rsidR="00E15BDF">
        <w:rPr>
          <w:rFonts w:ascii="Times-Roman" w:hAnsi="Times-Roman" w:cs="Times-Roman"/>
          <w:noProof/>
          <w:color w:val="000000"/>
          <w:kern w:val="0"/>
          <w:sz w:val="24"/>
          <w:szCs w:val="24"/>
        </w:rPr>
        <w:t>(</w:t>
      </w:r>
      <w:hyperlink w:anchor="_ENREF_17" w:tooltip="Sofiev, 2013 #869" w:history="1">
        <w:r w:rsidR="00D12A6F">
          <w:rPr>
            <w:rFonts w:ascii="Times-Roman" w:hAnsi="Times-Roman" w:cs="Times-Roman"/>
            <w:noProof/>
            <w:color w:val="000000"/>
            <w:kern w:val="0"/>
            <w:sz w:val="24"/>
            <w:szCs w:val="24"/>
          </w:rPr>
          <w:t>Sofiev, Belmonte et al. 2013</w:t>
        </w:r>
      </w:hyperlink>
      <w:r w:rsidR="00E15BDF">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 xml:space="preserve">. Moreover, allergic rhinitis is correlated to, </w:t>
      </w:r>
      <w:r w:rsidR="00D012DD" w:rsidRPr="00DE1C46">
        <w:rPr>
          <w:rFonts w:ascii="Times-Roman" w:hAnsi="Times-Roman" w:cs="Times-Roman"/>
          <w:color w:val="000000"/>
          <w:kern w:val="0"/>
          <w:sz w:val="24"/>
          <w:szCs w:val="24"/>
        </w:rPr>
        <w:t>and</w:t>
      </w:r>
      <w:r w:rsidR="00D012DD">
        <w:rPr>
          <w:rFonts w:ascii="Times-Roman" w:hAnsi="Times-Roman" w:cs="Times-Roman"/>
          <w:color w:val="000000"/>
          <w:kern w:val="0"/>
          <w:sz w:val="24"/>
          <w:szCs w:val="24"/>
        </w:rPr>
        <w:t xml:space="preserve"> constitutes</w:t>
      </w:r>
      <w:r w:rsidR="00CF6C00" w:rsidRPr="00952CE5">
        <w:rPr>
          <w:rFonts w:ascii="Times-Roman" w:hAnsi="Times-Roman" w:cs="Times-Roman"/>
          <w:color w:val="000000"/>
          <w:kern w:val="0"/>
          <w:sz w:val="24"/>
          <w:szCs w:val="24"/>
        </w:rPr>
        <w:t xml:space="preserve"> a risk factor for, the occurrence of </w:t>
      </w:r>
      <w:r w:rsidR="00D012DD" w:rsidRPr="00952CE5">
        <w:rPr>
          <w:rFonts w:ascii="Times-Roman" w:hAnsi="Times-Roman" w:cs="Times-Roman"/>
          <w:color w:val="000000"/>
          <w:kern w:val="0"/>
          <w:sz w:val="24"/>
          <w:szCs w:val="24"/>
        </w:rPr>
        <w:t xml:space="preserve">asthma. </w:t>
      </w:r>
      <w:r w:rsidR="00CF6C00" w:rsidRPr="00952CE5">
        <w:rPr>
          <w:rFonts w:ascii="Times-Roman" w:hAnsi="Times-Roman" w:cs="Times-Roman"/>
          <w:color w:val="000000"/>
          <w:kern w:val="0"/>
          <w:sz w:val="24"/>
          <w:szCs w:val="24"/>
        </w:rPr>
        <w:t>Taken</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 xml:space="preserve">together, these data have </w:t>
      </w:r>
      <w:r w:rsidR="00D012DD" w:rsidRPr="00952CE5">
        <w:rPr>
          <w:rFonts w:ascii="Times-Roman" w:hAnsi="Times-Roman" w:cs="Times-Roman"/>
          <w:color w:val="000000"/>
          <w:kern w:val="0"/>
          <w:sz w:val="24"/>
          <w:szCs w:val="24"/>
        </w:rPr>
        <w:t>led</w:t>
      </w:r>
      <w:r w:rsidR="00CF6C00" w:rsidRPr="00952CE5">
        <w:rPr>
          <w:rFonts w:ascii="Times-Roman" w:hAnsi="Times-Roman" w:cs="Times-Roman"/>
          <w:color w:val="000000"/>
          <w:kern w:val="0"/>
          <w:sz w:val="24"/>
          <w:szCs w:val="24"/>
        </w:rPr>
        <w:t xml:space="preserve"> to the concept that upper and lower airways may be</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considered as</w:t>
      </w:r>
      <w:r w:rsidR="00D012DD">
        <w:rPr>
          <w:rFonts w:ascii="Times-Roman" w:hAnsi="Times-Roman" w:cs="Times-Roman"/>
          <w:color w:val="000000"/>
          <w:kern w:val="0"/>
          <w:sz w:val="24"/>
          <w:szCs w:val="24"/>
        </w:rPr>
        <w:t xml:space="preserve"> a unique entity in</w:t>
      </w:r>
      <w:r w:rsidR="007F28B7">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uen</w:t>
      </w:r>
      <w:r w:rsidR="007A4D6A">
        <w:rPr>
          <w:rFonts w:ascii="Times-Roman" w:hAnsi="Times-Roman" w:cs="Times-Roman"/>
          <w:color w:val="000000"/>
          <w:kern w:val="0"/>
          <w:sz w:val="24"/>
          <w:szCs w:val="24"/>
        </w:rPr>
        <w:t>ced by a common, evolving in</w:t>
      </w:r>
      <w:del w:id="114" w:author="Yong" w:date="2013-12-15T14:21:00Z">
        <w:r w:rsidR="007A4D6A" w:rsidDel="007B50B4">
          <w:rPr>
            <w:rFonts w:ascii="Times-Roman" w:hAnsi="Times-Roman" w:cs="Times-Roman"/>
            <w:color w:val="000000"/>
            <w:kern w:val="0"/>
            <w:sz w:val="24"/>
            <w:szCs w:val="24"/>
          </w:rPr>
          <w:delText xml:space="preserve"> </w:delText>
        </w:r>
      </w:del>
      <w:r w:rsidR="007A4D6A">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ammatory process</w:t>
      </w:r>
      <w:ins w:id="115" w:author="Yong" w:date="2013-12-15T14:21:00Z">
        <w:r w:rsidR="007B50B4">
          <w:rPr>
            <w:rFonts w:ascii="Times-Roman" w:hAnsi="Times-Roman" w:cs="Times-Roman"/>
            <w:color w:val="000000"/>
            <w:kern w:val="0"/>
            <w:sz w:val="24"/>
            <w:szCs w:val="24"/>
          </w:rPr>
          <w:t xml:space="preserve"> </w:t>
        </w:r>
        <w:r w:rsidR="007B50B4">
          <w:rPr>
            <w:rFonts w:ascii="Times-Roman" w:hAnsi="Times-Roman" w:cs="Times-Roman"/>
            <w:color w:val="000000"/>
            <w:kern w:val="0"/>
            <w:sz w:val="24"/>
            <w:szCs w:val="24"/>
          </w:rPr>
          <w:fldChar w:fldCharType="begin"/>
        </w:r>
        <w:r w:rsidR="007B50B4">
          <w:rPr>
            <w:rFonts w:ascii="Times-Roman" w:hAnsi="Times-Roman" w:cs="Times-Roman"/>
            <w:color w:val="000000"/>
            <w:kern w:val="0"/>
            <w:sz w:val="24"/>
            <w:szCs w:val="24"/>
          </w:rPr>
          <w:instrText xml:space="preserve"> ADDIN EN.CITE &lt;EndNote&gt;&lt;Cite&gt;&lt;Author&gt;Passalacqua&lt;/Author&gt;&lt;Year&gt;2007&lt;/Year&gt;&lt;RecNum&gt;25&lt;/RecNum&gt;&lt;DisplayText&gt;(Passalacqua and Durham 2007)&lt;/DisplayText&gt;&lt;record&gt;&lt;rec-number&gt;25&lt;/rec-number&gt;&lt;foreign-keys&gt;&lt;key app="EN" db-id="2dtzart979vtdiedr97v25sr9s5rt9vep9tt"&gt;25&lt;/key&gt;&lt;/foreign-keys&gt;&lt;ref-type name="Journal Article"&gt;17&lt;/ref-type&gt;&lt;contributors&gt;&lt;authors&gt;&lt;author&gt;Passalacqua, Giovanni&lt;/author&gt;&lt;author&gt;Durham, Stephen R&lt;/author&gt;&lt;/authors&gt;&lt;/contributors&gt;&lt;titles&gt;&lt;title&gt;Allergic rhinitis and its impact on asthma update: allergen immunotherapy&lt;/title&gt;&lt;secondary-title&gt;Journal of allergy and clinical immunology&lt;/secondary-title&gt;&lt;/titles&gt;&lt;periodical&gt;&lt;full-title&gt;Journal of Allergy and Clinical Immunology&lt;/full-title&gt;&lt;/periodical&gt;&lt;pages&gt;881-891&lt;/pages&gt;&lt;volume&gt;119&lt;/volume&gt;&lt;number&gt;4&lt;/number&gt;&lt;dates&gt;&lt;year&gt;2007&lt;/year&gt;&lt;/dates&gt;&lt;isbn&gt;0091-6749&lt;/isbn&gt;&lt;urls&gt;&lt;/urls&gt;&lt;/record&gt;&lt;/Cite&gt;&lt;/EndNote&gt;</w:instrText>
        </w:r>
        <w:r w:rsidR="007B50B4">
          <w:rPr>
            <w:rFonts w:ascii="Times-Roman" w:hAnsi="Times-Roman" w:cs="Times-Roman"/>
            <w:color w:val="000000"/>
            <w:kern w:val="0"/>
            <w:sz w:val="24"/>
            <w:szCs w:val="24"/>
          </w:rPr>
          <w:fldChar w:fldCharType="separate"/>
        </w:r>
        <w:r w:rsidR="007B50B4">
          <w:rPr>
            <w:rFonts w:ascii="Times-Roman" w:hAnsi="Times-Roman" w:cs="Times-Roman"/>
            <w:color w:val="000000"/>
            <w:kern w:val="0"/>
            <w:sz w:val="24"/>
            <w:szCs w:val="24"/>
          </w:rPr>
          <w:t>(</w:t>
        </w:r>
      </w:ins>
      <w:r w:rsidR="00D12A6F">
        <w:rPr>
          <w:rFonts w:ascii="Times-Roman" w:hAnsi="Times-Roman" w:cs="Times-Roman"/>
          <w:color w:val="000000"/>
          <w:kern w:val="0"/>
          <w:sz w:val="24"/>
          <w:szCs w:val="24"/>
        </w:rPr>
        <w:fldChar w:fldCharType="begin"/>
      </w:r>
      <w:r w:rsidR="00D12A6F">
        <w:rPr>
          <w:rFonts w:ascii="Times-Roman" w:hAnsi="Times-Roman" w:cs="Times-Roman"/>
          <w:color w:val="000000"/>
          <w:kern w:val="0"/>
          <w:sz w:val="24"/>
          <w:szCs w:val="24"/>
        </w:rPr>
        <w:instrText xml:space="preserve"> HYPERLINK \l "_ENREF_14" \o "Passalacqua, 2007 #25" </w:instrText>
      </w:r>
      <w:r w:rsidR="00D12A6F">
        <w:rPr>
          <w:rFonts w:ascii="Times-Roman" w:hAnsi="Times-Roman" w:cs="Times-Roman"/>
          <w:color w:val="000000"/>
          <w:kern w:val="0"/>
          <w:sz w:val="24"/>
          <w:szCs w:val="24"/>
        </w:rPr>
        <w:fldChar w:fldCharType="separate"/>
      </w:r>
      <w:ins w:id="116" w:author="Yong" w:date="2013-12-15T14:21:00Z">
        <w:r w:rsidR="00D12A6F">
          <w:rPr>
            <w:rFonts w:ascii="Times-Roman" w:hAnsi="Times-Roman" w:cs="Times-Roman"/>
            <w:color w:val="000000"/>
            <w:kern w:val="0"/>
            <w:sz w:val="24"/>
            <w:szCs w:val="24"/>
          </w:rPr>
          <w:t>Passalacqua and Durham 2007</w:t>
        </w:r>
      </w:ins>
      <w:r w:rsidR="00D12A6F">
        <w:rPr>
          <w:rFonts w:ascii="Times-Roman" w:hAnsi="Times-Roman" w:cs="Times-Roman"/>
          <w:color w:val="000000"/>
          <w:kern w:val="0"/>
          <w:sz w:val="24"/>
          <w:szCs w:val="24"/>
        </w:rPr>
        <w:fldChar w:fldCharType="end"/>
      </w:r>
      <w:ins w:id="117" w:author="Yong" w:date="2013-12-15T14:21:00Z">
        <w:r w:rsidR="007B50B4">
          <w:rPr>
            <w:rFonts w:ascii="Times-Roman" w:hAnsi="Times-Roman" w:cs="Times-Roman"/>
            <w:color w:val="000000"/>
            <w:kern w:val="0"/>
            <w:sz w:val="24"/>
            <w:szCs w:val="24"/>
          </w:rPr>
          <w:t>)</w:t>
        </w:r>
        <w:r w:rsidR="007B50B4">
          <w:rPr>
            <w:rFonts w:ascii="Times-Roman" w:hAnsi="Times-Roman" w:cs="Times-Roman"/>
            <w:color w:val="000000"/>
            <w:kern w:val="0"/>
            <w:sz w:val="24"/>
            <w:szCs w:val="24"/>
          </w:rPr>
          <w:fldChar w:fldCharType="end"/>
        </w:r>
      </w:ins>
      <w:r w:rsidR="00CF6C00" w:rsidRPr="00952CE5">
        <w:rPr>
          <w:rFonts w:ascii="Times-Roman" w:hAnsi="Times-Roman" w:cs="Times-Roman"/>
          <w:color w:val="000000"/>
          <w:kern w:val="0"/>
          <w:sz w:val="24"/>
          <w:szCs w:val="24"/>
        </w:rPr>
        <w:t>.</w:t>
      </w:r>
      <w:r w:rsidR="00CF6C00">
        <w:rPr>
          <w:rFonts w:ascii="Times-Roman" w:hAnsi="Times-Roman" w:cs="Times-Roman"/>
          <w:color w:val="000000"/>
          <w:kern w:val="0"/>
          <w:sz w:val="24"/>
          <w:szCs w:val="24"/>
        </w:rPr>
        <w:t xml:space="preserve"> </w:t>
      </w:r>
      <w:del w:id="118" w:author="Yong" w:date="2013-12-15T14:21:00Z">
        <w:r w:rsidR="00592BD6" w:rsidDel="007B50B4">
          <w:rPr>
            <w:rFonts w:ascii="Times-Roman" w:hAnsi="Times-Roman" w:cs="Times-Roman"/>
            <w:color w:val="000000"/>
            <w:kern w:val="0"/>
            <w:sz w:val="24"/>
            <w:szCs w:val="24"/>
          </w:rPr>
          <w:fldChar w:fldCharType="begin"/>
        </w:r>
        <w:r w:rsidR="00952CE5" w:rsidDel="007B50B4">
          <w:rPr>
            <w:rFonts w:ascii="Times-Roman" w:hAnsi="Times-Roman" w:cs="Times-Roman"/>
            <w:color w:val="000000"/>
            <w:kern w:val="0"/>
            <w:sz w:val="24"/>
            <w:szCs w:val="24"/>
          </w:rPr>
          <w:delInstrText xml:space="preserve"> ADDIN EN.CITE &lt;EndNote&gt;&lt;Cite&gt;&lt;Author&gt;Passalacqua&lt;/Author&gt;&lt;Year&gt;2007&lt;/Year&gt;&lt;RecNum&gt;25&lt;/RecNum&gt;&lt;DisplayText&gt;(Passalacqua and Durham 2007)&lt;/DisplayText&gt;&lt;record&gt;&lt;rec-number&gt;25&lt;/rec-number&gt;&lt;foreign-keys&gt;&lt;key app="EN" db-id="2dtzart979vtdiedr97v25sr9s5rt9vep9tt"&gt;25&lt;/key&gt;&lt;/foreign-keys&gt;&lt;ref-type name="Journal Article"&gt;17&lt;/ref-type&gt;&lt;contributors&gt;&lt;authors&gt;&lt;author&gt;Passalacqua, Giovanni&lt;/author&gt;&lt;author&gt;Durham, Stephen R&lt;/author&gt;&lt;/authors&gt;&lt;/contributors&gt;&lt;titles&gt;&lt;title&gt;Allergic rhinitis and its impact on asthma update: allergen immunotherapy&lt;/title&gt;&lt;secondary-title&gt;Journal of allergy and clinical immunology&lt;/secondary-title&gt;&lt;/titles&gt;&lt;periodical&gt;&lt;full-title&gt;Journal of Allergy and Clinical Immunology&lt;/full-title&gt;&lt;/periodical&gt;&lt;pages&gt;881-891&lt;/pages&gt;&lt;volume&gt;119&lt;/volume&gt;&lt;number&gt;4&lt;/number&gt;&lt;dates&gt;&lt;year&gt;2007&lt;/year&gt;&lt;/dates&gt;&lt;isbn&gt;0091-6749&lt;/isbn&gt;&lt;urls&gt;&lt;/urls&gt;&lt;/record&gt;&lt;/Cite&gt;&lt;/EndNote&gt;</w:delInstrText>
        </w:r>
        <w:r w:rsidR="00592BD6" w:rsidDel="007B50B4">
          <w:rPr>
            <w:rFonts w:ascii="Times-Roman" w:hAnsi="Times-Roman" w:cs="Times-Roman"/>
            <w:color w:val="000000"/>
            <w:kern w:val="0"/>
            <w:sz w:val="24"/>
            <w:szCs w:val="24"/>
          </w:rPr>
          <w:fldChar w:fldCharType="separate"/>
        </w:r>
        <w:r w:rsidR="00952CE5" w:rsidDel="007B50B4">
          <w:rPr>
            <w:rFonts w:ascii="Times-Roman" w:hAnsi="Times-Roman" w:cs="Times-Roman"/>
            <w:color w:val="000000"/>
            <w:kern w:val="0"/>
            <w:sz w:val="24"/>
            <w:szCs w:val="24"/>
          </w:rPr>
          <w:delText>(</w:delText>
        </w:r>
        <w:r w:rsidR="00592BD6" w:rsidDel="007B50B4">
          <w:fldChar w:fldCharType="begin"/>
        </w:r>
        <w:r w:rsidR="00592BD6" w:rsidDel="007B50B4">
          <w:delInstrText>HYPERLINK \l "_ENREF_19" \o "Passalacqua, 2007 #25"</w:delInstrText>
        </w:r>
        <w:r w:rsidR="00592BD6" w:rsidDel="007B50B4">
          <w:fldChar w:fldCharType="separate"/>
        </w:r>
        <w:r w:rsidR="00D61707" w:rsidDel="007B50B4">
          <w:rPr>
            <w:rFonts w:ascii="Times-Roman" w:hAnsi="Times-Roman" w:cs="Times-Roman"/>
            <w:color w:val="000000"/>
            <w:kern w:val="0"/>
            <w:sz w:val="24"/>
            <w:szCs w:val="24"/>
          </w:rPr>
          <w:delText>Passalacqua and Durham 2007</w:delText>
        </w:r>
        <w:r w:rsidR="00592BD6" w:rsidDel="007B50B4">
          <w:fldChar w:fldCharType="end"/>
        </w:r>
        <w:r w:rsidR="00952CE5" w:rsidDel="007B50B4">
          <w:rPr>
            <w:rFonts w:ascii="Times-Roman" w:hAnsi="Times-Roman" w:cs="Times-Roman"/>
            <w:color w:val="000000"/>
            <w:kern w:val="0"/>
            <w:sz w:val="24"/>
            <w:szCs w:val="24"/>
          </w:rPr>
          <w:delText>)</w:delText>
        </w:r>
        <w:r w:rsidR="00592BD6" w:rsidDel="007B50B4">
          <w:rPr>
            <w:rFonts w:ascii="Times-Roman" w:hAnsi="Times-Roman" w:cs="Times-Roman"/>
            <w:color w:val="000000"/>
            <w:kern w:val="0"/>
            <w:sz w:val="24"/>
            <w:szCs w:val="24"/>
          </w:rPr>
          <w:fldChar w:fldCharType="end"/>
        </w:r>
        <w:r w:rsidR="00952CE5" w:rsidDel="007B50B4">
          <w:rPr>
            <w:rFonts w:ascii="Times-Roman" w:hAnsi="Times-Roman" w:cs="Times-Roman"/>
            <w:color w:val="000000"/>
            <w:kern w:val="0"/>
            <w:sz w:val="24"/>
            <w:szCs w:val="24"/>
          </w:rPr>
          <w:delText xml:space="preserve"> </w:delText>
        </w:r>
      </w:del>
      <w:r w:rsidR="00CF6C00" w:rsidRPr="00952CE5">
        <w:rPr>
          <w:rFonts w:ascii="Times-Roman" w:hAnsi="Times-Roman" w:cs="Times-Roman"/>
          <w:color w:val="000000"/>
          <w:kern w:val="0"/>
          <w:sz w:val="24"/>
          <w:szCs w:val="24"/>
        </w:rPr>
        <w:t xml:space="preserve">Conjunctivitis is also commonly associated </w:t>
      </w:r>
      <w:del w:id="119" w:author="LindaEve" w:date="2013-12-16T11:22:00Z">
        <w:r w:rsidR="00CF6C00" w:rsidRPr="00952CE5" w:rsidDel="00747858">
          <w:rPr>
            <w:rFonts w:ascii="Times-Roman" w:hAnsi="Times-Roman" w:cs="Times-Roman"/>
            <w:color w:val="000000"/>
            <w:kern w:val="0"/>
            <w:sz w:val="24"/>
            <w:szCs w:val="24"/>
          </w:rPr>
          <w:delText xml:space="preserve">to </w:delText>
        </w:r>
      </w:del>
      <w:ins w:id="120" w:author="LindaEve" w:date="2013-12-16T11:22:00Z">
        <w:r w:rsidR="00747858">
          <w:rPr>
            <w:rFonts w:ascii="Times-Roman" w:hAnsi="Times-Roman" w:cs="Times-Roman"/>
            <w:color w:val="000000"/>
            <w:kern w:val="0"/>
            <w:sz w:val="24"/>
            <w:szCs w:val="24"/>
          </w:rPr>
          <w:t>with</w:t>
        </w:r>
        <w:r w:rsidR="00747858" w:rsidRPr="00952CE5">
          <w:rPr>
            <w:rFonts w:ascii="Times-Roman" w:hAnsi="Times-Roman" w:cs="Times-Roman"/>
            <w:color w:val="000000"/>
            <w:kern w:val="0"/>
            <w:sz w:val="24"/>
            <w:szCs w:val="24"/>
          </w:rPr>
          <w:t xml:space="preserve"> </w:t>
        </w:r>
      </w:ins>
      <w:r w:rsidR="00CF6C00" w:rsidRPr="00952CE5">
        <w:rPr>
          <w:rFonts w:ascii="Times-Roman" w:hAnsi="Times-Roman" w:cs="Times-Roman"/>
          <w:color w:val="000000"/>
          <w:kern w:val="0"/>
          <w:sz w:val="24"/>
          <w:szCs w:val="24"/>
        </w:rPr>
        <w:t>pollen-induced rhinitis.</w:t>
      </w:r>
    </w:p>
    <w:p w:rsidR="0051610D" w:rsidRPr="0051610D" w:rsidRDefault="0051610D" w:rsidP="0051610D">
      <w:pPr>
        <w:autoSpaceDE w:val="0"/>
        <w:autoSpaceDN w:val="0"/>
        <w:adjustRightInd w:val="0"/>
        <w:spacing w:line="480" w:lineRule="auto"/>
        <w:ind w:firstLineChars="500" w:firstLine="120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 xml:space="preserve">Sensitization occurs at the site of allergen exposure, such as </w:t>
      </w:r>
      <w:r w:rsidR="00D012DD" w:rsidRPr="0051610D">
        <w:rPr>
          <w:rFonts w:ascii="Times-Roman" w:hAnsi="Times-Roman" w:cs="Times-Roman"/>
          <w:color w:val="000000"/>
          <w:kern w:val="0"/>
          <w:sz w:val="24"/>
          <w:szCs w:val="24"/>
        </w:rPr>
        <w:t>airways,</w:t>
      </w:r>
      <w:r w:rsidRPr="0051610D">
        <w:rPr>
          <w:rFonts w:ascii="Times-Roman" w:hAnsi="Times-Roman" w:cs="Times-Roman"/>
          <w:color w:val="000000"/>
          <w:kern w:val="0"/>
          <w:sz w:val="24"/>
          <w:szCs w:val="24"/>
        </w:rPr>
        <w:t xml:space="preserve"> but can also occur through the dermal tract. However, not everybody who </w:t>
      </w:r>
      <w:r w:rsidR="00D012DD" w:rsidRPr="0051610D">
        <w:rPr>
          <w:rFonts w:ascii="Times-Roman" w:hAnsi="Times-Roman" w:cs="Times-Roman"/>
          <w:color w:val="000000"/>
          <w:kern w:val="0"/>
          <w:sz w:val="24"/>
          <w:szCs w:val="24"/>
        </w:rPr>
        <w:t>is exposed</w:t>
      </w:r>
      <w:r w:rsidRPr="0051610D">
        <w:rPr>
          <w:rFonts w:ascii="Times-Roman" w:hAnsi="Times-Roman" w:cs="Times-Roman"/>
          <w:color w:val="000000"/>
          <w:kern w:val="0"/>
          <w:sz w:val="24"/>
          <w:szCs w:val="24"/>
        </w:rPr>
        <w:t xml:space="preserve"> will </w:t>
      </w:r>
      <w:r w:rsidRPr="0051610D">
        <w:rPr>
          <w:rFonts w:ascii="Times-Roman" w:hAnsi="Times-Roman" w:cs="Times-Roman"/>
          <w:color w:val="000000"/>
          <w:kern w:val="0"/>
          <w:sz w:val="24"/>
          <w:szCs w:val="24"/>
        </w:rPr>
        <w:lastRenderedPageBreak/>
        <w:t xml:space="preserve">become sensitized and have allergies. Aside from the individual </w:t>
      </w:r>
      <w:r w:rsidR="00D012DD" w:rsidRPr="0051610D">
        <w:rPr>
          <w:rFonts w:ascii="Times-Roman" w:hAnsi="Times-Roman" w:cs="Times-Roman"/>
          <w:color w:val="000000"/>
          <w:kern w:val="0"/>
          <w:sz w:val="24"/>
          <w:szCs w:val="24"/>
        </w:rPr>
        <w:t>exposure conditions</w:t>
      </w:r>
      <w:r w:rsidRPr="0051610D">
        <w:rPr>
          <w:rFonts w:ascii="Times-Roman" w:hAnsi="Times-Roman" w:cs="Times-Roman"/>
          <w:color w:val="000000"/>
          <w:kern w:val="0"/>
          <w:sz w:val="24"/>
          <w:szCs w:val="24"/>
        </w:rPr>
        <w:t xml:space="preserve">, there is a high variability in the individual responsiveness to a </w:t>
      </w:r>
      <w:r w:rsidR="00D012DD" w:rsidRPr="0051610D">
        <w:rPr>
          <w:rFonts w:ascii="Times-Roman" w:hAnsi="Times-Roman" w:cs="Times-Roman"/>
          <w:color w:val="000000"/>
          <w:kern w:val="0"/>
          <w:sz w:val="24"/>
          <w:szCs w:val="24"/>
        </w:rPr>
        <w:t>given allergen</w:t>
      </w:r>
      <w:r w:rsidRPr="0051610D">
        <w:rPr>
          <w:rFonts w:ascii="Times-Roman" w:hAnsi="Times-Roman" w:cs="Times-Roman"/>
          <w:color w:val="000000"/>
          <w:kern w:val="0"/>
          <w:sz w:val="24"/>
          <w:szCs w:val="24"/>
        </w:rPr>
        <w:t xml:space="preserve"> dose.</w:t>
      </w:r>
    </w:p>
    <w:p w:rsidR="00C70375" w:rsidRPr="002C1403" w:rsidRDefault="0051610D" w:rsidP="002C1403">
      <w:pPr>
        <w:autoSpaceDE w:val="0"/>
        <w:autoSpaceDN w:val="0"/>
        <w:adjustRightInd w:val="0"/>
        <w:spacing w:line="480" w:lineRule="auto"/>
        <w:ind w:firstLineChars="500" w:firstLine="120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 xml:space="preserve">The most important allergen carriers in </w:t>
      </w:r>
      <w:del w:id="121" w:author="LindaEve" w:date="2013-12-16T11:22:00Z">
        <w:r w:rsidRPr="0051610D" w:rsidDel="00527DFA">
          <w:rPr>
            <w:rFonts w:ascii="Times-Roman" w:hAnsi="Times-Roman" w:cs="Times-Roman"/>
            <w:color w:val="000000"/>
            <w:kern w:val="0"/>
            <w:sz w:val="24"/>
            <w:szCs w:val="24"/>
          </w:rPr>
          <w:delText xml:space="preserve">the </w:delText>
        </w:r>
      </w:del>
      <w:r w:rsidRPr="0051610D">
        <w:rPr>
          <w:rFonts w:ascii="Times-Roman" w:hAnsi="Times-Roman" w:cs="Times-Roman"/>
          <w:color w:val="000000"/>
          <w:kern w:val="0"/>
          <w:sz w:val="24"/>
          <w:szCs w:val="24"/>
        </w:rPr>
        <w:t>outdoor air</w:t>
      </w:r>
      <w:r w:rsidR="00330120">
        <w:rPr>
          <w:rFonts w:ascii="Times-Roman" w:hAnsi="Times-Roman" w:cs="Times-Roman"/>
          <w:color w:val="000000"/>
          <w:kern w:val="0"/>
          <w:sz w:val="24"/>
          <w:szCs w:val="24"/>
        </w:rPr>
        <w:t xml:space="preserve"> as well as in </w:t>
      </w:r>
      <w:del w:id="122" w:author="LindaEve" w:date="2013-12-16T11:22:00Z">
        <w:r w:rsidR="00330120" w:rsidDel="00527DFA">
          <w:rPr>
            <w:rFonts w:ascii="Times-Roman" w:hAnsi="Times-Roman" w:cs="Times-Roman"/>
            <w:color w:val="000000"/>
            <w:kern w:val="0"/>
            <w:sz w:val="24"/>
            <w:szCs w:val="24"/>
          </w:rPr>
          <w:delText xml:space="preserve">the </w:delText>
        </w:r>
      </w:del>
      <w:r w:rsidR="00330120">
        <w:rPr>
          <w:rFonts w:ascii="Times-Roman" w:hAnsi="Times-Roman" w:cs="Times-Roman"/>
          <w:color w:val="000000"/>
          <w:kern w:val="0"/>
          <w:sz w:val="24"/>
          <w:szCs w:val="24"/>
        </w:rPr>
        <w:t>indoor air</w:t>
      </w:r>
      <w:r w:rsidRPr="0051610D">
        <w:rPr>
          <w:rFonts w:ascii="Times-Roman" w:hAnsi="Times-Roman" w:cs="Times-Roman"/>
          <w:color w:val="000000"/>
          <w:kern w:val="0"/>
          <w:sz w:val="24"/>
          <w:szCs w:val="24"/>
        </w:rPr>
        <w:t xml:space="preserve"> are pollen – with a diameter</w:t>
      </w:r>
      <w:r w:rsidR="00247747">
        <w:rPr>
          <w:rFonts w:ascii="Times-Roman" w:hAnsi="Times-Roman" w:cs="Times-Roman"/>
          <w:color w:val="000000"/>
          <w:kern w:val="0"/>
          <w:sz w:val="24"/>
          <w:szCs w:val="24"/>
        </w:rPr>
        <w:t xml:space="preserve"> </w:t>
      </w:r>
      <w:r w:rsidRPr="0051610D">
        <w:rPr>
          <w:rFonts w:ascii="Times-Roman" w:hAnsi="Times-Roman" w:cs="Times-Roman"/>
          <w:color w:val="000000"/>
          <w:kern w:val="0"/>
          <w:sz w:val="24"/>
          <w:szCs w:val="24"/>
        </w:rPr>
        <w:t xml:space="preserve">between 15 and 60 </w:t>
      </w:r>
      <w:ins w:id="123" w:author="Yong" w:date="2013-12-15T14:27:00Z">
        <w:r w:rsidR="00200F18">
          <w:rPr>
            <w:rFonts w:ascii="Times New Roman" w:hAnsi="Times New Roman" w:cs="Times New Roman"/>
            <w:color w:val="000000"/>
            <w:kern w:val="0"/>
            <w:sz w:val="24"/>
            <w:szCs w:val="24"/>
          </w:rPr>
          <w:t>µ</w:t>
        </w:r>
      </w:ins>
      <w:del w:id="124" w:author="Yong" w:date="2013-12-15T14:27:00Z">
        <w:r w:rsidR="00247747" w:rsidDel="00200F18">
          <w:rPr>
            <w:rFonts w:ascii="Times-Roman" w:hAnsi="Times-Roman" w:cs="Times-Roman"/>
            <w:color w:val="000000"/>
            <w:kern w:val="0"/>
            <w:sz w:val="24"/>
            <w:szCs w:val="24"/>
          </w:rPr>
          <w:delText>m</w:delText>
        </w:r>
      </w:del>
      <w:r w:rsidRPr="0051610D">
        <w:rPr>
          <w:rFonts w:ascii="Times-Roman" w:hAnsi="Times-Roman" w:cs="Times-Roman"/>
          <w:color w:val="000000"/>
          <w:kern w:val="0"/>
          <w:sz w:val="24"/>
          <w:szCs w:val="24"/>
        </w:rPr>
        <w:t xml:space="preserve">m – from </w:t>
      </w:r>
      <w:proofErr w:type="spellStart"/>
      <w:r w:rsidRPr="0051610D">
        <w:rPr>
          <w:rFonts w:ascii="Times-Roman" w:hAnsi="Times-Roman" w:cs="Times-Roman"/>
          <w:color w:val="000000"/>
          <w:kern w:val="0"/>
          <w:sz w:val="24"/>
          <w:szCs w:val="24"/>
        </w:rPr>
        <w:t>anemophilic</w:t>
      </w:r>
      <w:proofErr w:type="spellEnd"/>
      <w:r w:rsidRPr="0051610D">
        <w:rPr>
          <w:rFonts w:ascii="Times-Roman" w:hAnsi="Times-Roman" w:cs="Times-Roman"/>
          <w:color w:val="000000"/>
          <w:kern w:val="0"/>
          <w:sz w:val="24"/>
          <w:szCs w:val="24"/>
        </w:rPr>
        <w:t xml:space="preserve"> plants such as trees, grasses and </w:t>
      </w:r>
      <w:r w:rsidR="00D012DD" w:rsidRPr="0051610D">
        <w:rPr>
          <w:rFonts w:ascii="Times-Roman" w:hAnsi="Times-Roman" w:cs="Times-Roman"/>
          <w:color w:val="000000"/>
          <w:kern w:val="0"/>
          <w:sz w:val="24"/>
          <w:szCs w:val="24"/>
        </w:rPr>
        <w:t>weeds.</w:t>
      </w:r>
      <w:r w:rsidR="00D012DD">
        <w:rPr>
          <w:rFonts w:ascii="Times-Roman" w:hAnsi="Times-Roman" w:cs="Times-Roman"/>
          <w:color w:val="000000"/>
          <w:kern w:val="0"/>
          <w:sz w:val="24"/>
          <w:szCs w:val="24"/>
        </w:rPr>
        <w:t xml:space="preserve"> In</w:t>
      </w:r>
      <w:r w:rsidR="00247747">
        <w:rPr>
          <w:rFonts w:ascii="Times-Roman" w:hAnsi="Times-Roman" w:cs="Times-Roman"/>
          <w:color w:val="000000"/>
          <w:kern w:val="0"/>
          <w:sz w:val="24"/>
          <w:szCs w:val="24"/>
        </w:rPr>
        <w:t xml:space="preserve"> this thesis, we discuss five different </w:t>
      </w:r>
      <w:r w:rsidR="00D012DD">
        <w:rPr>
          <w:rFonts w:ascii="Times-Roman" w:hAnsi="Times-Roman" w:cs="Times-Roman"/>
          <w:color w:val="000000"/>
          <w:kern w:val="0"/>
          <w:sz w:val="24"/>
          <w:szCs w:val="24"/>
        </w:rPr>
        <w:t>species, which</w:t>
      </w:r>
      <w:r w:rsidR="00247747">
        <w:rPr>
          <w:rFonts w:ascii="Times-Roman" w:hAnsi="Times-Roman" w:cs="Times-Roman"/>
          <w:color w:val="000000"/>
          <w:kern w:val="0"/>
          <w:sz w:val="24"/>
          <w:szCs w:val="24"/>
        </w:rPr>
        <w:t xml:space="preserve"> </w:t>
      </w:r>
      <w:r w:rsidR="003570B1">
        <w:rPr>
          <w:rFonts w:ascii="Times-Roman" w:hAnsi="Times-Roman" w:cs="Times-Roman"/>
          <w:color w:val="000000"/>
          <w:kern w:val="0"/>
          <w:sz w:val="24"/>
          <w:szCs w:val="24"/>
        </w:rPr>
        <w:t>are</w:t>
      </w:r>
      <w:r w:rsidR="00247747">
        <w:rPr>
          <w:rFonts w:ascii="Times-Roman" w:hAnsi="Times-Roman" w:cs="Times-Roman"/>
          <w:color w:val="000000"/>
          <w:kern w:val="0"/>
          <w:sz w:val="24"/>
          <w:szCs w:val="24"/>
        </w:rPr>
        <w:t xml:space="preserve"> </w:t>
      </w:r>
      <w:ins w:id="125" w:author="Yong" w:date="2013-12-15T14:27:00Z">
        <w:r w:rsidR="00200F18">
          <w:rPr>
            <w:rFonts w:ascii="Times-Roman" w:hAnsi="Times-Roman" w:cs="Times-Roman"/>
            <w:color w:val="000000"/>
            <w:kern w:val="0"/>
            <w:sz w:val="24"/>
            <w:szCs w:val="24"/>
          </w:rPr>
          <w:t>ragweed (</w:t>
        </w:r>
      </w:ins>
      <w:r w:rsidR="00E15BDF">
        <w:rPr>
          <w:rFonts w:ascii="Times-Roman" w:hAnsi="Times-Roman" w:cs="Times-Roman"/>
          <w:color w:val="000000"/>
          <w:kern w:val="0"/>
          <w:sz w:val="24"/>
          <w:szCs w:val="24"/>
        </w:rPr>
        <w:t>Ambrosia</w:t>
      </w:r>
      <w:ins w:id="126" w:author="Yong" w:date="2013-12-15T14:27:00Z">
        <w:r w:rsidR="00200F18">
          <w:rPr>
            <w:rFonts w:ascii="Times-Roman" w:hAnsi="Times-Roman" w:cs="Times-Roman"/>
            <w:color w:val="000000"/>
            <w:kern w:val="0"/>
            <w:sz w:val="24"/>
            <w:szCs w:val="24"/>
          </w:rPr>
          <w:t>)</w:t>
        </w:r>
      </w:ins>
      <w:r w:rsidR="00E15BDF">
        <w:rPr>
          <w:rFonts w:ascii="Times-Roman" w:hAnsi="Times-Roman" w:cs="Times-Roman"/>
          <w:color w:val="000000"/>
          <w:kern w:val="0"/>
          <w:sz w:val="24"/>
          <w:szCs w:val="24"/>
        </w:rPr>
        <w:t xml:space="preserve">, </w:t>
      </w:r>
      <w:proofErr w:type="spellStart"/>
      <w:ins w:id="127" w:author="Yong" w:date="2013-12-15T14:27:00Z">
        <w:r w:rsidR="00200F18">
          <w:rPr>
            <w:rFonts w:ascii="Times-Roman" w:hAnsi="Times-Roman" w:cs="Times-Roman"/>
            <w:color w:val="000000"/>
            <w:kern w:val="0"/>
            <w:sz w:val="24"/>
            <w:szCs w:val="24"/>
          </w:rPr>
          <w:t>mugwort</w:t>
        </w:r>
        <w:proofErr w:type="spellEnd"/>
        <w:r w:rsidR="00200F18">
          <w:rPr>
            <w:rFonts w:ascii="Times-Roman" w:hAnsi="Times-Roman" w:cs="Times-Roman"/>
            <w:color w:val="000000"/>
            <w:kern w:val="0"/>
            <w:sz w:val="24"/>
            <w:szCs w:val="24"/>
          </w:rPr>
          <w:t xml:space="preserve"> (</w:t>
        </w:r>
      </w:ins>
      <w:r w:rsidR="00423D97">
        <w:rPr>
          <w:rFonts w:ascii="Times-Roman" w:hAnsi="Times-Roman" w:cs="Times-Roman"/>
          <w:color w:val="000000"/>
          <w:kern w:val="0"/>
          <w:sz w:val="24"/>
          <w:szCs w:val="24"/>
        </w:rPr>
        <w:t>Artemisia</w:t>
      </w:r>
      <w:ins w:id="128" w:author="Yong" w:date="2013-12-15T14:27:00Z">
        <w:r w:rsidR="00200F18">
          <w:rPr>
            <w:rFonts w:ascii="Times-Roman" w:hAnsi="Times-Roman" w:cs="Times-Roman"/>
            <w:color w:val="000000"/>
            <w:kern w:val="0"/>
            <w:sz w:val="24"/>
            <w:szCs w:val="24"/>
          </w:rPr>
          <w:t>)</w:t>
        </w:r>
      </w:ins>
      <w:r w:rsidR="00423D97">
        <w:rPr>
          <w:rFonts w:ascii="Times-Roman" w:hAnsi="Times-Roman" w:cs="Times-Roman"/>
          <w:color w:val="000000"/>
          <w:kern w:val="0"/>
          <w:sz w:val="24"/>
          <w:szCs w:val="24"/>
        </w:rPr>
        <w:t xml:space="preserve">, </w:t>
      </w:r>
      <w:ins w:id="129" w:author="Yong" w:date="2013-12-15T14:28:00Z">
        <w:r w:rsidR="00200F18">
          <w:rPr>
            <w:rFonts w:ascii="Times-Roman" w:hAnsi="Times-Roman" w:cs="Times-Roman"/>
            <w:color w:val="000000"/>
            <w:kern w:val="0"/>
            <w:sz w:val="24"/>
            <w:szCs w:val="24"/>
          </w:rPr>
          <w:t>birch (</w:t>
        </w:r>
      </w:ins>
      <w:proofErr w:type="spellStart"/>
      <w:r w:rsidR="003570B1">
        <w:rPr>
          <w:rFonts w:ascii="Times-Roman" w:hAnsi="Times-Roman" w:cs="Times-Roman"/>
          <w:color w:val="000000"/>
          <w:kern w:val="0"/>
          <w:sz w:val="24"/>
          <w:szCs w:val="24"/>
        </w:rPr>
        <w:t>Betula</w:t>
      </w:r>
      <w:proofErr w:type="spellEnd"/>
      <w:ins w:id="130" w:author="Yong" w:date="2013-12-15T14:28:00Z">
        <w:r w:rsidR="00200F18">
          <w:rPr>
            <w:rFonts w:ascii="Times-Roman" w:hAnsi="Times-Roman" w:cs="Times-Roman"/>
            <w:color w:val="000000"/>
            <w:kern w:val="0"/>
            <w:sz w:val="24"/>
            <w:szCs w:val="24"/>
          </w:rPr>
          <w:t>)</w:t>
        </w:r>
      </w:ins>
      <w:r w:rsidR="003570B1">
        <w:rPr>
          <w:rFonts w:ascii="Times-Roman" w:hAnsi="Times-Roman" w:cs="Times-Roman"/>
          <w:color w:val="000000"/>
          <w:kern w:val="0"/>
          <w:sz w:val="24"/>
          <w:szCs w:val="24"/>
        </w:rPr>
        <w:t xml:space="preserve">, </w:t>
      </w:r>
      <w:ins w:id="131" w:author="Yong" w:date="2013-12-15T14:28:00Z">
        <w:r w:rsidR="00200F18">
          <w:rPr>
            <w:rFonts w:ascii="Times-Roman" w:hAnsi="Times-Roman" w:cs="Times-Roman"/>
            <w:color w:val="000000"/>
            <w:kern w:val="0"/>
            <w:sz w:val="24"/>
            <w:szCs w:val="24"/>
          </w:rPr>
          <w:t>grass (</w:t>
        </w:r>
      </w:ins>
      <w:proofErr w:type="spellStart"/>
      <w:r w:rsidR="003570B1">
        <w:rPr>
          <w:rFonts w:ascii="Times-Roman" w:hAnsi="Times-Roman" w:cs="Times-Roman"/>
          <w:color w:val="000000"/>
          <w:kern w:val="0"/>
          <w:sz w:val="24"/>
          <w:szCs w:val="24"/>
        </w:rPr>
        <w:t>Gramineae</w:t>
      </w:r>
      <w:proofErr w:type="spellEnd"/>
      <w:ins w:id="132" w:author="Yong" w:date="2013-12-15T14:28:00Z">
        <w:r w:rsidR="00200F18">
          <w:rPr>
            <w:rFonts w:ascii="Times-Roman" w:hAnsi="Times-Roman" w:cs="Times-Roman"/>
            <w:color w:val="000000"/>
            <w:kern w:val="0"/>
            <w:sz w:val="24"/>
            <w:szCs w:val="24"/>
          </w:rPr>
          <w:t>)</w:t>
        </w:r>
      </w:ins>
      <w:r w:rsidR="00247747">
        <w:rPr>
          <w:rFonts w:ascii="Times-Roman" w:hAnsi="Times-Roman" w:cs="Times-Roman"/>
          <w:color w:val="000000"/>
          <w:kern w:val="0"/>
          <w:sz w:val="24"/>
          <w:szCs w:val="24"/>
        </w:rPr>
        <w:t xml:space="preserve"> and </w:t>
      </w:r>
      <w:ins w:id="133" w:author="Yong" w:date="2013-12-15T14:28:00Z">
        <w:r w:rsidR="00200F18">
          <w:rPr>
            <w:rFonts w:ascii="Times-Roman" w:hAnsi="Times-Roman" w:cs="Times-Roman"/>
            <w:color w:val="000000"/>
            <w:kern w:val="0"/>
            <w:sz w:val="24"/>
            <w:szCs w:val="24"/>
          </w:rPr>
          <w:t>oak (</w:t>
        </w:r>
      </w:ins>
      <w:proofErr w:type="spellStart"/>
      <w:r w:rsidR="00D012DD">
        <w:rPr>
          <w:rFonts w:ascii="Times-Roman" w:hAnsi="Times-Roman" w:cs="Times-Roman"/>
          <w:color w:val="000000"/>
          <w:kern w:val="0"/>
          <w:sz w:val="24"/>
          <w:szCs w:val="24"/>
        </w:rPr>
        <w:t>Quercus</w:t>
      </w:r>
      <w:proofErr w:type="spellEnd"/>
      <w:ins w:id="134" w:author="Yong" w:date="2013-12-15T14:28:00Z">
        <w:r w:rsidR="00200F18">
          <w:rPr>
            <w:rFonts w:ascii="Times-Roman" w:hAnsi="Times-Roman" w:cs="Times-Roman"/>
            <w:color w:val="000000"/>
            <w:kern w:val="0"/>
            <w:sz w:val="24"/>
            <w:szCs w:val="24"/>
          </w:rPr>
          <w:t>)</w:t>
        </w:r>
      </w:ins>
      <w:r w:rsidR="00D012DD">
        <w:rPr>
          <w:rFonts w:ascii="Times-Roman" w:hAnsi="Times-Roman" w:cs="Times-Roman"/>
          <w:color w:val="000000"/>
          <w:kern w:val="0"/>
          <w:sz w:val="24"/>
          <w:szCs w:val="24"/>
        </w:rPr>
        <w:t>.</w:t>
      </w:r>
      <w:r w:rsidR="00D012DD" w:rsidRPr="0051610D">
        <w:rPr>
          <w:rFonts w:ascii="Times-Roman" w:hAnsi="Times-Roman" w:cs="Times-Roman"/>
          <w:color w:val="000000"/>
          <w:kern w:val="0"/>
          <w:sz w:val="24"/>
          <w:szCs w:val="24"/>
        </w:rPr>
        <w:t xml:space="preserve"> However</w:t>
      </w:r>
      <w:r w:rsidRPr="0051610D">
        <w:rPr>
          <w:rFonts w:ascii="Times-Roman" w:hAnsi="Times-Roman" w:cs="Times-Roman"/>
          <w:color w:val="000000"/>
          <w:kern w:val="0"/>
          <w:sz w:val="24"/>
          <w:szCs w:val="24"/>
        </w:rPr>
        <w:t xml:space="preserve">, whole pollen grains are too large to penetrate the small airways. </w:t>
      </w:r>
      <w:r w:rsidR="00D012DD" w:rsidRPr="0051610D">
        <w:rPr>
          <w:rFonts w:ascii="Times-Roman" w:hAnsi="Times-Roman" w:cs="Times-Roman"/>
          <w:color w:val="000000"/>
          <w:kern w:val="0"/>
          <w:sz w:val="24"/>
          <w:szCs w:val="24"/>
        </w:rPr>
        <w:t>Since pollen</w:t>
      </w:r>
      <w:r w:rsidRPr="0051610D">
        <w:rPr>
          <w:rFonts w:ascii="Times-Roman" w:hAnsi="Times-Roman" w:cs="Times-Roman"/>
          <w:color w:val="000000"/>
          <w:kern w:val="0"/>
          <w:sz w:val="24"/>
          <w:szCs w:val="24"/>
        </w:rPr>
        <w:t xml:space="preserve"> is able to evoke </w:t>
      </w:r>
      <w:proofErr w:type="spellStart"/>
      <w:r w:rsidRPr="0051610D">
        <w:rPr>
          <w:rFonts w:ascii="Times-Roman" w:hAnsi="Times-Roman" w:cs="Times-Roman"/>
          <w:color w:val="000000"/>
          <w:kern w:val="0"/>
          <w:sz w:val="24"/>
          <w:szCs w:val="24"/>
        </w:rPr>
        <w:t>IgE</w:t>
      </w:r>
      <w:proofErr w:type="spellEnd"/>
      <w:r w:rsidRPr="0051610D">
        <w:rPr>
          <w:rFonts w:ascii="Times-Roman" w:hAnsi="Times-Roman" w:cs="Times-Roman"/>
          <w:color w:val="000000"/>
          <w:kern w:val="0"/>
          <w:sz w:val="24"/>
          <w:szCs w:val="24"/>
        </w:rPr>
        <w:t xml:space="preserve">-mediated allergic reactions within seconds after </w:t>
      </w:r>
      <w:r w:rsidR="00D012DD" w:rsidRPr="0051610D">
        <w:rPr>
          <w:rFonts w:ascii="Times-Roman" w:hAnsi="Times-Roman" w:cs="Times-Roman"/>
          <w:color w:val="000000"/>
          <w:kern w:val="0"/>
          <w:sz w:val="24"/>
          <w:szCs w:val="24"/>
        </w:rPr>
        <w:t>contact with</w:t>
      </w:r>
      <w:r w:rsidRPr="0051610D">
        <w:rPr>
          <w:rFonts w:ascii="Times-Roman" w:hAnsi="Times-Roman" w:cs="Times-Roman"/>
          <w:color w:val="000000"/>
          <w:kern w:val="0"/>
          <w:sz w:val="24"/>
          <w:szCs w:val="24"/>
        </w:rPr>
        <w:t xml:space="preserve"> the mucosa, pollen allergens must be extremely water soluble and </w:t>
      </w:r>
      <w:r w:rsidR="00D012DD" w:rsidRPr="0051610D">
        <w:rPr>
          <w:rFonts w:ascii="Times-Roman" w:hAnsi="Times-Roman" w:cs="Times-Roman"/>
          <w:color w:val="000000"/>
          <w:kern w:val="0"/>
          <w:sz w:val="24"/>
          <w:szCs w:val="24"/>
        </w:rPr>
        <w:t>readily available</w:t>
      </w:r>
      <w:r w:rsidRPr="0051610D">
        <w:rPr>
          <w:rFonts w:ascii="Times-Roman" w:hAnsi="Times-Roman" w:cs="Times-Roman"/>
          <w:color w:val="000000"/>
          <w:kern w:val="0"/>
          <w:sz w:val="24"/>
          <w:szCs w:val="24"/>
        </w:rPr>
        <w:t xml:space="preserve">. In fact allergen liberation from pollen grains can occur on the </w:t>
      </w:r>
      <w:r w:rsidR="00D012DD" w:rsidRPr="0051610D">
        <w:rPr>
          <w:rFonts w:ascii="Times-Roman" w:hAnsi="Times-Roman" w:cs="Times-Roman"/>
          <w:color w:val="000000"/>
          <w:kern w:val="0"/>
          <w:sz w:val="24"/>
          <w:szCs w:val="24"/>
        </w:rPr>
        <w:t>mucosal surface</w:t>
      </w:r>
      <w:r w:rsidRPr="0051610D">
        <w:rPr>
          <w:rFonts w:ascii="Times-Roman" w:hAnsi="Times-Roman" w:cs="Times-Roman"/>
          <w:color w:val="000000"/>
          <w:kern w:val="0"/>
          <w:sz w:val="24"/>
          <w:szCs w:val="24"/>
        </w:rPr>
        <w:t xml:space="preserve"> of the upper respiratory tract after exposure to pollen</w:t>
      </w:r>
      <w:ins w:id="135" w:author="Yong" w:date="2013-12-15T14:29:00Z">
        <w:r w:rsidR="00200F18">
          <w:rPr>
            <w:rFonts w:ascii="Times-Roman" w:hAnsi="Times-Roman" w:cs="Times-Roman"/>
            <w:color w:val="000000"/>
            <w:kern w:val="0"/>
            <w:sz w:val="24"/>
            <w:szCs w:val="24"/>
          </w:rPr>
          <w:t xml:space="preserve"> </w:t>
        </w:r>
      </w:ins>
      <w:r w:rsidR="00592BD6">
        <w:rPr>
          <w:rFonts w:ascii="Times-Roman" w:hAnsi="Times-Roman" w:cs="Times-Roman"/>
          <w:color w:val="000000"/>
          <w:kern w:val="0"/>
          <w:sz w:val="24"/>
          <w:szCs w:val="24"/>
        </w:rPr>
        <w:fldChar w:fldCharType="begin"/>
      </w:r>
      <w:r w:rsidR="00200F18">
        <w:rPr>
          <w:rFonts w:ascii="Times-Roman" w:hAnsi="Times-Roman" w:cs="Times-Roman"/>
          <w:color w:val="000000"/>
          <w:kern w:val="0"/>
          <w:sz w:val="24"/>
          <w:szCs w:val="24"/>
        </w:rPr>
        <w:instrText xml:space="preserve"> ADDIN EN.CITE &lt;EndNote&gt;&lt;Cite&gt;&lt;Author&gt;Behrendt&lt;/Author&gt;&lt;Year&gt;2001&lt;/Year&gt;&lt;RecNum&gt;90&lt;/RecNum&gt;&lt;DisplayText&gt;(Behrendt and Becker 2001)&lt;/DisplayText&gt;&lt;record&gt;&lt;rec-number&gt;90&lt;/rec-number&gt;&lt;foreign-keys&gt;&lt;key app="EN" db-id="vpadef0f30x9vied0vl5awa55f0fpa5vpfxv"&gt;90&lt;/key&gt;&lt;/foreign-keys&gt;&lt;ref-type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keywords&gt;&lt;keyword&gt;allergy&lt;/keyword&gt;&lt;keyword&gt;pollen&lt;/keyword&gt;&lt;keyword&gt;allergens&lt;/keyword&gt;&lt;keyword&gt;Timothy grass&lt;/keyword&gt;&lt;keyword&gt;environmental pollutants&lt;/keyword&gt;&lt;/keywords&gt;&lt;dates&gt;&lt;year&gt;2001&lt;/year&gt;&lt;/dates&gt;&lt;isbn&gt;0952-7915&lt;/isbn&gt;&lt;urls&gt;&lt;related-urls&gt;&lt;url&gt;http://www.sciencedirect.com/science/article/pii/S0952791501002837&lt;/url&gt;&lt;/related-urls&gt;&lt;/urls&gt;&lt;electronic-resource-num&gt;10.1016/s0952-7915(01)00283-7&lt;/electronic-resource-num&gt;&lt;/record&gt;&lt;/Cite&gt;&lt;/EndNote&gt;</w:instrText>
      </w:r>
      <w:r w:rsidR="00592BD6">
        <w:rPr>
          <w:rFonts w:ascii="Times-Roman" w:hAnsi="Times-Roman" w:cs="Times-Roman"/>
          <w:color w:val="000000"/>
          <w:kern w:val="0"/>
          <w:sz w:val="24"/>
          <w:szCs w:val="24"/>
        </w:rPr>
        <w:fldChar w:fldCharType="separate"/>
      </w:r>
      <w:r w:rsidR="009E0203">
        <w:rPr>
          <w:rFonts w:ascii="Times-Roman" w:hAnsi="Times-Roman" w:cs="Times-Roman"/>
          <w:noProof/>
          <w:color w:val="000000"/>
          <w:kern w:val="0"/>
          <w:sz w:val="24"/>
          <w:szCs w:val="24"/>
        </w:rPr>
        <w:t>(</w:t>
      </w:r>
      <w:hyperlink w:anchor="_ENREF_4" w:tooltip="Behrendt, 2001 #90" w:history="1">
        <w:r w:rsidR="00D12A6F">
          <w:rPr>
            <w:rFonts w:ascii="Times-Roman" w:hAnsi="Times-Roman" w:cs="Times-Roman"/>
            <w:noProof/>
            <w:color w:val="000000"/>
            <w:kern w:val="0"/>
            <w:sz w:val="24"/>
            <w:szCs w:val="24"/>
          </w:rPr>
          <w:t>Behrendt and Becker 2001</w:t>
        </w:r>
      </w:hyperlink>
      <w:r w:rsidR="009E0203">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51610D">
        <w:rPr>
          <w:rFonts w:ascii="Times-Roman" w:hAnsi="Times-Roman" w:cs="Times-Roman"/>
          <w:color w:val="000000"/>
          <w:kern w:val="0"/>
          <w:sz w:val="24"/>
          <w:szCs w:val="24"/>
        </w:rPr>
        <w:t xml:space="preserve">. Symptoms can be explained by the interaction between the antigen and </w:t>
      </w:r>
      <w:r w:rsidR="00D012DD" w:rsidRPr="0051610D">
        <w:rPr>
          <w:rFonts w:ascii="Times-Roman" w:hAnsi="Times-Roman" w:cs="Times-Roman"/>
          <w:color w:val="000000"/>
          <w:kern w:val="0"/>
          <w:sz w:val="24"/>
          <w:szCs w:val="24"/>
        </w:rPr>
        <w:t>its corresponding</w:t>
      </w:r>
      <w:r w:rsidRPr="0051610D">
        <w:rPr>
          <w:rFonts w:ascii="Times-Roman" w:hAnsi="Times-Roman" w:cs="Times-Roman"/>
          <w:color w:val="000000"/>
          <w:kern w:val="0"/>
          <w:sz w:val="24"/>
          <w:szCs w:val="24"/>
        </w:rPr>
        <w:t xml:space="preserve"> </w:t>
      </w:r>
      <w:proofErr w:type="spellStart"/>
      <w:r w:rsidRPr="0051610D">
        <w:rPr>
          <w:rFonts w:ascii="Times-Roman" w:hAnsi="Times-Roman" w:cs="Times-Roman"/>
          <w:color w:val="000000"/>
          <w:kern w:val="0"/>
          <w:sz w:val="24"/>
          <w:szCs w:val="24"/>
        </w:rPr>
        <w:t>IgE</w:t>
      </w:r>
      <w:proofErr w:type="spellEnd"/>
      <w:r w:rsidRPr="0051610D">
        <w:rPr>
          <w:rFonts w:ascii="Times-Roman" w:hAnsi="Times-Roman" w:cs="Times-Roman"/>
          <w:color w:val="000000"/>
          <w:kern w:val="0"/>
          <w:sz w:val="24"/>
          <w:szCs w:val="24"/>
        </w:rPr>
        <w:t xml:space="preserve"> antibody and this phase is situated at the end of a cascade </w:t>
      </w:r>
      <w:r w:rsidR="00D012DD" w:rsidRPr="0051610D">
        <w:rPr>
          <w:rFonts w:ascii="Times-Roman" w:hAnsi="Times-Roman" w:cs="Times-Roman"/>
          <w:color w:val="000000"/>
          <w:kern w:val="0"/>
          <w:sz w:val="24"/>
          <w:szCs w:val="24"/>
        </w:rPr>
        <w:t>of events</w:t>
      </w:r>
      <w:r w:rsidRPr="0051610D">
        <w:rPr>
          <w:rFonts w:ascii="Times-Roman" w:hAnsi="Times-Roman" w:cs="Times-Roman"/>
          <w:color w:val="000000"/>
          <w:kern w:val="0"/>
          <w:sz w:val="24"/>
          <w:szCs w:val="24"/>
        </w:rPr>
        <w:t xml:space="preserve"> leading to </w:t>
      </w:r>
      <w:r w:rsidR="00D012DD" w:rsidRPr="0051610D">
        <w:rPr>
          <w:rFonts w:ascii="Times-Roman" w:hAnsi="Times-Roman" w:cs="Times-Roman"/>
          <w:color w:val="000000"/>
          <w:kern w:val="0"/>
          <w:sz w:val="24"/>
          <w:szCs w:val="24"/>
        </w:rPr>
        <w:t xml:space="preserve">allergy. </w:t>
      </w:r>
      <w:commentRangeStart w:id="136"/>
      <w:r w:rsidR="00D012DD" w:rsidRPr="0051610D">
        <w:rPr>
          <w:rFonts w:ascii="Times-Roman" w:hAnsi="Times-Roman" w:cs="Times-Roman"/>
          <w:color w:val="000000"/>
          <w:kern w:val="0"/>
          <w:sz w:val="24"/>
          <w:szCs w:val="24"/>
        </w:rPr>
        <w:t>The</w:t>
      </w:r>
      <w:r w:rsidRPr="0051610D">
        <w:rPr>
          <w:rFonts w:ascii="Times-Roman" w:hAnsi="Times-Roman" w:cs="Times-Roman"/>
          <w:color w:val="000000"/>
          <w:kern w:val="0"/>
          <w:sz w:val="24"/>
          <w:szCs w:val="24"/>
        </w:rPr>
        <w:t xml:space="preserve"> experimental data</w:t>
      </w:r>
      <w:commentRangeEnd w:id="136"/>
      <w:r w:rsidR="00200F18">
        <w:rPr>
          <w:rStyle w:val="CommentReference"/>
        </w:rPr>
        <w:commentReference w:id="136"/>
      </w:r>
    </w:p>
    <w:p w:rsidR="00C70375" w:rsidRPr="007E0204" w:rsidRDefault="00C70375" w:rsidP="00C70375">
      <w:pPr>
        <w:pStyle w:val="Heading2"/>
        <w:rPr>
          <w:rFonts w:ascii="Times New Roman" w:hAnsi="Times New Roman" w:cs="Times New Roman"/>
          <w:b w:val="0"/>
        </w:rPr>
      </w:pPr>
      <w:r>
        <w:rPr>
          <w:rFonts w:ascii="Times New Roman" w:hAnsi="Times New Roman" w:cs="Times New Roman"/>
        </w:rPr>
        <w:t xml:space="preserve">Pollen Season </w:t>
      </w:r>
    </w:p>
    <w:p w:rsidR="00ED3009" w:rsidRPr="00C01CDF" w:rsidRDefault="00F90E99" w:rsidP="00F90E99">
      <w:pPr>
        <w:spacing w:line="480" w:lineRule="auto"/>
        <w:ind w:firstLineChars="250" w:firstLine="600"/>
        <w:rPr>
          <w:rFonts w:hint="eastAsia"/>
        </w:rPr>
      </w:pPr>
      <w:r>
        <w:rPr>
          <w:rFonts w:ascii="Times-Roman" w:hAnsi="Times-Roman" w:cs="Times-Roman"/>
          <w:kern w:val="0"/>
          <w:sz w:val="24"/>
          <w:szCs w:val="24"/>
        </w:rPr>
        <w:t xml:space="preserve">Using </w:t>
      </w:r>
      <w:r w:rsidR="006937AD" w:rsidRPr="00F90E99">
        <w:rPr>
          <w:rFonts w:ascii="Times-Roman" w:hAnsi="Times-Roman" w:cs="Times-Roman"/>
          <w:kern w:val="0"/>
          <w:sz w:val="24"/>
          <w:szCs w:val="24"/>
        </w:rPr>
        <w:t xml:space="preserve">different </w:t>
      </w:r>
      <w:del w:id="137" w:author="LindaEve" w:date="2013-12-16T11:24:00Z">
        <w:r w:rsidR="006937AD" w:rsidRPr="00F90E99" w:rsidDel="00527DFA">
          <w:rPr>
            <w:rFonts w:ascii="Times-Roman" w:hAnsi="Times-Roman" w:cs="Times-Roman"/>
            <w:kern w:val="0"/>
            <w:sz w:val="24"/>
            <w:szCs w:val="24"/>
          </w:rPr>
          <w:delText>way</w:delText>
        </w:r>
        <w:r w:rsidDel="00527DFA">
          <w:rPr>
            <w:rFonts w:ascii="Times-Roman" w:hAnsi="Times-Roman" w:cs="Times-Roman"/>
            <w:kern w:val="0"/>
            <w:sz w:val="24"/>
            <w:szCs w:val="24"/>
          </w:rPr>
          <w:delText>s</w:delText>
        </w:r>
        <w:r w:rsidR="006937AD" w:rsidRPr="00F90E99" w:rsidDel="00527DFA">
          <w:rPr>
            <w:rFonts w:ascii="Times-Roman" w:hAnsi="Times-Roman" w:cs="Times-Roman"/>
            <w:kern w:val="0"/>
            <w:sz w:val="24"/>
            <w:szCs w:val="24"/>
          </w:rPr>
          <w:delText xml:space="preserve"> </w:delText>
        </w:r>
      </w:del>
      <w:ins w:id="138" w:author="LindaEve" w:date="2013-12-16T11:24:00Z">
        <w:r w:rsidR="00527DFA">
          <w:rPr>
            <w:rFonts w:ascii="Times-Roman" w:hAnsi="Times-Roman" w:cs="Times-Roman"/>
            <w:kern w:val="0"/>
            <w:sz w:val="24"/>
            <w:szCs w:val="24"/>
          </w:rPr>
          <w:t>methods</w:t>
        </w:r>
        <w:r w:rsidR="00527DFA" w:rsidRPr="00F90E99">
          <w:rPr>
            <w:rFonts w:ascii="Times-Roman" w:hAnsi="Times-Roman" w:cs="Times-Roman"/>
            <w:kern w:val="0"/>
            <w:sz w:val="24"/>
            <w:szCs w:val="24"/>
          </w:rPr>
          <w:t xml:space="preserve"> </w:t>
        </w:r>
      </w:ins>
      <w:r w:rsidR="006937AD" w:rsidRPr="00F90E99">
        <w:rPr>
          <w:rFonts w:ascii="Times-Roman" w:hAnsi="Times-Roman" w:cs="Times-Roman"/>
          <w:kern w:val="0"/>
          <w:sz w:val="24"/>
          <w:szCs w:val="24"/>
        </w:rPr>
        <w:t xml:space="preserve">of </w:t>
      </w:r>
      <w:r w:rsidR="00D012DD">
        <w:rPr>
          <w:rFonts w:ascii="Times-Roman" w:hAnsi="Times-Roman" w:cs="Times-Roman"/>
          <w:kern w:val="0"/>
          <w:sz w:val="24"/>
          <w:szCs w:val="24"/>
        </w:rPr>
        <w:t>observation</w:t>
      </w:r>
      <w:del w:id="139" w:author="LindaEve" w:date="2013-12-16T11:24:00Z">
        <w:r w:rsidR="00D012DD" w:rsidDel="00527DFA">
          <w:rPr>
            <w:rFonts w:ascii="Times-Roman" w:hAnsi="Times-Roman" w:cs="Times-Roman"/>
            <w:kern w:val="0"/>
            <w:sz w:val="24"/>
            <w:szCs w:val="24"/>
          </w:rPr>
          <w:delText>s</w:delText>
        </w:r>
      </w:del>
      <w:r>
        <w:rPr>
          <w:rFonts w:ascii="Times-Roman" w:hAnsi="Times-Roman" w:cs="Times-Roman"/>
          <w:kern w:val="0"/>
          <w:sz w:val="24"/>
          <w:szCs w:val="24"/>
        </w:rPr>
        <w:t xml:space="preserve"> and measurement</w:t>
      </w:r>
      <w:del w:id="140" w:author="LindaEve" w:date="2013-12-16T11:24:00Z">
        <w:r w:rsidDel="00527DFA">
          <w:rPr>
            <w:rFonts w:ascii="Times-Roman" w:hAnsi="Times-Roman" w:cs="Times-Roman"/>
            <w:kern w:val="0"/>
            <w:sz w:val="24"/>
            <w:szCs w:val="24"/>
          </w:rPr>
          <w:delText>s</w:delText>
        </w:r>
      </w:del>
      <w:r w:rsidR="006937AD" w:rsidRPr="00F90E99">
        <w:rPr>
          <w:rFonts w:ascii="Times-Roman" w:hAnsi="Times-Roman" w:cs="Times-Roman"/>
          <w:kern w:val="0"/>
          <w:sz w:val="24"/>
          <w:szCs w:val="24"/>
        </w:rPr>
        <w:t xml:space="preserve">, </w:t>
      </w:r>
      <w:proofErr w:type="spellStart"/>
      <w:r w:rsidR="006937AD" w:rsidRPr="00F90E99">
        <w:rPr>
          <w:rFonts w:ascii="Times-Roman" w:hAnsi="Times-Roman" w:cs="Times-Roman"/>
          <w:kern w:val="0"/>
          <w:sz w:val="24"/>
          <w:szCs w:val="24"/>
        </w:rPr>
        <w:t>phenological</w:t>
      </w:r>
      <w:proofErr w:type="spellEnd"/>
      <w:r w:rsidR="00D012DD">
        <w:rPr>
          <w:rFonts w:ascii="Times-Roman" w:hAnsi="Times-Roman" w:cs="Times-Roman"/>
          <w:kern w:val="0"/>
          <w:sz w:val="24"/>
          <w:szCs w:val="24"/>
        </w:rPr>
        <w:t xml:space="preserve"> </w:t>
      </w:r>
      <w:r w:rsidR="006937AD" w:rsidRPr="00F90E99">
        <w:rPr>
          <w:rFonts w:ascii="Times-Roman" w:hAnsi="Times-Roman" w:cs="Times-Roman"/>
          <w:kern w:val="0"/>
          <w:sz w:val="24"/>
          <w:szCs w:val="24"/>
        </w:rPr>
        <w:t xml:space="preserve">events and pollen counts can be traced back to </w:t>
      </w:r>
      <w:r>
        <w:rPr>
          <w:rFonts w:ascii="Times-Roman" w:hAnsi="Times-Roman" w:cs="Times-Roman"/>
          <w:kern w:val="0"/>
          <w:sz w:val="24"/>
          <w:szCs w:val="24"/>
        </w:rPr>
        <w:t xml:space="preserve">the same phenomenon, the </w:t>
      </w:r>
      <w:r w:rsidR="00D012DD">
        <w:rPr>
          <w:rFonts w:ascii="Times-Roman" w:hAnsi="Times-Roman" w:cs="Times-Roman"/>
          <w:kern w:val="0"/>
          <w:sz w:val="24"/>
          <w:szCs w:val="24"/>
        </w:rPr>
        <w:t>fl</w:t>
      </w:r>
      <w:r w:rsidR="00D012DD" w:rsidRPr="00F90E99">
        <w:rPr>
          <w:rFonts w:ascii="Times-Roman" w:hAnsi="Times-Roman" w:cs="Times-Roman"/>
          <w:kern w:val="0"/>
          <w:sz w:val="24"/>
          <w:szCs w:val="24"/>
        </w:rPr>
        <w:t>owering of</w:t>
      </w:r>
      <w:r w:rsidR="006937AD" w:rsidRPr="00F90E99">
        <w:rPr>
          <w:rFonts w:ascii="Times-Roman" w:hAnsi="Times-Roman" w:cs="Times-Roman"/>
          <w:kern w:val="0"/>
          <w:sz w:val="24"/>
          <w:szCs w:val="24"/>
        </w:rPr>
        <w:t xml:space="preserve"> plants. Similarly, both kinds of data can </w:t>
      </w:r>
      <w:ins w:id="141" w:author="Yong" w:date="2013-12-15T14:40:00Z">
        <w:r w:rsidR="003407B5" w:rsidRPr="00F90E99">
          <w:rPr>
            <w:rFonts w:ascii="Times-Roman" w:hAnsi="Times-Roman" w:cs="Times-Roman"/>
            <w:kern w:val="0"/>
            <w:sz w:val="24"/>
            <w:szCs w:val="24"/>
          </w:rPr>
          <w:t xml:space="preserve">be modeled </w:t>
        </w:r>
      </w:ins>
      <w:r w:rsidR="006937AD" w:rsidRPr="00F90E99">
        <w:rPr>
          <w:rFonts w:ascii="Times-Roman" w:hAnsi="Times-Roman" w:cs="Times-Roman"/>
          <w:kern w:val="0"/>
          <w:sz w:val="24"/>
          <w:szCs w:val="24"/>
        </w:rPr>
        <w:t xml:space="preserve">in many respects </w:t>
      </w:r>
      <w:del w:id="142" w:author="Yong" w:date="2013-12-15T14:40:00Z">
        <w:r w:rsidR="006937AD" w:rsidRPr="00F90E99" w:rsidDel="003407B5">
          <w:rPr>
            <w:rFonts w:ascii="Times-Roman" w:hAnsi="Times-Roman" w:cs="Times-Roman"/>
            <w:kern w:val="0"/>
            <w:sz w:val="24"/>
            <w:szCs w:val="24"/>
          </w:rPr>
          <w:delText xml:space="preserve">be </w:delText>
        </w:r>
        <w:r w:rsidR="00D012DD" w:rsidRPr="00F90E99" w:rsidDel="003407B5">
          <w:rPr>
            <w:rFonts w:ascii="Times-Roman" w:hAnsi="Times-Roman" w:cs="Times-Roman"/>
            <w:kern w:val="0"/>
            <w:sz w:val="24"/>
            <w:szCs w:val="24"/>
          </w:rPr>
          <w:delText>modeled</w:delText>
        </w:r>
        <w:r w:rsidR="006937AD" w:rsidRPr="00F90E99" w:rsidDel="003407B5">
          <w:rPr>
            <w:rFonts w:ascii="Times-Roman" w:hAnsi="Times-Roman" w:cs="Times-Roman"/>
            <w:kern w:val="0"/>
            <w:sz w:val="24"/>
            <w:szCs w:val="24"/>
          </w:rPr>
          <w:delText xml:space="preserve"> with </w:delText>
        </w:r>
      </w:del>
      <w:ins w:id="143" w:author="Yong" w:date="2013-12-15T14:40:00Z">
        <w:r w:rsidR="003407B5">
          <w:rPr>
            <w:rFonts w:ascii="Times-Roman" w:hAnsi="Times-Roman" w:cs="Times-Roman"/>
            <w:kern w:val="0"/>
            <w:sz w:val="24"/>
            <w:szCs w:val="24"/>
          </w:rPr>
          <w:t>using</w:t>
        </w:r>
        <w:r w:rsidR="003407B5" w:rsidRPr="00F90E99">
          <w:rPr>
            <w:rFonts w:ascii="Times-Roman" w:hAnsi="Times-Roman" w:cs="Times-Roman"/>
            <w:kern w:val="0"/>
            <w:sz w:val="24"/>
            <w:szCs w:val="24"/>
          </w:rPr>
          <w:t xml:space="preserve"> </w:t>
        </w:r>
      </w:ins>
      <w:r w:rsidR="00D012DD" w:rsidRPr="00F90E99">
        <w:rPr>
          <w:rFonts w:ascii="Times-Roman" w:hAnsi="Times-Roman" w:cs="Times-Roman"/>
          <w:kern w:val="0"/>
          <w:sz w:val="24"/>
          <w:szCs w:val="24"/>
        </w:rPr>
        <w:t>a similar</w:t>
      </w:r>
      <w:r w:rsidR="006937AD" w:rsidRPr="00F90E99">
        <w:rPr>
          <w:rFonts w:ascii="Times-Roman" w:hAnsi="Times-Roman" w:cs="Times-Roman"/>
          <w:kern w:val="0"/>
          <w:sz w:val="24"/>
          <w:szCs w:val="24"/>
        </w:rPr>
        <w:t xml:space="preserve"> set of observation-based models. </w:t>
      </w:r>
      <w:commentRangeStart w:id="144"/>
      <w:r w:rsidR="006937AD" w:rsidRPr="00F90E99">
        <w:rPr>
          <w:rFonts w:ascii="Times-Roman" w:hAnsi="Times-Roman" w:cs="Times-Roman"/>
          <w:kern w:val="0"/>
          <w:sz w:val="24"/>
          <w:szCs w:val="24"/>
        </w:rPr>
        <w:t xml:space="preserve">Simple regression models can predict </w:t>
      </w:r>
      <w:r w:rsidR="00D012DD" w:rsidRPr="00F90E99">
        <w:rPr>
          <w:rFonts w:ascii="Times-Roman" w:hAnsi="Times-Roman" w:cs="Times-Roman"/>
          <w:kern w:val="0"/>
          <w:sz w:val="24"/>
          <w:szCs w:val="24"/>
        </w:rPr>
        <w:t>entry dates</w:t>
      </w:r>
      <w:r w:rsidR="006937AD" w:rsidRPr="00F90E99">
        <w:rPr>
          <w:rFonts w:ascii="Times-Roman" w:hAnsi="Times-Roman" w:cs="Times-Roman"/>
          <w:kern w:val="0"/>
          <w:sz w:val="24"/>
          <w:szCs w:val="24"/>
        </w:rPr>
        <w:t xml:space="preserve"> of </w:t>
      </w:r>
      <w:proofErr w:type="spellStart"/>
      <w:r w:rsidR="006937AD" w:rsidRPr="00F90E99">
        <w:rPr>
          <w:rFonts w:ascii="Times-Roman" w:hAnsi="Times-Roman" w:cs="Times-Roman"/>
          <w:kern w:val="0"/>
          <w:sz w:val="24"/>
          <w:szCs w:val="24"/>
        </w:rPr>
        <w:t>phenological</w:t>
      </w:r>
      <w:proofErr w:type="spellEnd"/>
      <w:r w:rsidR="006937AD" w:rsidRPr="00F90E99">
        <w:rPr>
          <w:rFonts w:ascii="Times-Roman" w:hAnsi="Times-Roman" w:cs="Times-Roman"/>
          <w:kern w:val="0"/>
          <w:sz w:val="24"/>
          <w:szCs w:val="24"/>
        </w:rPr>
        <w:t xml:space="preserve"> phases and likewise the start, peak and end of the pollen season</w:t>
      </w:r>
      <w:r>
        <w:rPr>
          <w:rFonts w:ascii="Times-Roman" w:hAnsi="Times-Roman" w:cs="Times-Roman"/>
          <w:kern w:val="0"/>
          <w:sz w:val="24"/>
          <w:szCs w:val="24"/>
        </w:rPr>
        <w:t xml:space="preserve"> </w:t>
      </w:r>
      <w:r w:rsidR="006937AD" w:rsidRPr="00F90E99">
        <w:rPr>
          <w:rFonts w:ascii="Times-Roman" w:hAnsi="Times-Roman" w:cs="Times-Roman"/>
          <w:kern w:val="0"/>
          <w:sz w:val="24"/>
          <w:szCs w:val="24"/>
        </w:rPr>
        <w:t>or, given a greater number of independent variables, the day to day variability of the</w:t>
      </w:r>
      <w:r>
        <w:rPr>
          <w:rFonts w:ascii="Times-Roman" w:hAnsi="Times-Roman" w:cs="Times-Roman"/>
          <w:kern w:val="0"/>
          <w:sz w:val="24"/>
          <w:szCs w:val="24"/>
        </w:rPr>
        <w:t xml:space="preserve"> </w:t>
      </w:r>
      <w:r w:rsidR="006937AD" w:rsidRPr="00F90E99">
        <w:rPr>
          <w:rFonts w:ascii="Times-Roman" w:hAnsi="Times-Roman" w:cs="Times-Roman"/>
          <w:color w:val="000000"/>
          <w:kern w:val="0"/>
          <w:sz w:val="24"/>
          <w:szCs w:val="24"/>
        </w:rPr>
        <w:t xml:space="preserve">pollen counts. </w:t>
      </w:r>
      <w:proofErr w:type="spellStart"/>
      <w:r w:rsidR="006937AD" w:rsidRPr="00F90E99">
        <w:rPr>
          <w:rFonts w:ascii="Times-Roman" w:hAnsi="Times-Roman" w:cs="Times-Roman"/>
          <w:color w:val="000000"/>
          <w:kern w:val="0"/>
          <w:sz w:val="24"/>
          <w:szCs w:val="24"/>
        </w:rPr>
        <w:t>Phenological</w:t>
      </w:r>
      <w:proofErr w:type="spellEnd"/>
      <w:r w:rsidR="006937AD" w:rsidRPr="00F90E99">
        <w:rPr>
          <w:rFonts w:ascii="Times-Roman" w:hAnsi="Times-Roman" w:cs="Times-Roman"/>
          <w:color w:val="000000"/>
          <w:kern w:val="0"/>
          <w:sz w:val="24"/>
          <w:szCs w:val="24"/>
        </w:rPr>
        <w:t xml:space="preserve"> models will equally well predict the entry dates of</w:t>
      </w:r>
      <w:r>
        <w:rPr>
          <w:rFonts w:ascii="Times-Roman" w:hAnsi="Times-Roman" w:cs="Times-Roman"/>
          <w:color w:val="000000"/>
          <w:kern w:val="0"/>
          <w:sz w:val="24"/>
          <w:szCs w:val="24"/>
        </w:rPr>
        <w:t xml:space="preserve"> </w:t>
      </w:r>
      <w:proofErr w:type="spellStart"/>
      <w:r w:rsidR="006937AD" w:rsidRPr="00F90E99">
        <w:rPr>
          <w:rFonts w:ascii="Times-Roman" w:hAnsi="Times-Roman" w:cs="Times-Roman"/>
          <w:color w:val="000000"/>
          <w:kern w:val="0"/>
          <w:sz w:val="24"/>
          <w:szCs w:val="24"/>
        </w:rPr>
        <w:t>phenological</w:t>
      </w:r>
      <w:proofErr w:type="spellEnd"/>
      <w:r w:rsidR="006937AD" w:rsidRPr="00F90E99">
        <w:rPr>
          <w:rFonts w:ascii="Times-Roman" w:hAnsi="Times-Roman" w:cs="Times-Roman"/>
          <w:color w:val="000000"/>
          <w:kern w:val="0"/>
          <w:sz w:val="24"/>
          <w:szCs w:val="24"/>
        </w:rPr>
        <w:t xml:space="preserve"> phases as well as the start, peak and end of the pollen </w:t>
      </w:r>
      <w:r w:rsidR="00D012DD" w:rsidRPr="00F90E99">
        <w:rPr>
          <w:rFonts w:ascii="Times-Roman" w:hAnsi="Times-Roman" w:cs="Times-Roman"/>
          <w:color w:val="000000"/>
          <w:kern w:val="0"/>
          <w:sz w:val="24"/>
          <w:szCs w:val="24"/>
        </w:rPr>
        <w:t xml:space="preserve">season. </w:t>
      </w:r>
      <w:proofErr w:type="spellStart"/>
      <w:r w:rsidR="00D012DD" w:rsidRPr="00F90E99">
        <w:rPr>
          <w:rFonts w:ascii="Times-Roman" w:hAnsi="Times-Roman" w:cs="Times-Roman"/>
          <w:color w:val="000000"/>
          <w:kern w:val="0"/>
          <w:sz w:val="24"/>
          <w:szCs w:val="24"/>
        </w:rPr>
        <w:t>Phenological</w:t>
      </w:r>
      <w:proofErr w:type="spellEnd"/>
      <w:r w:rsidR="006937AD" w:rsidRPr="00F90E99">
        <w:rPr>
          <w:rFonts w:ascii="Times-Roman" w:hAnsi="Times-Roman" w:cs="Times-Roman"/>
          <w:color w:val="000000"/>
          <w:kern w:val="0"/>
          <w:sz w:val="24"/>
          <w:szCs w:val="24"/>
        </w:rPr>
        <w:t xml:space="preserve"> models are sometimes grouped into the class of process-</w:t>
      </w:r>
      <w:r w:rsidR="00D012DD" w:rsidRPr="00F90E99">
        <w:rPr>
          <w:rFonts w:ascii="Times-Roman" w:hAnsi="Times-Roman" w:cs="Times-Roman"/>
          <w:color w:val="000000"/>
          <w:kern w:val="0"/>
          <w:sz w:val="24"/>
          <w:szCs w:val="24"/>
        </w:rPr>
        <w:t>based models</w:t>
      </w:r>
      <w:ins w:id="145" w:author="Yong" w:date="2013-12-15T15:17:00Z">
        <w:r w:rsidR="00BF6767">
          <w:rPr>
            <w:rFonts w:ascii="Times-Roman" w:hAnsi="Times-Roman" w:cs="Times-Roman"/>
            <w:color w:val="000000"/>
            <w:kern w:val="0"/>
            <w:sz w:val="24"/>
            <w:szCs w:val="24"/>
          </w:rPr>
          <w:t xml:space="preserve"> </w:t>
        </w:r>
      </w:ins>
      <w:r w:rsidR="00592BD6">
        <w:rPr>
          <w:rFonts w:ascii="Times-Roman" w:hAnsi="Times-Roman" w:cs="Times-Roman"/>
          <w:color w:val="000000"/>
          <w:kern w:val="0"/>
          <w:sz w:val="24"/>
          <w:szCs w:val="24"/>
        </w:rPr>
        <w:fldChar w:fldCharType="begin"/>
      </w:r>
      <w:r>
        <w:rPr>
          <w:rFonts w:ascii="Times-Roman" w:hAnsi="Times-Roman" w:cs="Times-Roman"/>
          <w:color w:val="000000"/>
          <w:kern w:val="0"/>
          <w:sz w:val="24"/>
          <w:szCs w:val="24"/>
        </w:rPr>
        <w:instrText xml:space="preserve"> ADDIN EN.CITE &lt;EndNote&gt;&lt;Cite&gt;&lt;Author&gt;Chuine&lt;/Author&gt;&lt;Year&gt;2000&lt;/Year&gt;&lt;RecNum&gt;29&lt;/RecNum&gt;&lt;DisplayText&gt;(Chuine, Belmonte et al. 2000)&lt;/DisplayText&gt;&lt;record&gt;&lt;rec-number&gt;29&lt;/rec-number&gt;&lt;foreign-keys&gt;&lt;key app="EN" db-id="2dtzart979vtdiedr97v25sr9s5rt9vep9tt"&gt;29&lt;/key&gt;&lt;/foreign-keys&gt;&lt;ref-type name="Journal Article"&gt;17&lt;/ref-type&gt;&lt;contributors&gt;&lt;authors&gt;&lt;author&gt;Chuine, Isabelle&lt;/author&gt;&lt;author&gt;Belmonte, J&lt;/author&gt;&lt;author&gt;Mignot, Agnès&lt;/author&gt;&lt;/authors&gt;&lt;/contributors&gt;&lt;titles&gt;&lt;title&gt;A modelling analysis of the genetic variation of phenology between tree populations&lt;/title&gt;&lt;secondary-title&gt;Journal of Ecology&lt;/secondary-title&gt;&lt;/titles&gt;&lt;periodical&gt;&lt;full-title&gt;Journal of Ecology&lt;/full-title&gt;&lt;/periodical&gt;&lt;pages&gt;561-570&lt;/pages&gt;&lt;volume&gt;88&lt;/volume&gt;&lt;number&gt;4&lt;/number&gt;&lt;dates&gt;&lt;year&gt;2000&lt;/year&gt;&lt;/dates&gt;&lt;isbn&gt;1365-2745&lt;/isbn&gt;&lt;urls&gt;&lt;/urls&gt;&lt;/record&gt;&lt;/Cite&gt;&lt;/EndNote&gt;</w:instrText>
      </w:r>
      <w:r w:rsidR="00592BD6">
        <w:rPr>
          <w:rFonts w:ascii="Times-Roman" w:hAnsi="Times-Roman" w:cs="Times-Roman"/>
          <w:color w:val="000000"/>
          <w:kern w:val="0"/>
          <w:sz w:val="24"/>
          <w:szCs w:val="24"/>
        </w:rPr>
        <w:fldChar w:fldCharType="separate"/>
      </w:r>
      <w:r>
        <w:rPr>
          <w:rFonts w:ascii="Times-Roman" w:hAnsi="Times-Roman" w:cs="Times-Roman"/>
          <w:noProof/>
          <w:color w:val="000000"/>
          <w:kern w:val="0"/>
          <w:sz w:val="24"/>
          <w:szCs w:val="24"/>
        </w:rPr>
        <w:t>(</w:t>
      </w:r>
      <w:hyperlink w:anchor="_ENREF_8" w:tooltip="Chuine, 2000 #29" w:history="1">
        <w:r w:rsidR="00D12A6F">
          <w:rPr>
            <w:rFonts w:ascii="Times-Roman" w:hAnsi="Times-Roman" w:cs="Times-Roman"/>
            <w:noProof/>
            <w:color w:val="000000"/>
            <w:kern w:val="0"/>
            <w:sz w:val="24"/>
            <w:szCs w:val="24"/>
          </w:rPr>
          <w:t xml:space="preserve">Chuine, Belmonte et al. </w:t>
        </w:r>
        <w:r w:rsidR="00D12A6F">
          <w:rPr>
            <w:rFonts w:ascii="Times-Roman" w:hAnsi="Times-Roman" w:cs="Times-Roman"/>
            <w:noProof/>
            <w:color w:val="000000"/>
            <w:kern w:val="0"/>
            <w:sz w:val="24"/>
            <w:szCs w:val="24"/>
          </w:rPr>
          <w:lastRenderedPageBreak/>
          <w:t>2000</w:t>
        </w:r>
      </w:hyperlink>
      <w:r>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006937AD" w:rsidRPr="00F90E99">
        <w:rPr>
          <w:rFonts w:ascii="Times-Roman" w:hAnsi="Times-Roman" w:cs="Times-Roman"/>
          <w:color w:val="000000"/>
          <w:kern w:val="0"/>
          <w:sz w:val="24"/>
          <w:szCs w:val="24"/>
        </w:rPr>
        <w:t xml:space="preserve">, because they are built on assumptions rooted in experimental results </w:t>
      </w:r>
      <w:r w:rsidR="00D012DD" w:rsidRPr="00F90E99">
        <w:rPr>
          <w:rFonts w:ascii="Times-Roman" w:hAnsi="Times-Roman" w:cs="Times-Roman"/>
          <w:color w:val="000000"/>
          <w:kern w:val="0"/>
          <w:sz w:val="24"/>
          <w:szCs w:val="24"/>
        </w:rPr>
        <w:t>on plant</w:t>
      </w:r>
      <w:r w:rsidR="006937AD" w:rsidRPr="00F90E99">
        <w:rPr>
          <w:rFonts w:ascii="Times-Roman" w:hAnsi="Times-Roman" w:cs="Times-Roman"/>
          <w:color w:val="000000"/>
          <w:kern w:val="0"/>
          <w:sz w:val="24"/>
          <w:szCs w:val="24"/>
        </w:rPr>
        <w:t xml:space="preserve"> physiological responses to various environmental variables</w:t>
      </w:r>
      <w:ins w:id="146" w:author="LindaEve" w:date="2013-12-16T11:26:00Z">
        <w:r w:rsidR="00527DFA">
          <w:rPr>
            <w:rFonts w:ascii="Times-Roman" w:hAnsi="Times-Roman" w:cs="Times-Roman"/>
            <w:color w:val="000000"/>
            <w:kern w:val="0"/>
            <w:sz w:val="24"/>
            <w:szCs w:val="24"/>
          </w:rPr>
          <w:t xml:space="preserve">. </w:t>
        </w:r>
      </w:ins>
      <w:commentRangeStart w:id="147"/>
      <w:r w:rsidR="00B01DCC">
        <w:t xml:space="preserve"> </w:t>
      </w:r>
      <w:r w:rsidR="00ED3009" w:rsidRPr="00C01CDF">
        <w:t>Methods</w:t>
      </w:r>
      <w:commentRangeEnd w:id="147"/>
      <w:r w:rsidR="00527DFA">
        <w:rPr>
          <w:rStyle w:val="CommentReference"/>
        </w:rPr>
        <w:commentReference w:id="147"/>
      </w:r>
      <w:ins w:id="148" w:author="Yong" w:date="2013-12-15T15:17:00Z">
        <w:r w:rsidR="00BF6767">
          <w:t>.</w:t>
        </w:r>
      </w:ins>
      <w:commentRangeEnd w:id="144"/>
      <w:ins w:id="149" w:author="Yong" w:date="2013-12-15T15:18:00Z">
        <w:r w:rsidR="00BF6767">
          <w:rPr>
            <w:rStyle w:val="CommentReference"/>
          </w:rPr>
          <w:commentReference w:id="144"/>
        </w:r>
      </w:ins>
    </w:p>
    <w:p w:rsidR="00BF6767" w:rsidRDefault="000B5F14" w:rsidP="00BF6767">
      <w:pPr>
        <w:pStyle w:val="Heading2"/>
        <w:rPr>
          <w:rFonts w:ascii="Times New Roman" w:hAnsi="Times New Roman" w:cs="Times New Roman"/>
        </w:rPr>
      </w:pPr>
      <w:r w:rsidRPr="007E0204">
        <w:rPr>
          <w:rFonts w:ascii="Times New Roman" w:hAnsi="Times New Roman" w:cs="Times New Roman"/>
        </w:rPr>
        <w:t>Data Collection</w:t>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Section (Next)</w:instrText>
      </w:r>
      <w:r w:rsidR="008F3FF2">
        <w:fldChar w:fldCharType="begin"/>
      </w:r>
      <w:r w:rsidR="008F3FF2">
        <w:instrText xml:space="preserve"> SEQ MTEqn \r \h \* MERGEFORMAT </w:instrText>
      </w:r>
      <w:r w:rsidR="008F3FF2">
        <w:fldChar w:fldCharType="end"/>
      </w:r>
      <w:r w:rsidR="008F3FF2">
        <w:fldChar w:fldCharType="begin"/>
      </w:r>
      <w:r w:rsidR="008F3FF2">
        <w:instrText xml:space="preserve"> SEQ MTSec \h \* MERGEFORMAT </w:instrText>
      </w:r>
      <w:r w:rsidR="008F3FF2">
        <w:fldChar w:fldCharType="end"/>
      </w:r>
      <w:r w:rsidR="00592BD6">
        <w:rPr>
          <w:rFonts w:ascii="Times New Roman" w:hAnsi="Times New Roman" w:cs="Times New Roman"/>
        </w:rPr>
        <w:fldChar w:fldCharType="end"/>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8F3FF2">
        <w:fldChar w:fldCharType="begin"/>
      </w:r>
      <w:r w:rsidR="008F3FF2">
        <w:instrText xml:space="preserve"> SEQ MTEqn \r \h \* MERGEFORMAT </w:instrText>
      </w:r>
      <w:r w:rsidR="008F3FF2">
        <w:fldChar w:fldCharType="end"/>
      </w:r>
      <w:r w:rsidR="008F3FF2">
        <w:fldChar w:fldCharType="begin"/>
      </w:r>
      <w:r w:rsidR="008F3FF2">
        <w:instrText xml:space="preserve"> SEQ MTSec \r 1 \h \* MERGEFORMAT </w:instrText>
      </w:r>
      <w:r w:rsidR="008F3FF2">
        <w:fldChar w:fldCharType="end"/>
      </w:r>
      <w:r w:rsidR="008F3FF2">
        <w:fldChar w:fldCharType="begin"/>
      </w:r>
      <w:r w:rsidR="008F3FF2">
        <w:instrText xml:space="preserve"> SEQ MTChap \h \* MERGEFORMAT </w:instrText>
      </w:r>
      <w:r w:rsidR="008F3FF2">
        <w:fldChar w:fldCharType="end"/>
      </w:r>
      <w:r w:rsidR="00592BD6">
        <w:rPr>
          <w:rFonts w:ascii="Times New Roman" w:hAnsi="Times New Roman" w:cs="Times New Roman"/>
        </w:rPr>
        <w:fldChar w:fldCharType="end"/>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8F3FF2">
        <w:fldChar w:fldCharType="begin"/>
      </w:r>
      <w:r w:rsidR="008F3FF2">
        <w:instrText xml:space="preserve"> SEQ MTEqn \r \h \* MERGEFORMAT </w:instrText>
      </w:r>
      <w:r w:rsidR="008F3FF2">
        <w:fldChar w:fldCharType="end"/>
      </w:r>
      <w:r w:rsidR="008F3FF2">
        <w:fldChar w:fldCharType="begin"/>
      </w:r>
      <w:r w:rsidR="008F3FF2">
        <w:instrText xml:space="preserve"> SEQ MTSec \r 1 \h \* MERGEFORMAT </w:instrText>
      </w:r>
      <w:r w:rsidR="008F3FF2">
        <w:fldChar w:fldCharType="end"/>
      </w:r>
      <w:r w:rsidR="008F3FF2">
        <w:fldChar w:fldCharType="begin"/>
      </w:r>
      <w:r w:rsidR="008F3FF2">
        <w:instrText xml:space="preserve"> SEQ MTChap \h \* MERGEFORMAT </w:instrText>
      </w:r>
      <w:r w:rsidR="008F3FF2">
        <w:fldChar w:fldCharType="end"/>
      </w:r>
      <w:r w:rsidR="00592BD6">
        <w:rPr>
          <w:rFonts w:ascii="Times New Roman" w:hAnsi="Times New Roman" w:cs="Times New Roman"/>
        </w:rPr>
        <w:fldChar w:fldCharType="end"/>
      </w:r>
    </w:p>
    <w:p w:rsidR="00A55F7E" w:rsidRPr="00BF6767" w:rsidRDefault="00BF6767" w:rsidP="00BF6767">
      <w:pPr>
        <w:pStyle w:val="Heading3"/>
        <w:rPr>
          <w:sz w:val="32"/>
          <w:szCs w:val="32"/>
        </w:rPr>
      </w:pPr>
      <w:r>
        <w:t xml:space="preserve"> </w:t>
      </w:r>
      <w:r w:rsidR="00A55F7E" w:rsidRPr="00BF6767">
        <w:t xml:space="preserve">Pollen </w:t>
      </w:r>
      <w:del w:id="150" w:author="LindaEve" w:date="2013-12-16T11:41:00Z">
        <w:r w:rsidR="00A55F7E" w:rsidRPr="00BF6767" w:rsidDel="00E6786F">
          <w:delText xml:space="preserve">data </w:delText>
        </w:r>
      </w:del>
      <w:ins w:id="151" w:author="LindaEve" w:date="2013-12-16T11:41:00Z">
        <w:r w:rsidR="00E6786F">
          <w:t>D</w:t>
        </w:r>
        <w:r w:rsidR="00E6786F" w:rsidRPr="00BF6767">
          <w:t xml:space="preserve">ata </w:t>
        </w:r>
      </w:ins>
      <w:r w:rsidR="00A55F7E" w:rsidRPr="00BF6767">
        <w:t>Collection</w:t>
      </w:r>
    </w:p>
    <w:p w:rsidR="00A11063" w:rsidRDefault="008F7242" w:rsidP="00EA7CF8">
      <w:pPr>
        <w:autoSpaceDE w:val="0"/>
        <w:autoSpaceDN w:val="0"/>
        <w:adjustRightInd w:val="0"/>
        <w:snapToGrid w:val="0"/>
        <w:spacing w:line="480" w:lineRule="auto"/>
        <w:ind w:firstLineChars="300" w:firstLine="720"/>
        <w:contextualSpacing/>
        <w:mirrorIndents/>
        <w:jc w:val="left"/>
        <w:rPr>
          <w:rFonts w:ascii="Times New Roman" w:hAnsi="Times New Roman" w:cs="Times New Roman"/>
          <w:color w:val="000000"/>
          <w:sz w:val="24"/>
          <w:szCs w:val="24"/>
          <w:shd w:val="clear" w:color="auto" w:fill="FFFFFF"/>
        </w:rPr>
      </w:pPr>
      <w:r w:rsidRPr="00A55F7E">
        <w:rPr>
          <w:rFonts w:ascii="Times-Roman" w:hAnsi="Times-Roman" w:cs="Times-Roman"/>
          <w:kern w:val="0"/>
          <w:sz w:val="24"/>
          <w:szCs w:val="24"/>
        </w:rPr>
        <w:t xml:space="preserve">Observed airborne pollen data from </w:t>
      </w:r>
      <w:r w:rsidR="000E13F3" w:rsidRPr="00A55F7E">
        <w:rPr>
          <w:rFonts w:ascii="Times-Roman" w:hAnsi="Times-Roman" w:cs="Times-Roman"/>
          <w:kern w:val="0"/>
          <w:sz w:val="24"/>
          <w:szCs w:val="24"/>
        </w:rPr>
        <w:t xml:space="preserve">85 monitor </w:t>
      </w:r>
      <w:r w:rsidRPr="00A55F7E">
        <w:rPr>
          <w:rFonts w:ascii="Times-Roman" w:hAnsi="Times-Roman" w:cs="Times-Roman"/>
          <w:kern w:val="0"/>
          <w:sz w:val="24"/>
          <w:szCs w:val="24"/>
        </w:rPr>
        <w:t>stations from 1994</w:t>
      </w:r>
      <w:r w:rsidR="000E13F3" w:rsidRPr="00A55F7E">
        <w:rPr>
          <w:rFonts w:ascii="Times-Roman" w:hAnsi="Times-Roman" w:cs="Times-Roman"/>
          <w:kern w:val="0"/>
          <w:sz w:val="24"/>
          <w:szCs w:val="24"/>
        </w:rPr>
        <w:t xml:space="preserve"> </w:t>
      </w:r>
      <w:r w:rsidRPr="00A55F7E">
        <w:rPr>
          <w:rFonts w:ascii="Times-Roman" w:hAnsi="Times-Roman" w:cs="Times-Roman"/>
          <w:kern w:val="0"/>
          <w:sz w:val="24"/>
          <w:szCs w:val="24"/>
        </w:rPr>
        <w:t>to 201</w:t>
      </w:r>
      <w:r w:rsidR="000E13F3" w:rsidRPr="00A55F7E">
        <w:rPr>
          <w:rFonts w:ascii="Times-Roman" w:hAnsi="Times-Roman" w:cs="Times-Roman"/>
          <w:kern w:val="0"/>
          <w:sz w:val="24"/>
          <w:szCs w:val="24"/>
        </w:rPr>
        <w:t>0</w:t>
      </w:r>
      <w:r w:rsidRPr="00A55F7E">
        <w:rPr>
          <w:rFonts w:ascii="Times-Roman" w:hAnsi="Times-Roman" w:cs="Times-Roman"/>
          <w:kern w:val="0"/>
          <w:sz w:val="24"/>
          <w:szCs w:val="24"/>
        </w:rPr>
        <w:t xml:space="preserve"> at </w:t>
      </w:r>
      <w:r w:rsidR="000E13F3" w:rsidRPr="00A55F7E">
        <w:rPr>
          <w:rFonts w:ascii="Times-Roman" w:hAnsi="Times-Roman" w:cs="Times-Roman"/>
          <w:kern w:val="0"/>
          <w:sz w:val="24"/>
          <w:szCs w:val="24"/>
        </w:rPr>
        <w:t>nine different climates zones</w:t>
      </w:r>
      <w:del w:id="152" w:author="LindaEve" w:date="2013-12-16T11:26:00Z">
        <w:r w:rsidR="00FF4081" w:rsidDel="00527DFA">
          <w:rPr>
            <w:rFonts w:ascii="Times-Roman" w:hAnsi="Times-Roman" w:cs="Times-Roman"/>
            <w:kern w:val="0"/>
            <w:sz w:val="24"/>
            <w:szCs w:val="24"/>
          </w:rPr>
          <w:delText xml:space="preserve"> </w:delText>
        </w:r>
        <w:r w:rsidR="00B23D68" w:rsidDel="00527DFA">
          <w:rPr>
            <w:rFonts w:ascii="Times-Roman" w:hAnsi="Times-Roman" w:cs="Times-Roman"/>
            <w:kern w:val="0"/>
            <w:sz w:val="24"/>
            <w:szCs w:val="24"/>
          </w:rPr>
          <w:delText>(</w:delText>
        </w:r>
        <w:r w:rsidR="00592BD6" w:rsidDel="00527DFA">
          <w:rPr>
            <w:rFonts w:ascii="Times-Roman" w:hAnsi="Times-Roman" w:cs="Times-Roman"/>
            <w:kern w:val="0"/>
            <w:sz w:val="24"/>
            <w:szCs w:val="24"/>
          </w:rPr>
          <w:fldChar w:fldCharType="begin"/>
        </w:r>
        <w:r w:rsidR="00B23D68" w:rsidDel="00527DFA">
          <w:rPr>
            <w:rFonts w:ascii="Times-Roman" w:hAnsi="Times-Roman" w:cs="Times-Roman"/>
            <w:kern w:val="0"/>
            <w:sz w:val="24"/>
            <w:szCs w:val="24"/>
          </w:rPr>
          <w:delInstrText xml:space="preserve"> REF _Ref374305588 \h </w:delInstrText>
        </w:r>
        <w:r w:rsidR="00592BD6" w:rsidDel="00527DFA">
          <w:rPr>
            <w:rFonts w:ascii="Times-Roman" w:hAnsi="Times-Roman" w:cs="Times-Roman"/>
            <w:kern w:val="0"/>
            <w:sz w:val="24"/>
            <w:szCs w:val="24"/>
          </w:rPr>
        </w:r>
        <w:r w:rsidR="00592BD6" w:rsidDel="00527DFA">
          <w:rPr>
            <w:rFonts w:ascii="Times-Roman" w:hAnsi="Times-Roman" w:cs="Times-Roman"/>
            <w:kern w:val="0"/>
            <w:sz w:val="24"/>
            <w:szCs w:val="24"/>
          </w:rPr>
          <w:fldChar w:fldCharType="separate"/>
        </w:r>
        <w:r w:rsidR="008F3FF2" w:rsidRPr="00E10779" w:rsidDel="00527DFA">
          <w:rPr>
            <w:sz w:val="24"/>
            <w:szCs w:val="24"/>
          </w:rPr>
          <w:delText xml:space="preserve">Figure </w:delText>
        </w:r>
        <w:r w:rsidR="008F3FF2" w:rsidDel="00527DFA">
          <w:rPr>
            <w:noProof/>
            <w:sz w:val="24"/>
            <w:szCs w:val="24"/>
          </w:rPr>
          <w:delText>4</w:delText>
        </w:r>
        <w:r w:rsidR="00592BD6" w:rsidDel="00527DFA">
          <w:rPr>
            <w:rFonts w:ascii="Times-Roman" w:hAnsi="Times-Roman" w:cs="Times-Roman"/>
            <w:kern w:val="0"/>
            <w:sz w:val="24"/>
            <w:szCs w:val="24"/>
          </w:rPr>
          <w:fldChar w:fldCharType="end"/>
        </w:r>
        <w:r w:rsidR="00B23D68" w:rsidDel="00527DFA">
          <w:rPr>
            <w:rFonts w:ascii="Times-Roman" w:hAnsi="Times-Roman" w:cs="Times-Roman"/>
            <w:kern w:val="0"/>
            <w:sz w:val="24"/>
            <w:szCs w:val="24"/>
          </w:rPr>
          <w:delText>)</w:delText>
        </w:r>
      </w:del>
      <w:r w:rsidR="00FF4081">
        <w:rPr>
          <w:rFonts w:ascii="Times-Roman" w:hAnsi="Times-Roman" w:cs="Times-Roman"/>
          <w:kern w:val="0"/>
          <w:sz w:val="24"/>
          <w:szCs w:val="24"/>
        </w:rPr>
        <w:t xml:space="preserve"> </w:t>
      </w:r>
      <w:r w:rsidR="000E13F3" w:rsidRPr="00A55F7E">
        <w:rPr>
          <w:rFonts w:ascii="Times-Roman" w:hAnsi="Times-Roman" w:cs="Times-Roman"/>
          <w:kern w:val="0"/>
          <w:sz w:val="24"/>
          <w:szCs w:val="24"/>
        </w:rPr>
        <w:t xml:space="preserve">in </w:t>
      </w:r>
      <w:r w:rsidRPr="00A55F7E">
        <w:rPr>
          <w:rFonts w:ascii="Times-Roman" w:hAnsi="Times-Roman" w:cs="Times-Roman"/>
          <w:kern w:val="0"/>
          <w:sz w:val="24"/>
          <w:szCs w:val="24"/>
        </w:rPr>
        <w:t>the US</w:t>
      </w:r>
      <w:ins w:id="153" w:author="LindaEve" w:date="2013-12-16T11:26:00Z">
        <w:r w:rsidR="00527DFA">
          <w:rPr>
            <w:rFonts w:ascii="Times-Roman" w:hAnsi="Times-Roman" w:cs="Times-Roman"/>
            <w:kern w:val="0"/>
            <w:sz w:val="24"/>
            <w:szCs w:val="24"/>
          </w:rPr>
          <w:t xml:space="preserve"> (</w:t>
        </w:r>
        <w:r w:rsidR="00527DFA">
          <w:rPr>
            <w:rFonts w:ascii="Times-Roman" w:hAnsi="Times-Roman" w:cs="Times-Roman"/>
            <w:kern w:val="0"/>
            <w:sz w:val="24"/>
            <w:szCs w:val="24"/>
          </w:rPr>
          <w:fldChar w:fldCharType="begin"/>
        </w:r>
        <w:r w:rsidR="00527DFA">
          <w:rPr>
            <w:rFonts w:ascii="Times-Roman" w:hAnsi="Times-Roman" w:cs="Times-Roman"/>
            <w:kern w:val="0"/>
            <w:sz w:val="24"/>
            <w:szCs w:val="24"/>
          </w:rPr>
          <w:instrText xml:space="preserve"> REF _Ref374305588 \h </w:instrText>
        </w:r>
        <w:r w:rsidR="00527DFA">
          <w:rPr>
            <w:rFonts w:ascii="Times-Roman" w:hAnsi="Times-Roman" w:cs="Times-Roman"/>
            <w:kern w:val="0"/>
            <w:sz w:val="24"/>
            <w:szCs w:val="24"/>
          </w:rPr>
        </w:r>
        <w:r w:rsidR="00527DFA">
          <w:rPr>
            <w:rFonts w:ascii="Times-Roman" w:hAnsi="Times-Roman" w:cs="Times-Roman"/>
            <w:kern w:val="0"/>
            <w:sz w:val="24"/>
            <w:szCs w:val="24"/>
          </w:rPr>
          <w:fldChar w:fldCharType="separate"/>
        </w:r>
        <w:r w:rsidR="00527DFA" w:rsidRPr="00E10779">
          <w:rPr>
            <w:sz w:val="24"/>
            <w:szCs w:val="24"/>
          </w:rPr>
          <w:t xml:space="preserve">Figure </w:t>
        </w:r>
        <w:r w:rsidR="00527DFA">
          <w:rPr>
            <w:noProof/>
            <w:sz w:val="24"/>
            <w:szCs w:val="24"/>
          </w:rPr>
          <w:t>4</w:t>
        </w:r>
        <w:r w:rsidR="00527DFA">
          <w:rPr>
            <w:rFonts w:ascii="Times-Roman" w:hAnsi="Times-Roman" w:cs="Times-Roman"/>
            <w:kern w:val="0"/>
            <w:sz w:val="24"/>
            <w:szCs w:val="24"/>
          </w:rPr>
          <w:fldChar w:fldCharType="end"/>
        </w:r>
        <w:r w:rsidR="00527DFA">
          <w:rPr>
            <w:rFonts w:ascii="Times-Roman" w:hAnsi="Times-Roman" w:cs="Times-Roman"/>
            <w:kern w:val="0"/>
            <w:sz w:val="24"/>
            <w:szCs w:val="24"/>
          </w:rPr>
          <w:t>)</w:t>
        </w:r>
      </w:ins>
      <w:r w:rsidRPr="00A55F7E">
        <w:rPr>
          <w:rFonts w:ascii="Times-Roman" w:hAnsi="Times-Roman" w:cs="Times-Roman"/>
          <w:kern w:val="0"/>
          <w:sz w:val="24"/>
          <w:szCs w:val="24"/>
        </w:rPr>
        <w:t xml:space="preserve"> were studied to examine</w:t>
      </w:r>
      <w:r w:rsidR="000E13F3" w:rsidRPr="00A55F7E">
        <w:rPr>
          <w:rFonts w:ascii="Times-Roman" w:hAnsi="Times-Roman" w:cs="Times-Roman"/>
          <w:kern w:val="0"/>
          <w:sz w:val="24"/>
          <w:szCs w:val="24"/>
        </w:rPr>
        <w:t xml:space="preserve"> </w:t>
      </w:r>
      <w:r w:rsidR="00CE34F8" w:rsidRPr="00A55F7E">
        <w:rPr>
          <w:rFonts w:ascii="Times-Roman" w:hAnsi="Times-Roman" w:cs="Times-Roman"/>
          <w:kern w:val="0"/>
          <w:sz w:val="24"/>
          <w:szCs w:val="24"/>
        </w:rPr>
        <w:t xml:space="preserve">the </w:t>
      </w:r>
      <w:r w:rsidR="00CE34F8">
        <w:rPr>
          <w:rFonts w:ascii="Times-Roman" w:hAnsi="Times-Roman" w:cs="Times-Roman"/>
          <w:kern w:val="0"/>
          <w:sz w:val="24"/>
          <w:szCs w:val="24"/>
        </w:rPr>
        <w:t>annual</w:t>
      </w:r>
      <w:r w:rsidRPr="00A55F7E">
        <w:rPr>
          <w:rFonts w:ascii="Times-Roman" w:hAnsi="Times-Roman" w:cs="Times-Roman"/>
          <w:kern w:val="0"/>
          <w:sz w:val="24"/>
          <w:szCs w:val="24"/>
        </w:rPr>
        <w:t xml:space="preserve"> mean and </w:t>
      </w:r>
      <w:r w:rsidR="00CE34F8" w:rsidRPr="00A55F7E">
        <w:rPr>
          <w:rFonts w:ascii="Times-Roman" w:hAnsi="Times-Roman" w:cs="Times-Roman"/>
          <w:kern w:val="0"/>
          <w:sz w:val="24"/>
          <w:szCs w:val="24"/>
        </w:rPr>
        <w:t>peak value</w:t>
      </w:r>
      <w:r w:rsidRPr="00A55F7E">
        <w:rPr>
          <w:rFonts w:ascii="Times-Roman" w:hAnsi="Times-Roman" w:cs="Times-Roman"/>
          <w:kern w:val="0"/>
          <w:sz w:val="24"/>
          <w:szCs w:val="24"/>
        </w:rPr>
        <w:t xml:space="preserve"> of daily concentration</w:t>
      </w:r>
      <w:r w:rsidR="00863BE3">
        <w:rPr>
          <w:rFonts w:ascii="Times-Roman" w:hAnsi="Times-Roman" w:cs="Times-Roman"/>
          <w:kern w:val="0"/>
          <w:sz w:val="24"/>
          <w:szCs w:val="24"/>
        </w:rPr>
        <w:t xml:space="preserve">s </w:t>
      </w:r>
      <w:r w:rsidR="000E13F3" w:rsidRPr="00A55F7E">
        <w:rPr>
          <w:rFonts w:ascii="Times-Roman" w:hAnsi="Times-Roman" w:cs="Times-Roman"/>
          <w:kern w:val="0"/>
          <w:sz w:val="24"/>
          <w:szCs w:val="24"/>
        </w:rPr>
        <w:t>of fi</w:t>
      </w:r>
      <w:r w:rsidR="00863BE3">
        <w:rPr>
          <w:rFonts w:ascii="Times-Roman" w:hAnsi="Times-Roman" w:cs="Times-Roman"/>
          <w:kern w:val="0"/>
          <w:sz w:val="24"/>
          <w:szCs w:val="24"/>
        </w:rPr>
        <w:t xml:space="preserve">ve different species of pollens </w:t>
      </w:r>
      <w:r w:rsidR="00CE34F8" w:rsidRPr="00A55F7E">
        <w:rPr>
          <w:rFonts w:ascii="Times-Roman" w:hAnsi="Times-Roman" w:cs="Times-Roman"/>
          <w:kern w:val="0"/>
          <w:sz w:val="24"/>
          <w:szCs w:val="24"/>
        </w:rPr>
        <w:t>(</w:t>
      </w:r>
      <w:r w:rsidR="00CE34F8">
        <w:rPr>
          <w:rFonts w:ascii="Times-Roman" w:hAnsi="Times-Roman" w:cs="Times-Roman"/>
          <w:kern w:val="0"/>
          <w:sz w:val="24"/>
          <w:szCs w:val="24"/>
        </w:rPr>
        <w:t>Ambrosia</w:t>
      </w:r>
      <w:r w:rsidR="000E13F3" w:rsidRPr="00A55F7E">
        <w:rPr>
          <w:rFonts w:ascii="Times-Roman" w:hAnsi="Times-Roman" w:cs="Times-Roman"/>
          <w:kern w:val="0"/>
          <w:sz w:val="24"/>
          <w:szCs w:val="24"/>
        </w:rPr>
        <w:t>,</w:t>
      </w:r>
      <w:r w:rsidR="00CE34F8">
        <w:rPr>
          <w:rFonts w:ascii="Times-Roman" w:hAnsi="Times-Roman" w:cs="Times-Roman"/>
          <w:kern w:val="0"/>
          <w:sz w:val="24"/>
          <w:szCs w:val="24"/>
        </w:rPr>
        <w:t xml:space="preserve"> </w:t>
      </w:r>
      <w:r w:rsidR="00CE34F8" w:rsidRPr="00A55F7E">
        <w:rPr>
          <w:rFonts w:ascii="Times-Roman" w:hAnsi="Times-Roman" w:cs="Times-Roman"/>
          <w:kern w:val="0"/>
          <w:sz w:val="24"/>
          <w:szCs w:val="24"/>
        </w:rPr>
        <w:t>Artemisia</w:t>
      </w:r>
      <w:r w:rsidR="000E13F3" w:rsidRPr="00A55F7E">
        <w:rPr>
          <w:rFonts w:ascii="Times-Roman" w:hAnsi="Times-Roman" w:cs="Times-Roman"/>
          <w:kern w:val="0"/>
          <w:sz w:val="24"/>
          <w:szCs w:val="24"/>
        </w:rPr>
        <w:t>,</w:t>
      </w:r>
      <w:r w:rsidR="00CE34F8">
        <w:rPr>
          <w:rFonts w:ascii="Times-Roman" w:hAnsi="Times-Roman" w:cs="Times-Roman"/>
          <w:kern w:val="0"/>
          <w:sz w:val="24"/>
          <w:szCs w:val="24"/>
        </w:rPr>
        <w:t xml:space="preserve"> </w:t>
      </w:r>
      <w:proofErr w:type="spellStart"/>
      <w:r w:rsidR="00CE34F8" w:rsidRPr="00A55F7E">
        <w:rPr>
          <w:rFonts w:ascii="Times-Roman" w:hAnsi="Times-Roman" w:cs="Times-Roman"/>
          <w:kern w:val="0"/>
          <w:sz w:val="24"/>
          <w:szCs w:val="24"/>
        </w:rPr>
        <w:t>Betula</w:t>
      </w:r>
      <w:proofErr w:type="spellEnd"/>
      <w:r w:rsidR="00CE34F8">
        <w:rPr>
          <w:rFonts w:ascii="Times-Roman" w:hAnsi="Times-Roman" w:cs="Times-Roman"/>
          <w:kern w:val="0"/>
          <w:sz w:val="24"/>
          <w:szCs w:val="24"/>
        </w:rPr>
        <w:t xml:space="preserve">, </w:t>
      </w:r>
      <w:proofErr w:type="spellStart"/>
      <w:r w:rsidR="00CE34F8">
        <w:rPr>
          <w:rFonts w:ascii="Times-Roman" w:hAnsi="Times-Roman" w:cs="Times-Roman"/>
          <w:kern w:val="0"/>
          <w:sz w:val="24"/>
          <w:szCs w:val="24"/>
        </w:rPr>
        <w:t>Gramineae</w:t>
      </w:r>
      <w:proofErr w:type="spellEnd"/>
      <w:r w:rsidR="000E13F3" w:rsidRPr="00A55F7E">
        <w:rPr>
          <w:rFonts w:ascii="Times-Roman" w:hAnsi="Times-Roman" w:cs="Times-Roman"/>
          <w:kern w:val="0"/>
          <w:sz w:val="24"/>
          <w:szCs w:val="24"/>
        </w:rPr>
        <w:t>,</w:t>
      </w:r>
      <w:r w:rsidR="00CE34F8">
        <w:rPr>
          <w:rFonts w:ascii="Times-Roman" w:hAnsi="Times-Roman" w:cs="Times-Roman"/>
          <w:kern w:val="0"/>
          <w:sz w:val="24"/>
          <w:szCs w:val="24"/>
        </w:rPr>
        <w:t xml:space="preserve"> </w:t>
      </w:r>
      <w:r w:rsidR="00CE34F8" w:rsidRPr="00A55F7E">
        <w:rPr>
          <w:rFonts w:ascii="Times-Roman" w:hAnsi="Times-Roman" w:cs="Times-Roman"/>
          <w:kern w:val="0"/>
          <w:sz w:val="24"/>
          <w:szCs w:val="24"/>
        </w:rPr>
        <w:t xml:space="preserve">and </w:t>
      </w:r>
      <w:proofErr w:type="spellStart"/>
      <w:r w:rsidR="00CE34F8" w:rsidRPr="00A55F7E">
        <w:rPr>
          <w:rFonts w:ascii="Times-Roman" w:hAnsi="Times-Roman" w:cs="Times-Roman"/>
          <w:kern w:val="0"/>
          <w:sz w:val="24"/>
          <w:szCs w:val="24"/>
        </w:rPr>
        <w:t>Quercus</w:t>
      </w:r>
      <w:proofErr w:type="spellEnd"/>
      <w:r w:rsidR="000E13F3" w:rsidRPr="00A55F7E">
        <w:rPr>
          <w:rFonts w:ascii="Times-Roman" w:hAnsi="Times-Roman" w:cs="Times-Roman"/>
          <w:kern w:val="0"/>
          <w:sz w:val="24"/>
          <w:szCs w:val="24"/>
        </w:rPr>
        <w:t>)</w:t>
      </w:r>
      <w:r w:rsidRPr="00A55F7E">
        <w:rPr>
          <w:rFonts w:ascii="Times-Roman" w:hAnsi="Times-Roman" w:cs="Times-Roman"/>
          <w:kern w:val="0"/>
          <w:sz w:val="24"/>
          <w:szCs w:val="24"/>
        </w:rPr>
        <w:t xml:space="preserve">. </w:t>
      </w:r>
      <w:del w:id="154" w:author="Yong" w:date="2013-12-15T15:35:00Z">
        <w:r w:rsidR="00CE34F8" w:rsidRPr="00A55F7E" w:rsidDel="00FF4081">
          <w:rPr>
            <w:rFonts w:ascii="Times-Roman" w:hAnsi="Times-Roman" w:cs="Times-Roman"/>
            <w:kern w:val="0"/>
            <w:sz w:val="24"/>
            <w:szCs w:val="24"/>
          </w:rPr>
          <w:delText>Time series</w:delText>
        </w:r>
      </w:del>
      <w:ins w:id="155" w:author="Yong" w:date="2013-12-15T15:35:00Z">
        <w:r w:rsidR="00FF4081">
          <w:rPr>
            <w:rFonts w:ascii="Times-Roman" w:hAnsi="Times-Roman" w:cs="Times-Roman"/>
            <w:kern w:val="0"/>
            <w:sz w:val="24"/>
            <w:szCs w:val="24"/>
          </w:rPr>
          <w:t>Regression</w:t>
        </w:r>
      </w:ins>
      <w:r w:rsidR="00011A64" w:rsidRPr="00A55F7E">
        <w:rPr>
          <w:rFonts w:ascii="Times-Roman" w:hAnsi="Times-Roman" w:cs="Times-Roman"/>
          <w:kern w:val="0"/>
          <w:sz w:val="24"/>
          <w:szCs w:val="24"/>
        </w:rPr>
        <w:t xml:space="preserve"> </w:t>
      </w:r>
      <w:del w:id="156" w:author="Yong" w:date="2013-12-15T15:35:00Z">
        <w:r w:rsidR="00011A64" w:rsidRPr="00A55F7E" w:rsidDel="00FF4081">
          <w:rPr>
            <w:rFonts w:ascii="Times-Roman" w:hAnsi="Times-Roman" w:cs="Times-Roman"/>
            <w:kern w:val="0"/>
            <w:sz w:val="24"/>
            <w:szCs w:val="24"/>
          </w:rPr>
          <w:delText xml:space="preserve">Analysis </w:delText>
        </w:r>
      </w:del>
      <w:ins w:id="157" w:author="Yong" w:date="2013-12-15T15:35:00Z">
        <w:r w:rsidR="00FF4081">
          <w:rPr>
            <w:rFonts w:ascii="Times-Roman" w:hAnsi="Times-Roman" w:cs="Times-Roman"/>
            <w:kern w:val="0"/>
            <w:sz w:val="24"/>
            <w:szCs w:val="24"/>
          </w:rPr>
          <w:t>a</w:t>
        </w:r>
        <w:r w:rsidR="00FF4081" w:rsidRPr="00A55F7E">
          <w:rPr>
            <w:rFonts w:ascii="Times-Roman" w:hAnsi="Times-Roman" w:cs="Times-Roman"/>
            <w:kern w:val="0"/>
            <w:sz w:val="24"/>
            <w:szCs w:val="24"/>
          </w:rPr>
          <w:t>nalys</w:t>
        </w:r>
        <w:r w:rsidR="00FF4081">
          <w:rPr>
            <w:rFonts w:ascii="Times-Roman" w:hAnsi="Times-Roman" w:cs="Times-Roman"/>
            <w:kern w:val="0"/>
            <w:sz w:val="24"/>
            <w:szCs w:val="24"/>
          </w:rPr>
          <w:t>e</w:t>
        </w:r>
        <w:r w:rsidR="00FF4081" w:rsidRPr="00A55F7E">
          <w:rPr>
            <w:rFonts w:ascii="Times-Roman" w:hAnsi="Times-Roman" w:cs="Times-Roman"/>
            <w:kern w:val="0"/>
            <w:sz w:val="24"/>
            <w:szCs w:val="24"/>
          </w:rPr>
          <w:t xml:space="preserve">s </w:t>
        </w:r>
      </w:ins>
      <w:r w:rsidR="00011A64" w:rsidRPr="00A55F7E">
        <w:rPr>
          <w:rFonts w:ascii="Times-Roman" w:hAnsi="Times-Roman" w:cs="Times-Roman"/>
          <w:kern w:val="0"/>
          <w:sz w:val="24"/>
          <w:szCs w:val="24"/>
        </w:rPr>
        <w:t>were used</w:t>
      </w:r>
      <w:r w:rsidRPr="00A55F7E">
        <w:rPr>
          <w:rFonts w:ascii="Times-Roman" w:hAnsi="Times-Roman" w:cs="Times-Roman"/>
          <w:kern w:val="0"/>
          <w:sz w:val="24"/>
          <w:szCs w:val="24"/>
        </w:rPr>
        <w:t xml:space="preserve"> to simulate start dates and season lengths of</w:t>
      </w:r>
      <w:r w:rsidR="005575CD" w:rsidRPr="00A55F7E">
        <w:rPr>
          <w:rFonts w:ascii="Times-Roman" w:hAnsi="Times-Roman" w:cs="Times-Roman"/>
          <w:kern w:val="0"/>
          <w:sz w:val="24"/>
          <w:szCs w:val="24"/>
        </w:rPr>
        <w:t xml:space="preserve"> these five different kinds of </w:t>
      </w:r>
      <w:r w:rsidRPr="00A55F7E">
        <w:rPr>
          <w:rFonts w:ascii="Times-Roman" w:hAnsi="Times-Roman" w:cs="Times-Roman"/>
          <w:kern w:val="0"/>
          <w:sz w:val="24"/>
          <w:szCs w:val="24"/>
        </w:rPr>
        <w:t xml:space="preserve">pollen for </w:t>
      </w:r>
      <w:r w:rsidR="005575CD" w:rsidRPr="00A55F7E">
        <w:rPr>
          <w:rFonts w:ascii="Times-Roman" w:hAnsi="Times-Roman" w:cs="Times-Roman"/>
          <w:kern w:val="0"/>
          <w:sz w:val="24"/>
          <w:szCs w:val="24"/>
        </w:rPr>
        <w:t>the 17 year</w:t>
      </w:r>
      <w:ins w:id="158" w:author="Yong" w:date="2013-12-15T15:36:00Z">
        <w:r w:rsidR="00FF4081">
          <w:rPr>
            <w:rFonts w:ascii="Times-Roman" w:hAnsi="Times-Roman" w:cs="Times-Roman"/>
            <w:kern w:val="0"/>
            <w:sz w:val="24"/>
            <w:szCs w:val="24"/>
          </w:rPr>
          <w:t>s’</w:t>
        </w:r>
      </w:ins>
      <w:r w:rsidR="005575CD" w:rsidRPr="00A55F7E">
        <w:rPr>
          <w:rFonts w:ascii="Times-Roman" w:hAnsi="Times-Roman" w:cs="Times-Roman"/>
          <w:kern w:val="0"/>
          <w:sz w:val="24"/>
          <w:szCs w:val="24"/>
        </w:rPr>
        <w:t xml:space="preserve"> </w:t>
      </w:r>
      <w:del w:id="159" w:author="Yong" w:date="2013-12-15T15:36:00Z">
        <w:r w:rsidR="005575CD" w:rsidRPr="00A55F7E" w:rsidDel="00FF4081">
          <w:rPr>
            <w:rFonts w:ascii="Times-Roman" w:hAnsi="Times-Roman" w:cs="Times-Roman"/>
            <w:kern w:val="0"/>
            <w:sz w:val="24"/>
            <w:szCs w:val="24"/>
          </w:rPr>
          <w:delText xml:space="preserve">length </w:delText>
        </w:r>
      </w:del>
      <w:r w:rsidR="005575CD" w:rsidRPr="00A55F7E">
        <w:rPr>
          <w:rFonts w:ascii="Times-Roman" w:hAnsi="Times-Roman" w:cs="Times-Roman"/>
          <w:kern w:val="0"/>
          <w:sz w:val="24"/>
          <w:szCs w:val="24"/>
        </w:rPr>
        <w:t>data in</w:t>
      </w:r>
      <w:r w:rsidRPr="00A55F7E">
        <w:rPr>
          <w:rFonts w:ascii="Times-Roman" w:hAnsi="Times-Roman" w:cs="Times-Roman"/>
          <w:kern w:val="0"/>
          <w:sz w:val="24"/>
          <w:szCs w:val="24"/>
        </w:rPr>
        <w:t xml:space="preserve"> </w:t>
      </w:r>
      <w:ins w:id="160" w:author="LindaEve" w:date="2013-12-16T11:27:00Z">
        <w:r w:rsidR="00527DFA">
          <w:rPr>
            <w:rFonts w:ascii="Times-Roman" w:hAnsi="Times-Roman" w:cs="Times-Roman"/>
            <w:kern w:val="0"/>
            <w:sz w:val="24"/>
            <w:szCs w:val="24"/>
          </w:rPr>
          <w:t xml:space="preserve">the </w:t>
        </w:r>
      </w:ins>
      <w:r w:rsidRPr="00A55F7E">
        <w:rPr>
          <w:rFonts w:ascii="Times-Roman" w:hAnsi="Times-Roman" w:cs="Times-Roman"/>
          <w:kern w:val="0"/>
          <w:sz w:val="24"/>
          <w:szCs w:val="24"/>
        </w:rPr>
        <w:t>contiguous US (</w:t>
      </w:r>
      <w:r w:rsidR="00863BE3">
        <w:rPr>
          <w:rFonts w:ascii="Times-Roman" w:hAnsi="Times-Roman" w:cs="Times-Roman"/>
          <w:kern w:val="0"/>
          <w:sz w:val="24"/>
          <w:szCs w:val="24"/>
        </w:rPr>
        <w:t xml:space="preserve">CONUS). </w:t>
      </w:r>
      <w:commentRangeStart w:id="161"/>
      <w:r w:rsidR="00863BE3">
        <w:rPr>
          <w:rFonts w:ascii="Times-Roman" w:hAnsi="Times-Roman" w:cs="Times-Roman"/>
          <w:kern w:val="0"/>
          <w:sz w:val="24"/>
          <w:szCs w:val="24"/>
        </w:rPr>
        <w:t xml:space="preserve">For most of the studied </w:t>
      </w:r>
      <w:r w:rsidR="00CE34F8" w:rsidRPr="00A55F7E">
        <w:rPr>
          <w:rFonts w:ascii="Times-Roman" w:hAnsi="Times-Roman" w:cs="Times-Roman"/>
          <w:kern w:val="0"/>
          <w:sz w:val="24"/>
          <w:szCs w:val="24"/>
        </w:rPr>
        <w:t>stations, comparison</w:t>
      </w:r>
      <w:r w:rsidRPr="00A55F7E">
        <w:rPr>
          <w:rFonts w:ascii="Times-Roman" w:hAnsi="Times-Roman" w:cs="Times-Roman"/>
          <w:kern w:val="0"/>
          <w:sz w:val="24"/>
          <w:szCs w:val="24"/>
        </w:rPr>
        <w:t xml:space="preserve"> of mean pollen indices between the </w:t>
      </w:r>
      <w:r w:rsidR="00CE34F8" w:rsidRPr="00A55F7E">
        <w:rPr>
          <w:rFonts w:ascii="Times-Roman" w:hAnsi="Times-Roman" w:cs="Times-Roman"/>
          <w:kern w:val="0"/>
          <w:sz w:val="24"/>
          <w:szCs w:val="24"/>
        </w:rPr>
        <w:t>periods of</w:t>
      </w:r>
      <w:r w:rsidRPr="00A55F7E">
        <w:rPr>
          <w:rFonts w:ascii="Times-Roman" w:hAnsi="Times-Roman" w:cs="Times-Roman"/>
          <w:kern w:val="0"/>
          <w:sz w:val="24"/>
          <w:szCs w:val="24"/>
        </w:rPr>
        <w:t xml:space="preserve"> 1994–2000 and 2001–2011 showed that </w:t>
      </w:r>
      <w:r w:rsidR="00CE34F8">
        <w:rPr>
          <w:rFonts w:ascii="Times-Roman" w:hAnsi="Times-Roman" w:cs="Times-Roman"/>
          <w:kern w:val="0"/>
          <w:sz w:val="24"/>
          <w:szCs w:val="24"/>
        </w:rPr>
        <w:t xml:space="preserve">these five different </w:t>
      </w:r>
      <w:del w:id="162" w:author="LindaEve" w:date="2013-12-16T11:28:00Z">
        <w:r w:rsidR="00CE34F8" w:rsidDel="00527DFA">
          <w:rPr>
            <w:rFonts w:ascii="Times-Roman" w:hAnsi="Times-Roman" w:cs="Times-Roman"/>
            <w:kern w:val="0"/>
            <w:sz w:val="24"/>
            <w:szCs w:val="24"/>
          </w:rPr>
          <w:delText xml:space="preserve">species </w:delText>
        </w:r>
      </w:del>
      <w:r w:rsidR="00CE34F8">
        <w:rPr>
          <w:rFonts w:ascii="Times-Roman" w:hAnsi="Times-Roman" w:cs="Times-Roman"/>
          <w:kern w:val="0"/>
          <w:sz w:val="24"/>
          <w:szCs w:val="24"/>
        </w:rPr>
        <w:t>pollen</w:t>
      </w:r>
      <w:r w:rsidR="00CE34F8" w:rsidRPr="00A55F7E">
        <w:rPr>
          <w:rFonts w:ascii="Times-Roman" w:hAnsi="Times-Roman" w:cs="Times-Roman"/>
          <w:kern w:val="0"/>
          <w:sz w:val="24"/>
          <w:szCs w:val="24"/>
        </w:rPr>
        <w:t xml:space="preserve"> </w:t>
      </w:r>
      <w:ins w:id="163" w:author="LindaEve" w:date="2013-12-16T11:28:00Z">
        <w:r w:rsidR="00527DFA">
          <w:rPr>
            <w:rFonts w:ascii="Times-Roman" w:hAnsi="Times-Roman" w:cs="Times-Roman"/>
            <w:kern w:val="0"/>
            <w:sz w:val="24"/>
            <w:szCs w:val="24"/>
          </w:rPr>
          <w:t xml:space="preserve">species </w:t>
        </w:r>
      </w:ins>
      <w:r w:rsidR="00CE34F8">
        <w:rPr>
          <w:rFonts w:ascii="Times-Roman" w:hAnsi="Times-Roman" w:cs="Times-Roman"/>
          <w:kern w:val="0"/>
          <w:sz w:val="24"/>
          <w:szCs w:val="24"/>
        </w:rPr>
        <w:t xml:space="preserve">were observed to </w:t>
      </w:r>
      <w:commentRangeStart w:id="164"/>
      <w:r w:rsidR="00CE34F8">
        <w:rPr>
          <w:rFonts w:ascii="Times-Roman" w:hAnsi="Times-Roman" w:cs="Times-Roman"/>
          <w:kern w:val="0"/>
          <w:sz w:val="24"/>
          <w:szCs w:val="24"/>
        </w:rPr>
        <w:t>flower 1–</w:t>
      </w:r>
      <w:del w:id="165" w:author="Yong" w:date="2013-12-15T15:42:00Z">
        <w:r w:rsidR="00CE34F8" w:rsidDel="00FF4081">
          <w:rPr>
            <w:rFonts w:ascii="Times-Roman" w:hAnsi="Times-Roman" w:cs="Times-Roman"/>
            <w:kern w:val="0"/>
            <w:sz w:val="24"/>
            <w:szCs w:val="24"/>
          </w:rPr>
          <w:delText>3</w:delText>
        </w:r>
        <w:r w:rsidRPr="00A55F7E" w:rsidDel="00FF4081">
          <w:rPr>
            <w:rFonts w:ascii="Times-Roman" w:hAnsi="Times-Roman" w:cs="Times-Roman"/>
            <w:kern w:val="0"/>
            <w:sz w:val="24"/>
            <w:szCs w:val="24"/>
          </w:rPr>
          <w:delText xml:space="preserve"> </w:delText>
        </w:r>
      </w:del>
      <w:ins w:id="166" w:author="Yong" w:date="2013-12-15T15:42:00Z">
        <w:r w:rsidR="00FF4081">
          <w:rPr>
            <w:rFonts w:ascii="Times-Roman" w:hAnsi="Times-Roman" w:cs="Times-Roman"/>
            <w:kern w:val="0"/>
            <w:sz w:val="24"/>
            <w:szCs w:val="24"/>
          </w:rPr>
          <w:t>2</w:t>
        </w:r>
        <w:r w:rsidR="00FF4081" w:rsidRPr="00A55F7E">
          <w:rPr>
            <w:rFonts w:ascii="Times-Roman" w:hAnsi="Times-Roman" w:cs="Times-Roman"/>
            <w:kern w:val="0"/>
            <w:sz w:val="24"/>
            <w:szCs w:val="24"/>
          </w:rPr>
          <w:t xml:space="preserve"> </w:t>
        </w:r>
      </w:ins>
      <w:r w:rsidRPr="00A55F7E">
        <w:rPr>
          <w:rFonts w:ascii="Times-Roman" w:hAnsi="Times-Roman" w:cs="Times-Roman"/>
          <w:kern w:val="0"/>
          <w:sz w:val="24"/>
          <w:szCs w:val="24"/>
        </w:rPr>
        <w:t>weeks earlier; annual</w:t>
      </w:r>
      <w:r w:rsidR="005575CD" w:rsidRPr="00A55F7E">
        <w:rPr>
          <w:rFonts w:ascii="Times-Roman" w:hAnsi="Times-Roman" w:cs="Times-Roman"/>
          <w:kern w:val="0"/>
          <w:sz w:val="24"/>
          <w:szCs w:val="24"/>
        </w:rPr>
        <w:t xml:space="preserve"> </w:t>
      </w:r>
      <w:r w:rsidRPr="00A55F7E">
        <w:rPr>
          <w:rFonts w:ascii="Times-Roman" w:hAnsi="Times-Roman" w:cs="Times-Roman"/>
          <w:kern w:val="0"/>
          <w:sz w:val="24"/>
          <w:szCs w:val="24"/>
        </w:rPr>
        <w:t>mean and peak value of daily pollen concentrations tended</w:t>
      </w:r>
      <w:r w:rsidR="00A01E18" w:rsidRPr="00A55F7E">
        <w:rPr>
          <w:rFonts w:ascii="Times-Roman" w:hAnsi="Times-Roman" w:cs="Times-Roman"/>
          <w:kern w:val="0"/>
          <w:sz w:val="24"/>
          <w:szCs w:val="24"/>
        </w:rPr>
        <w:t xml:space="preserve"> </w:t>
      </w:r>
      <w:r w:rsidRPr="00A55F7E">
        <w:rPr>
          <w:rFonts w:ascii="Times-Roman" w:hAnsi="Times-Roman" w:cs="Times-Roman"/>
          <w:kern w:val="0"/>
          <w:sz w:val="24"/>
          <w:szCs w:val="24"/>
        </w:rPr>
        <w:t xml:space="preserve">to increase by </w:t>
      </w:r>
      <w:del w:id="167" w:author="Yong" w:date="2013-12-15T15:42:00Z">
        <w:r w:rsidR="00863BE3" w:rsidDel="00FF4081">
          <w:rPr>
            <w:rFonts w:ascii="Times-Roman" w:hAnsi="Times-Roman" w:cs="Times-Roman"/>
            <w:kern w:val="0"/>
            <w:sz w:val="24"/>
            <w:szCs w:val="24"/>
          </w:rPr>
          <w:delText>10</w:delText>
        </w:r>
      </w:del>
      <w:ins w:id="168" w:author="Yong" w:date="2013-12-15T15:42:00Z">
        <w:r w:rsidR="00FF4081">
          <w:rPr>
            <w:rFonts w:ascii="Times-Roman" w:hAnsi="Times-Roman" w:cs="Times-Roman"/>
            <w:kern w:val="0"/>
            <w:sz w:val="24"/>
            <w:szCs w:val="24"/>
          </w:rPr>
          <w:t>13</w:t>
        </w:r>
      </w:ins>
      <w:r w:rsidRPr="00A55F7E">
        <w:rPr>
          <w:rFonts w:ascii="Times-Roman" w:hAnsi="Times-Roman" w:cs="Times-Roman"/>
          <w:kern w:val="0"/>
          <w:sz w:val="24"/>
          <w:szCs w:val="24"/>
        </w:rPr>
        <w:t>.6 %–</w:t>
      </w:r>
      <w:r w:rsidR="00CE34F8">
        <w:rPr>
          <w:rFonts w:ascii="Times-Roman" w:hAnsi="Times-Roman" w:cs="Times-Roman"/>
          <w:kern w:val="0"/>
          <w:sz w:val="24"/>
          <w:szCs w:val="24"/>
        </w:rPr>
        <w:t>2</w:t>
      </w:r>
      <w:r w:rsidR="00863BE3">
        <w:rPr>
          <w:rFonts w:ascii="Times-Roman" w:hAnsi="Times-Roman" w:cs="Times-Roman"/>
          <w:kern w:val="0"/>
          <w:sz w:val="24"/>
          <w:szCs w:val="24"/>
        </w:rPr>
        <w:t>48</w:t>
      </w:r>
      <w:r w:rsidRPr="00A55F7E">
        <w:rPr>
          <w:rFonts w:ascii="Times-Roman" w:hAnsi="Times-Roman" w:cs="Times-Roman"/>
          <w:kern w:val="0"/>
          <w:sz w:val="24"/>
          <w:szCs w:val="24"/>
        </w:rPr>
        <w:t xml:space="preserve"> %.</w:t>
      </w:r>
      <w:commentRangeEnd w:id="164"/>
      <w:r w:rsidR="00FF4081">
        <w:rPr>
          <w:rStyle w:val="CommentReference"/>
        </w:rPr>
        <w:commentReference w:id="164"/>
      </w:r>
      <w:r w:rsidRPr="00A55F7E">
        <w:rPr>
          <w:rFonts w:ascii="Times-Roman" w:hAnsi="Times-Roman" w:cs="Times-Roman"/>
          <w:kern w:val="0"/>
          <w:sz w:val="24"/>
          <w:szCs w:val="24"/>
        </w:rPr>
        <w:t xml:space="preserve"> The observed pollen season</w:t>
      </w:r>
      <w:r w:rsidR="00A01E18" w:rsidRPr="00A55F7E">
        <w:rPr>
          <w:rFonts w:ascii="Times-Roman" w:hAnsi="Times-Roman" w:cs="Times-Roman"/>
          <w:kern w:val="0"/>
          <w:sz w:val="24"/>
          <w:szCs w:val="24"/>
        </w:rPr>
        <w:t xml:space="preserve"> </w:t>
      </w:r>
      <w:r w:rsidR="00863BE3">
        <w:rPr>
          <w:rFonts w:ascii="Times-Roman" w:hAnsi="Times-Roman" w:cs="Times-Roman"/>
          <w:kern w:val="0"/>
          <w:sz w:val="24"/>
          <w:szCs w:val="24"/>
        </w:rPr>
        <w:t xml:space="preserve">lengths varied </w:t>
      </w:r>
      <w:r w:rsidR="006D26A1" w:rsidRPr="00A55F7E">
        <w:rPr>
          <w:rFonts w:ascii="Times-Roman" w:hAnsi="Times-Roman" w:cs="Times-Roman"/>
          <w:kern w:val="0"/>
          <w:sz w:val="24"/>
          <w:szCs w:val="24"/>
        </w:rPr>
        <w:t>for</w:t>
      </w:r>
      <w:r w:rsidR="00863BE3">
        <w:rPr>
          <w:rFonts w:ascii="Times-Roman" w:hAnsi="Times-Roman" w:cs="Times-Roman"/>
          <w:kern w:val="0"/>
          <w:sz w:val="24"/>
          <w:szCs w:val="24"/>
        </w:rPr>
        <w:t xml:space="preserve"> </w:t>
      </w:r>
      <w:r w:rsidR="00CE34F8" w:rsidRPr="00A55F7E">
        <w:rPr>
          <w:rFonts w:ascii="Times-Roman" w:hAnsi="Times-Roman" w:cs="Times-Roman"/>
          <w:kern w:val="0"/>
          <w:sz w:val="24"/>
          <w:szCs w:val="24"/>
        </w:rPr>
        <w:t>Ambrosia</w:t>
      </w:r>
      <w:r w:rsidR="00CE34F8">
        <w:rPr>
          <w:rFonts w:ascii="Times-Roman" w:hAnsi="Times-Roman" w:cs="Times-Roman"/>
          <w:kern w:val="0"/>
          <w:sz w:val="24"/>
          <w:szCs w:val="24"/>
        </w:rPr>
        <w:t>, Artemisia,</w:t>
      </w:r>
      <w:r w:rsidR="00863BE3">
        <w:rPr>
          <w:rFonts w:ascii="Times-Roman" w:hAnsi="Times-Roman" w:cs="Times-Roman"/>
          <w:kern w:val="0"/>
          <w:sz w:val="24"/>
          <w:szCs w:val="24"/>
        </w:rPr>
        <w:t xml:space="preserve"> </w:t>
      </w:r>
      <w:proofErr w:type="spellStart"/>
      <w:r w:rsidR="00CE34F8" w:rsidRPr="00A55F7E">
        <w:rPr>
          <w:rFonts w:ascii="Times-Roman" w:hAnsi="Times-Roman" w:cs="Times-Roman"/>
          <w:kern w:val="0"/>
          <w:sz w:val="24"/>
          <w:szCs w:val="24"/>
        </w:rPr>
        <w:t>Betula</w:t>
      </w:r>
      <w:proofErr w:type="spellEnd"/>
      <w:r w:rsidR="00CE34F8">
        <w:rPr>
          <w:rFonts w:ascii="Times-Roman" w:hAnsi="Times-Roman" w:cs="Times-Roman"/>
          <w:kern w:val="0"/>
          <w:sz w:val="24"/>
          <w:szCs w:val="24"/>
        </w:rPr>
        <w:t xml:space="preserve">, </w:t>
      </w:r>
      <w:proofErr w:type="spellStart"/>
      <w:r w:rsidR="00CE34F8">
        <w:rPr>
          <w:rFonts w:ascii="Times-Roman" w:hAnsi="Times-Roman" w:cs="Times-Roman"/>
          <w:kern w:val="0"/>
          <w:sz w:val="24"/>
          <w:szCs w:val="24"/>
        </w:rPr>
        <w:t>Gramineae</w:t>
      </w:r>
      <w:proofErr w:type="spellEnd"/>
      <w:r w:rsidR="00A01E18" w:rsidRPr="00A55F7E">
        <w:rPr>
          <w:rFonts w:ascii="Times-Roman" w:hAnsi="Times-Roman" w:cs="Times-Roman"/>
          <w:kern w:val="0"/>
          <w:sz w:val="24"/>
          <w:szCs w:val="24"/>
        </w:rPr>
        <w:t xml:space="preserve"> and </w:t>
      </w:r>
      <w:proofErr w:type="spellStart"/>
      <w:r w:rsidR="00A01E18" w:rsidRPr="00A55F7E">
        <w:rPr>
          <w:rFonts w:ascii="Times-Roman" w:hAnsi="Times-Roman" w:cs="Times-Roman"/>
          <w:kern w:val="0"/>
          <w:sz w:val="24"/>
          <w:szCs w:val="24"/>
        </w:rPr>
        <w:t>Quercus</w:t>
      </w:r>
      <w:proofErr w:type="spellEnd"/>
      <w:r w:rsidR="00A01E18" w:rsidRPr="00A55F7E">
        <w:rPr>
          <w:rFonts w:ascii="Times-Roman" w:hAnsi="Times-Roman" w:cs="Times-Roman"/>
          <w:kern w:val="0"/>
          <w:sz w:val="24"/>
          <w:szCs w:val="24"/>
        </w:rPr>
        <w:t xml:space="preserve"> </w:t>
      </w:r>
      <w:r w:rsidRPr="00A55F7E">
        <w:rPr>
          <w:rFonts w:ascii="Times-Roman" w:hAnsi="Times-Roman" w:cs="Times-Roman"/>
          <w:kern w:val="0"/>
          <w:sz w:val="24"/>
          <w:szCs w:val="24"/>
        </w:rPr>
        <w:t>across the different</w:t>
      </w:r>
      <w:r w:rsidR="00A01E18" w:rsidRPr="00A55F7E">
        <w:rPr>
          <w:rFonts w:ascii="Times-Roman" w:hAnsi="Times-Roman" w:cs="Times-Roman"/>
          <w:kern w:val="0"/>
          <w:sz w:val="24"/>
          <w:szCs w:val="24"/>
        </w:rPr>
        <w:t xml:space="preserve"> </w:t>
      </w:r>
      <w:r w:rsidRPr="00A55F7E">
        <w:rPr>
          <w:rFonts w:ascii="Times-Roman" w:hAnsi="Times-Roman" w:cs="Times-Roman"/>
          <w:kern w:val="0"/>
          <w:sz w:val="24"/>
          <w:szCs w:val="24"/>
        </w:rPr>
        <w:t>monitoring stations</w:t>
      </w:r>
      <w:r w:rsidR="00A01E18" w:rsidRPr="00A55F7E">
        <w:rPr>
          <w:rFonts w:ascii="Times-Roman" w:hAnsi="Times-Roman" w:cs="Times-Roman"/>
          <w:kern w:val="0"/>
          <w:sz w:val="24"/>
          <w:szCs w:val="24"/>
        </w:rPr>
        <w:t xml:space="preserve"> in the United States</w:t>
      </w:r>
      <w:r w:rsidRPr="00A55F7E">
        <w:rPr>
          <w:rFonts w:ascii="Times-Roman" w:hAnsi="Times-Roman" w:cs="Times-Roman"/>
          <w:kern w:val="0"/>
          <w:sz w:val="24"/>
          <w:szCs w:val="24"/>
        </w:rPr>
        <w:t>. Optimum i</w:t>
      </w:r>
      <w:r w:rsidR="00EA7CF8">
        <w:rPr>
          <w:rFonts w:ascii="Times-Roman" w:hAnsi="Times-Roman" w:cs="Times-Roman"/>
          <w:kern w:val="0"/>
          <w:sz w:val="24"/>
          <w:szCs w:val="24"/>
        </w:rPr>
        <w:t>nitial date and base temperature</w:t>
      </w:r>
      <w:r w:rsidRPr="00A55F7E">
        <w:rPr>
          <w:rFonts w:ascii="Times-Roman" w:hAnsi="Times-Roman" w:cs="Times-Roman"/>
          <w:kern w:val="0"/>
          <w:sz w:val="24"/>
          <w:szCs w:val="24"/>
        </w:rPr>
        <w:t xml:space="preserve"> for start date was found to be </w:t>
      </w:r>
      <w:r w:rsidR="00727CBF">
        <w:rPr>
          <w:rFonts w:ascii="Times-Roman" w:hAnsi="Times-Roman" w:cs="Times-Roman"/>
          <w:kern w:val="0"/>
          <w:sz w:val="24"/>
          <w:szCs w:val="24"/>
        </w:rPr>
        <w:t>25</w:t>
      </w:r>
      <w:r w:rsidR="00727CBF" w:rsidRPr="00727CBF">
        <w:rPr>
          <w:rFonts w:ascii="Times-Roman" w:hAnsi="Times-Roman" w:cs="Times-Roman"/>
          <w:kern w:val="0"/>
          <w:sz w:val="24"/>
          <w:szCs w:val="24"/>
          <w:vertAlign w:val="superscript"/>
        </w:rPr>
        <w:t>th</w:t>
      </w:r>
      <w:r w:rsidR="00EA7CF8" w:rsidRPr="00EA7CF8">
        <w:rPr>
          <w:rFonts w:ascii="Times-Roman" w:hAnsi="Times-Roman" w:cs="Times-Roman"/>
          <w:kern w:val="0"/>
          <w:sz w:val="24"/>
          <w:szCs w:val="24"/>
        </w:rPr>
        <w:t xml:space="preserve"> July</w:t>
      </w:r>
      <w:r w:rsidR="003570B1">
        <w:rPr>
          <w:rFonts w:ascii="Times-Roman" w:hAnsi="Times-Roman" w:cs="Times-Roman"/>
          <w:kern w:val="0"/>
          <w:sz w:val="24"/>
          <w:szCs w:val="24"/>
        </w:rPr>
        <w:t xml:space="preserve"> </w:t>
      </w:r>
      <w:r w:rsidR="00EA7CF8" w:rsidRPr="00EA7CF8">
        <w:rPr>
          <w:rFonts w:ascii="Times-Roman" w:hAnsi="Times-Roman" w:cs="Times-Roman"/>
          <w:kern w:val="0"/>
          <w:sz w:val="24"/>
          <w:szCs w:val="24"/>
        </w:rPr>
        <w:t xml:space="preserve">for </w:t>
      </w:r>
      <w:r w:rsidR="003570B1" w:rsidRPr="00EA7CF8">
        <w:rPr>
          <w:rFonts w:ascii="Times-Roman" w:hAnsi="Times-Roman" w:cs="Times-Roman"/>
          <w:kern w:val="0"/>
          <w:sz w:val="24"/>
          <w:szCs w:val="24"/>
        </w:rPr>
        <w:t>Ambrosia</w:t>
      </w:r>
      <w:r w:rsidR="003570B1">
        <w:rPr>
          <w:rFonts w:ascii="Times-Roman" w:hAnsi="Times-Roman" w:cs="Times-Roman"/>
          <w:kern w:val="0"/>
          <w:sz w:val="24"/>
          <w:szCs w:val="24"/>
        </w:rPr>
        <w:t xml:space="preserve"> [</w:t>
      </w:r>
      <w:r w:rsidR="00592BD6">
        <w:rPr>
          <w:rFonts w:ascii="Times-Roman" w:hAnsi="Times-Roman" w:cs="Times-Roman"/>
          <w:kern w:val="0"/>
          <w:sz w:val="24"/>
          <w:szCs w:val="24"/>
        </w:rPr>
        <w:fldChar w:fldCharType="begin"/>
      </w:r>
      <w:r w:rsidR="003570B1">
        <w:rPr>
          <w:rFonts w:ascii="Times-Roman" w:hAnsi="Times-Roman" w:cs="Times-Roman"/>
          <w:kern w:val="0"/>
          <w:sz w:val="24"/>
          <w:szCs w:val="24"/>
        </w:rPr>
        <w:instrText xml:space="preserve"> REF _Ref374526417 \h </w:instrText>
      </w:r>
      <w:r w:rsidR="00592BD6">
        <w:rPr>
          <w:rFonts w:ascii="Times-Roman" w:hAnsi="Times-Roman" w:cs="Times-Roman"/>
          <w:kern w:val="0"/>
          <w:sz w:val="24"/>
          <w:szCs w:val="24"/>
        </w:rPr>
      </w:r>
      <w:r w:rsidR="00592BD6">
        <w:rPr>
          <w:rFonts w:ascii="Times-Roman" w:hAnsi="Times-Roman" w:cs="Times-Roman"/>
          <w:kern w:val="0"/>
          <w:sz w:val="24"/>
          <w:szCs w:val="24"/>
        </w:rPr>
        <w:fldChar w:fldCharType="separate"/>
      </w:r>
      <w:r w:rsidR="008F3FF2">
        <w:t xml:space="preserve">Figure </w:t>
      </w:r>
      <w:r w:rsidR="008F3FF2">
        <w:rPr>
          <w:noProof/>
        </w:rPr>
        <w:t>9</w:t>
      </w:r>
      <w:r w:rsidR="00592BD6">
        <w:rPr>
          <w:rFonts w:ascii="Times-Roman" w:hAnsi="Times-Roman" w:cs="Times-Roman"/>
          <w:kern w:val="0"/>
          <w:sz w:val="24"/>
          <w:szCs w:val="24"/>
        </w:rPr>
        <w:fldChar w:fldCharType="end"/>
      </w:r>
      <w:r w:rsidR="003570B1">
        <w:rPr>
          <w:rFonts w:ascii="Times-Roman" w:hAnsi="Times-Roman" w:cs="Times-Roman"/>
          <w:kern w:val="0"/>
          <w:sz w:val="24"/>
          <w:szCs w:val="24"/>
        </w:rPr>
        <w:t>]</w:t>
      </w:r>
      <w:del w:id="169" w:author="LindaEve" w:date="2013-12-16T11:29:00Z">
        <w:r w:rsidR="00EA7CF8" w:rsidRPr="00EA7CF8" w:rsidDel="00527DFA">
          <w:rPr>
            <w:rFonts w:ascii="Times-Roman" w:hAnsi="Times-Roman" w:cs="Times-Roman"/>
            <w:kern w:val="0"/>
            <w:sz w:val="24"/>
            <w:szCs w:val="24"/>
          </w:rPr>
          <w:delText xml:space="preserve">. </w:delText>
        </w:r>
        <w:r w:rsidR="003570B1" w:rsidDel="00527DFA">
          <w:rPr>
            <w:rFonts w:ascii="Times-Roman" w:hAnsi="Times-Roman" w:cs="Times-Roman"/>
            <w:kern w:val="0"/>
            <w:sz w:val="24"/>
            <w:szCs w:val="24"/>
          </w:rPr>
          <w:delText xml:space="preserve">The start data </w:delText>
        </w:r>
      </w:del>
      <w:ins w:id="170" w:author="LindaEve" w:date="2013-12-16T11:29:00Z">
        <w:r w:rsidR="00527DFA">
          <w:rPr>
            <w:rFonts w:ascii="Times-Roman" w:hAnsi="Times-Roman" w:cs="Times-Roman"/>
            <w:kern w:val="0"/>
            <w:sz w:val="24"/>
            <w:szCs w:val="24"/>
          </w:rPr>
          <w:t xml:space="preserve">, </w:t>
        </w:r>
        <w:r w:rsidR="00527DFA">
          <w:rPr>
            <w:rFonts w:ascii="Times-Roman" w:hAnsi="Times-Roman" w:cs="Times-Roman"/>
            <w:kern w:val="0"/>
            <w:sz w:val="24"/>
            <w:szCs w:val="24"/>
          </w:rPr>
          <w:t>11</w:t>
        </w:r>
        <w:r w:rsidR="00527DFA" w:rsidRPr="00727CBF">
          <w:rPr>
            <w:rFonts w:ascii="Times-Roman" w:hAnsi="Times-Roman" w:cs="Times-Roman"/>
            <w:kern w:val="0"/>
            <w:sz w:val="24"/>
            <w:szCs w:val="24"/>
            <w:vertAlign w:val="superscript"/>
          </w:rPr>
          <w:t>th</w:t>
        </w:r>
        <w:r w:rsidR="00527DFA">
          <w:rPr>
            <w:rFonts w:ascii="Times-Roman" w:hAnsi="Times-Roman" w:cs="Times-Roman"/>
            <w:kern w:val="0"/>
            <w:sz w:val="24"/>
            <w:szCs w:val="24"/>
          </w:rPr>
          <w:t xml:space="preserve"> April </w:t>
        </w:r>
      </w:ins>
      <w:r w:rsidR="003570B1">
        <w:rPr>
          <w:rFonts w:ascii="Times-Roman" w:hAnsi="Times-Roman" w:cs="Times-Roman"/>
          <w:kern w:val="0"/>
          <w:sz w:val="24"/>
          <w:szCs w:val="24"/>
        </w:rPr>
        <w:t>for Artemisia is</w:t>
      </w:r>
      <w:del w:id="171" w:author="LindaEve" w:date="2013-12-16T11:29:00Z">
        <w:r w:rsidR="003570B1" w:rsidDel="00527DFA">
          <w:rPr>
            <w:rFonts w:ascii="Times-Roman" w:hAnsi="Times-Roman" w:cs="Times-Roman"/>
            <w:kern w:val="0"/>
            <w:sz w:val="24"/>
            <w:szCs w:val="24"/>
          </w:rPr>
          <w:delText xml:space="preserve"> </w:delText>
        </w:r>
        <w:r w:rsidR="00727CBF" w:rsidDel="00527DFA">
          <w:rPr>
            <w:rFonts w:ascii="Times-Roman" w:hAnsi="Times-Roman" w:cs="Times-Roman"/>
            <w:kern w:val="0"/>
            <w:sz w:val="24"/>
            <w:szCs w:val="24"/>
          </w:rPr>
          <w:delText>11</w:delText>
        </w:r>
        <w:r w:rsidR="00727CBF" w:rsidRPr="00727CBF" w:rsidDel="00527DFA">
          <w:rPr>
            <w:rFonts w:ascii="Times-Roman" w:hAnsi="Times-Roman" w:cs="Times-Roman"/>
            <w:kern w:val="0"/>
            <w:sz w:val="24"/>
            <w:szCs w:val="24"/>
            <w:vertAlign w:val="superscript"/>
          </w:rPr>
          <w:delText>th</w:delText>
        </w:r>
        <w:r w:rsidR="00727CBF" w:rsidDel="00527DFA">
          <w:rPr>
            <w:rFonts w:ascii="Times-Roman" w:hAnsi="Times-Roman" w:cs="Times-Roman"/>
            <w:kern w:val="0"/>
            <w:sz w:val="24"/>
            <w:szCs w:val="24"/>
          </w:rPr>
          <w:delText xml:space="preserve"> April</w:delText>
        </w:r>
        <w:r w:rsidR="003570B1" w:rsidDel="00527DFA">
          <w:rPr>
            <w:rFonts w:ascii="Times-Roman" w:hAnsi="Times-Roman" w:cs="Times-Roman"/>
            <w:kern w:val="0"/>
            <w:sz w:val="24"/>
            <w:szCs w:val="24"/>
          </w:rPr>
          <w:delText xml:space="preserve"> </w:delText>
        </w:r>
      </w:del>
      <w:r w:rsidR="003570B1">
        <w:rPr>
          <w:rFonts w:ascii="Times-Roman" w:hAnsi="Times-Roman" w:cs="Times-Roman"/>
          <w:kern w:val="0"/>
          <w:sz w:val="24"/>
          <w:szCs w:val="24"/>
        </w:rPr>
        <w:t>[</w:t>
      </w:r>
      <w:r w:rsidR="00592BD6">
        <w:rPr>
          <w:rFonts w:ascii="Times-Roman" w:hAnsi="Times-Roman" w:cs="Times-Roman"/>
          <w:kern w:val="0"/>
          <w:sz w:val="24"/>
          <w:szCs w:val="24"/>
        </w:rPr>
        <w:fldChar w:fldCharType="begin"/>
      </w:r>
      <w:r w:rsidR="003570B1">
        <w:rPr>
          <w:rFonts w:ascii="Times-Roman" w:hAnsi="Times-Roman" w:cs="Times-Roman"/>
          <w:kern w:val="0"/>
          <w:sz w:val="24"/>
          <w:szCs w:val="24"/>
        </w:rPr>
        <w:instrText xml:space="preserve"> REF _Ref374526485 \h </w:instrText>
      </w:r>
      <w:r w:rsidR="00592BD6">
        <w:rPr>
          <w:rFonts w:ascii="Times-Roman" w:hAnsi="Times-Roman" w:cs="Times-Roman"/>
          <w:kern w:val="0"/>
          <w:sz w:val="24"/>
          <w:szCs w:val="24"/>
        </w:rPr>
      </w:r>
      <w:r w:rsidR="00592BD6">
        <w:rPr>
          <w:rFonts w:ascii="Times-Roman" w:hAnsi="Times-Roman" w:cs="Times-Roman"/>
          <w:kern w:val="0"/>
          <w:sz w:val="24"/>
          <w:szCs w:val="24"/>
        </w:rPr>
        <w:fldChar w:fldCharType="separate"/>
      </w:r>
      <w:r w:rsidR="008F3FF2">
        <w:t xml:space="preserve">Figure </w:t>
      </w:r>
      <w:r w:rsidR="008F3FF2">
        <w:rPr>
          <w:noProof/>
        </w:rPr>
        <w:t>10</w:t>
      </w:r>
      <w:r w:rsidR="00592BD6">
        <w:rPr>
          <w:rFonts w:ascii="Times-Roman" w:hAnsi="Times-Roman" w:cs="Times-Roman"/>
          <w:kern w:val="0"/>
          <w:sz w:val="24"/>
          <w:szCs w:val="24"/>
        </w:rPr>
        <w:fldChar w:fldCharType="end"/>
      </w:r>
      <w:r w:rsidR="003570B1">
        <w:rPr>
          <w:rFonts w:ascii="Times-Roman" w:hAnsi="Times-Roman" w:cs="Times-Roman"/>
          <w:kern w:val="0"/>
          <w:sz w:val="24"/>
          <w:szCs w:val="24"/>
        </w:rPr>
        <w:t>]</w:t>
      </w:r>
      <w:r w:rsidR="00EA7CF8">
        <w:rPr>
          <w:rFonts w:ascii="Times-Roman" w:hAnsi="Times-Roman" w:cs="Times-Roman"/>
          <w:kern w:val="0"/>
          <w:sz w:val="24"/>
          <w:szCs w:val="24"/>
        </w:rPr>
        <w:t xml:space="preserve">, </w:t>
      </w:r>
      <w:del w:id="172" w:author="LindaEve" w:date="2013-12-16T11:30:00Z">
        <w:r w:rsidR="003570B1" w:rsidDel="00527DFA">
          <w:rPr>
            <w:rFonts w:ascii="Times-Roman" w:hAnsi="Times-Roman" w:cs="Times-Roman"/>
            <w:kern w:val="0"/>
            <w:sz w:val="24"/>
            <w:szCs w:val="24"/>
          </w:rPr>
          <w:delText xml:space="preserve">the start data </w:delText>
        </w:r>
      </w:del>
      <w:ins w:id="173" w:author="LindaEve" w:date="2013-12-16T11:30:00Z">
        <w:r w:rsidR="00527DFA">
          <w:rPr>
            <w:rFonts w:ascii="Times-Roman" w:hAnsi="Times-Roman" w:cs="Times-Roman"/>
            <w:kern w:val="0"/>
            <w:sz w:val="24"/>
            <w:szCs w:val="24"/>
          </w:rPr>
          <w:t>29</w:t>
        </w:r>
        <w:r w:rsidR="00527DFA" w:rsidRPr="00727CBF">
          <w:rPr>
            <w:rFonts w:ascii="Times-Roman" w:hAnsi="Times-Roman" w:cs="Times-Roman"/>
            <w:kern w:val="0"/>
            <w:sz w:val="24"/>
            <w:szCs w:val="24"/>
            <w:vertAlign w:val="superscript"/>
          </w:rPr>
          <w:t>th</w:t>
        </w:r>
        <w:r w:rsidR="00527DFA">
          <w:rPr>
            <w:rFonts w:ascii="Times-Roman" w:hAnsi="Times-Roman" w:cs="Times-Roman"/>
            <w:kern w:val="0"/>
            <w:sz w:val="24"/>
            <w:szCs w:val="24"/>
          </w:rPr>
          <w:t xml:space="preserve"> March </w:t>
        </w:r>
      </w:ins>
      <w:r w:rsidR="003570B1">
        <w:rPr>
          <w:rFonts w:ascii="Times-Roman" w:hAnsi="Times-Roman" w:cs="Times-Roman"/>
          <w:kern w:val="0"/>
          <w:sz w:val="24"/>
          <w:szCs w:val="24"/>
        </w:rPr>
        <w:t xml:space="preserve">for </w:t>
      </w:r>
      <w:proofErr w:type="spellStart"/>
      <w:r w:rsidR="003570B1">
        <w:rPr>
          <w:rFonts w:ascii="Times-Roman" w:hAnsi="Times-Roman" w:cs="Times-Roman"/>
          <w:kern w:val="0"/>
          <w:sz w:val="24"/>
          <w:szCs w:val="24"/>
        </w:rPr>
        <w:t>Betula</w:t>
      </w:r>
      <w:proofErr w:type="spellEnd"/>
      <w:del w:id="174" w:author="LindaEve" w:date="2013-12-16T11:30:00Z">
        <w:r w:rsidR="003570B1" w:rsidDel="00527DFA">
          <w:rPr>
            <w:rFonts w:ascii="Times-Roman" w:hAnsi="Times-Roman" w:cs="Times-Roman"/>
            <w:kern w:val="0"/>
            <w:sz w:val="24"/>
            <w:szCs w:val="24"/>
          </w:rPr>
          <w:delText xml:space="preserve"> is</w:delText>
        </w:r>
      </w:del>
      <w:r w:rsidR="003570B1">
        <w:rPr>
          <w:rFonts w:ascii="Times-Roman" w:hAnsi="Times-Roman" w:cs="Times-Roman"/>
          <w:kern w:val="0"/>
          <w:sz w:val="24"/>
          <w:szCs w:val="24"/>
        </w:rPr>
        <w:t xml:space="preserve"> </w:t>
      </w:r>
      <w:del w:id="175" w:author="LindaEve" w:date="2013-12-16T11:30:00Z">
        <w:r w:rsidR="00655F1F" w:rsidDel="00527DFA">
          <w:rPr>
            <w:rFonts w:ascii="Times-Roman" w:hAnsi="Times-Roman" w:cs="Times-Roman"/>
            <w:kern w:val="0"/>
            <w:sz w:val="24"/>
            <w:szCs w:val="24"/>
          </w:rPr>
          <w:delText>29</w:delText>
        </w:r>
        <w:r w:rsidR="00727CBF" w:rsidRPr="00727CBF" w:rsidDel="00527DFA">
          <w:rPr>
            <w:rFonts w:ascii="Times-Roman" w:hAnsi="Times-Roman" w:cs="Times-Roman"/>
            <w:kern w:val="0"/>
            <w:sz w:val="24"/>
            <w:szCs w:val="24"/>
            <w:vertAlign w:val="superscript"/>
          </w:rPr>
          <w:delText>th</w:delText>
        </w:r>
        <w:r w:rsidR="003570B1" w:rsidDel="00527DFA">
          <w:rPr>
            <w:rFonts w:ascii="Times-Roman" w:hAnsi="Times-Roman" w:cs="Times-Roman"/>
            <w:kern w:val="0"/>
            <w:sz w:val="24"/>
            <w:szCs w:val="24"/>
          </w:rPr>
          <w:delText xml:space="preserve"> March </w:delText>
        </w:r>
      </w:del>
      <w:r w:rsidR="003570B1">
        <w:rPr>
          <w:rFonts w:ascii="Times-Roman" w:hAnsi="Times-Roman" w:cs="Times-Roman"/>
          <w:kern w:val="0"/>
          <w:sz w:val="24"/>
          <w:szCs w:val="24"/>
        </w:rPr>
        <w:t>[</w:t>
      </w:r>
      <w:r w:rsidR="00592BD6">
        <w:rPr>
          <w:rFonts w:ascii="Times-Roman" w:hAnsi="Times-Roman" w:cs="Times-Roman"/>
          <w:kern w:val="0"/>
          <w:sz w:val="24"/>
          <w:szCs w:val="24"/>
        </w:rPr>
        <w:fldChar w:fldCharType="begin"/>
      </w:r>
      <w:r w:rsidR="003570B1">
        <w:rPr>
          <w:rFonts w:ascii="Times-Roman" w:hAnsi="Times-Roman" w:cs="Times-Roman"/>
          <w:kern w:val="0"/>
          <w:sz w:val="24"/>
          <w:szCs w:val="24"/>
        </w:rPr>
        <w:instrText xml:space="preserve"> REF _Ref374526676 \h </w:instrText>
      </w:r>
      <w:r w:rsidR="00592BD6">
        <w:rPr>
          <w:rFonts w:ascii="Times-Roman" w:hAnsi="Times-Roman" w:cs="Times-Roman"/>
          <w:kern w:val="0"/>
          <w:sz w:val="24"/>
          <w:szCs w:val="24"/>
        </w:rPr>
      </w:r>
      <w:r w:rsidR="00592BD6">
        <w:rPr>
          <w:rFonts w:ascii="Times-Roman" w:hAnsi="Times-Roman" w:cs="Times-Roman"/>
          <w:kern w:val="0"/>
          <w:sz w:val="24"/>
          <w:szCs w:val="24"/>
        </w:rPr>
        <w:fldChar w:fldCharType="separate"/>
      </w:r>
      <w:r w:rsidR="008F3FF2">
        <w:t xml:space="preserve">Figure </w:t>
      </w:r>
      <w:r w:rsidR="008F3FF2">
        <w:rPr>
          <w:noProof/>
        </w:rPr>
        <w:t>11</w:t>
      </w:r>
      <w:r w:rsidR="00592BD6">
        <w:rPr>
          <w:rFonts w:ascii="Times-Roman" w:hAnsi="Times-Roman" w:cs="Times-Roman"/>
          <w:kern w:val="0"/>
          <w:sz w:val="24"/>
          <w:szCs w:val="24"/>
        </w:rPr>
        <w:fldChar w:fldCharType="end"/>
      </w:r>
      <w:r w:rsidR="003570B1">
        <w:rPr>
          <w:rFonts w:ascii="Times-Roman" w:hAnsi="Times-Roman" w:cs="Times-Roman"/>
          <w:kern w:val="0"/>
          <w:sz w:val="24"/>
          <w:szCs w:val="24"/>
        </w:rPr>
        <w:t>]</w:t>
      </w:r>
      <w:del w:id="176" w:author="LindaEve" w:date="2013-12-16T11:30:00Z">
        <w:r w:rsidR="003570B1" w:rsidDel="00527DFA">
          <w:rPr>
            <w:rFonts w:ascii="Times-Roman" w:hAnsi="Times-Roman" w:cs="Times-Roman"/>
            <w:kern w:val="0"/>
            <w:sz w:val="24"/>
            <w:szCs w:val="24"/>
          </w:rPr>
          <w:delText>. The start date</w:delText>
        </w:r>
      </w:del>
      <w:ins w:id="177" w:author="LindaEve" w:date="2013-12-16T11:30:00Z">
        <w:r w:rsidR="00527DFA">
          <w:rPr>
            <w:rFonts w:ascii="Times-Roman" w:hAnsi="Times-Roman" w:cs="Times-Roman"/>
            <w:kern w:val="0"/>
            <w:sz w:val="24"/>
            <w:szCs w:val="24"/>
          </w:rPr>
          <w:t>,</w:t>
        </w:r>
      </w:ins>
      <w:r w:rsidR="003570B1">
        <w:rPr>
          <w:rFonts w:ascii="Times-Roman" w:hAnsi="Times-Roman" w:cs="Times-Roman"/>
          <w:kern w:val="0"/>
          <w:sz w:val="24"/>
          <w:szCs w:val="24"/>
        </w:rPr>
        <w:t xml:space="preserve"> </w:t>
      </w:r>
      <w:ins w:id="178" w:author="LindaEve" w:date="2013-12-16T11:30:00Z">
        <w:r w:rsidR="00527DFA">
          <w:rPr>
            <w:rFonts w:ascii="Times-Roman" w:hAnsi="Times-Roman" w:cs="Times-Roman"/>
            <w:kern w:val="0"/>
            <w:sz w:val="24"/>
            <w:szCs w:val="24"/>
          </w:rPr>
          <w:t>28</w:t>
        </w:r>
        <w:r w:rsidR="00527DFA" w:rsidRPr="00727CBF">
          <w:rPr>
            <w:rFonts w:ascii="Times-Roman" w:hAnsi="Times-Roman" w:cs="Times-Roman"/>
            <w:kern w:val="0"/>
            <w:sz w:val="24"/>
            <w:szCs w:val="24"/>
            <w:vertAlign w:val="superscript"/>
          </w:rPr>
          <w:t>th</w:t>
        </w:r>
        <w:r w:rsidR="00527DFA">
          <w:rPr>
            <w:rFonts w:ascii="Times-Roman" w:hAnsi="Times-Roman" w:cs="Times-Roman"/>
            <w:kern w:val="0"/>
            <w:sz w:val="24"/>
            <w:szCs w:val="24"/>
          </w:rPr>
          <w:t xml:space="preserve"> April </w:t>
        </w:r>
      </w:ins>
      <w:r w:rsidR="003570B1">
        <w:rPr>
          <w:rFonts w:ascii="Times-Roman" w:hAnsi="Times-Roman" w:cs="Times-Roman"/>
          <w:kern w:val="0"/>
          <w:sz w:val="24"/>
          <w:szCs w:val="24"/>
        </w:rPr>
        <w:t xml:space="preserve">for </w:t>
      </w:r>
      <w:proofErr w:type="spellStart"/>
      <w:r w:rsidR="003570B1">
        <w:rPr>
          <w:rFonts w:ascii="Times-Roman" w:hAnsi="Times-Roman" w:cs="Times-Roman"/>
          <w:kern w:val="0"/>
          <w:sz w:val="24"/>
          <w:szCs w:val="24"/>
        </w:rPr>
        <w:t>Gramineae</w:t>
      </w:r>
      <w:proofErr w:type="spellEnd"/>
      <w:del w:id="179" w:author="LindaEve" w:date="2013-12-16T11:30:00Z">
        <w:r w:rsidR="003570B1" w:rsidDel="00527DFA">
          <w:rPr>
            <w:rFonts w:ascii="Times-Roman" w:hAnsi="Times-Roman" w:cs="Times-Roman"/>
            <w:kern w:val="0"/>
            <w:sz w:val="24"/>
            <w:szCs w:val="24"/>
          </w:rPr>
          <w:delText xml:space="preserve"> is</w:delText>
        </w:r>
      </w:del>
      <w:ins w:id="180" w:author="LindaEve" w:date="2013-12-16T11:30:00Z">
        <w:r w:rsidR="00527DFA">
          <w:rPr>
            <w:rFonts w:ascii="Times-Roman" w:hAnsi="Times-Roman" w:cs="Times-Roman"/>
            <w:kern w:val="0"/>
            <w:sz w:val="24"/>
            <w:szCs w:val="24"/>
          </w:rPr>
          <w:t xml:space="preserve"> </w:t>
        </w:r>
      </w:ins>
      <w:del w:id="181" w:author="LindaEve" w:date="2013-12-16T11:30:00Z">
        <w:r w:rsidR="003570B1" w:rsidDel="00527DFA">
          <w:rPr>
            <w:rFonts w:ascii="Times-Roman" w:hAnsi="Times-Roman" w:cs="Times-Roman"/>
            <w:kern w:val="0"/>
            <w:sz w:val="24"/>
            <w:szCs w:val="24"/>
          </w:rPr>
          <w:delText xml:space="preserve"> </w:delText>
        </w:r>
        <w:r w:rsidR="00727CBF" w:rsidDel="00527DFA">
          <w:rPr>
            <w:rFonts w:ascii="Times-Roman" w:hAnsi="Times-Roman" w:cs="Times-Roman"/>
            <w:kern w:val="0"/>
            <w:sz w:val="24"/>
            <w:szCs w:val="24"/>
          </w:rPr>
          <w:delText>28</w:delText>
        </w:r>
        <w:r w:rsidR="00727CBF" w:rsidRPr="00727CBF" w:rsidDel="00527DFA">
          <w:rPr>
            <w:rFonts w:ascii="Times-Roman" w:hAnsi="Times-Roman" w:cs="Times-Roman"/>
            <w:kern w:val="0"/>
            <w:sz w:val="24"/>
            <w:szCs w:val="24"/>
            <w:vertAlign w:val="superscript"/>
          </w:rPr>
          <w:delText>th</w:delText>
        </w:r>
        <w:r w:rsidR="00727CBF" w:rsidDel="00527DFA">
          <w:rPr>
            <w:rFonts w:ascii="Times-Roman" w:hAnsi="Times-Roman" w:cs="Times-Roman"/>
            <w:kern w:val="0"/>
            <w:sz w:val="24"/>
            <w:szCs w:val="24"/>
          </w:rPr>
          <w:delText xml:space="preserve"> April</w:delText>
        </w:r>
        <w:r w:rsidR="003570B1" w:rsidDel="00527DFA">
          <w:rPr>
            <w:rFonts w:ascii="Times-Roman" w:hAnsi="Times-Roman" w:cs="Times-Roman"/>
            <w:kern w:val="0"/>
            <w:sz w:val="24"/>
            <w:szCs w:val="24"/>
          </w:rPr>
          <w:delText xml:space="preserve"> </w:delText>
        </w:r>
      </w:del>
      <w:r w:rsidR="003570B1">
        <w:rPr>
          <w:rFonts w:ascii="Times-Roman" w:hAnsi="Times-Roman" w:cs="Times-Roman"/>
          <w:kern w:val="0"/>
          <w:sz w:val="24"/>
          <w:szCs w:val="24"/>
        </w:rPr>
        <w:t>[</w:t>
      </w:r>
      <w:r w:rsidR="00592BD6">
        <w:rPr>
          <w:rFonts w:ascii="Times-Roman" w:hAnsi="Times-Roman" w:cs="Times-Roman"/>
          <w:kern w:val="0"/>
          <w:sz w:val="24"/>
          <w:szCs w:val="24"/>
        </w:rPr>
        <w:fldChar w:fldCharType="begin"/>
      </w:r>
      <w:r w:rsidR="003570B1">
        <w:rPr>
          <w:rFonts w:ascii="Times-Roman" w:hAnsi="Times-Roman" w:cs="Times-Roman"/>
          <w:kern w:val="0"/>
          <w:sz w:val="24"/>
          <w:szCs w:val="24"/>
        </w:rPr>
        <w:instrText xml:space="preserve"> REF _Ref374526681 \h </w:instrText>
      </w:r>
      <w:r w:rsidR="00592BD6">
        <w:rPr>
          <w:rFonts w:ascii="Times-Roman" w:hAnsi="Times-Roman" w:cs="Times-Roman"/>
          <w:kern w:val="0"/>
          <w:sz w:val="24"/>
          <w:szCs w:val="24"/>
        </w:rPr>
      </w:r>
      <w:r w:rsidR="00592BD6">
        <w:rPr>
          <w:rFonts w:ascii="Times-Roman" w:hAnsi="Times-Roman" w:cs="Times-Roman"/>
          <w:kern w:val="0"/>
          <w:sz w:val="24"/>
          <w:szCs w:val="24"/>
        </w:rPr>
        <w:fldChar w:fldCharType="separate"/>
      </w:r>
      <w:r w:rsidR="008F3FF2">
        <w:t xml:space="preserve">Figure </w:t>
      </w:r>
      <w:r w:rsidR="008F3FF2">
        <w:rPr>
          <w:noProof/>
        </w:rPr>
        <w:t>12</w:t>
      </w:r>
      <w:r w:rsidR="00592BD6">
        <w:rPr>
          <w:rFonts w:ascii="Times-Roman" w:hAnsi="Times-Roman" w:cs="Times-Roman"/>
          <w:kern w:val="0"/>
          <w:sz w:val="24"/>
          <w:szCs w:val="24"/>
        </w:rPr>
        <w:fldChar w:fldCharType="end"/>
      </w:r>
      <w:r w:rsidR="003570B1">
        <w:rPr>
          <w:rFonts w:ascii="Times-Roman" w:hAnsi="Times-Roman" w:cs="Times-Roman"/>
          <w:kern w:val="0"/>
          <w:sz w:val="24"/>
          <w:szCs w:val="24"/>
        </w:rPr>
        <w:t>]</w:t>
      </w:r>
      <w:ins w:id="182" w:author="LindaEve" w:date="2013-12-16T11:30:00Z">
        <w:r w:rsidR="00527DFA">
          <w:rPr>
            <w:rFonts w:ascii="Times-Roman" w:hAnsi="Times-Roman" w:cs="Times-Roman"/>
            <w:kern w:val="0"/>
            <w:sz w:val="24"/>
            <w:szCs w:val="24"/>
          </w:rPr>
          <w:t xml:space="preserve">, and </w:t>
        </w:r>
        <w:r w:rsidR="00527DFA">
          <w:rPr>
            <w:rFonts w:ascii="Times-Roman" w:hAnsi="Times-Roman" w:cs="Times-Roman"/>
            <w:kern w:val="0"/>
            <w:sz w:val="24"/>
            <w:szCs w:val="24"/>
          </w:rPr>
          <w:t>22</w:t>
        </w:r>
        <w:r w:rsidR="00527DFA" w:rsidRPr="00727CBF">
          <w:rPr>
            <w:rFonts w:ascii="Times-Roman" w:hAnsi="Times-Roman" w:cs="Times-Roman"/>
            <w:kern w:val="0"/>
            <w:sz w:val="24"/>
            <w:szCs w:val="24"/>
            <w:vertAlign w:val="superscript"/>
          </w:rPr>
          <w:t>nd</w:t>
        </w:r>
        <w:r w:rsidR="00527DFA">
          <w:rPr>
            <w:rFonts w:ascii="Times-Roman" w:hAnsi="Times-Roman" w:cs="Times-Roman"/>
            <w:kern w:val="0"/>
            <w:sz w:val="24"/>
            <w:szCs w:val="24"/>
          </w:rPr>
          <w:t xml:space="preserve"> March</w:t>
        </w:r>
      </w:ins>
      <w:ins w:id="183" w:author="LindaEve" w:date="2013-12-16T11:31:00Z">
        <w:r w:rsidR="00527DFA">
          <w:rPr>
            <w:rFonts w:ascii="Times-Roman" w:hAnsi="Times-Roman" w:cs="Times-Roman"/>
            <w:kern w:val="0"/>
            <w:sz w:val="24"/>
            <w:szCs w:val="24"/>
          </w:rPr>
          <w:t xml:space="preserve"> </w:t>
        </w:r>
      </w:ins>
      <w:del w:id="184" w:author="LindaEve" w:date="2013-12-16T11:30:00Z">
        <w:r w:rsidR="00EA7CF8" w:rsidDel="00527DFA">
          <w:rPr>
            <w:rFonts w:ascii="Times-Roman" w:hAnsi="Times-Roman" w:cs="Times-Roman"/>
            <w:kern w:val="0"/>
            <w:sz w:val="24"/>
            <w:szCs w:val="24"/>
          </w:rPr>
          <w:delText xml:space="preserve"> </w:delText>
        </w:r>
        <w:r w:rsidR="003570B1" w:rsidDel="00527DFA">
          <w:rPr>
            <w:rFonts w:ascii="Times-Roman" w:hAnsi="Times-Roman" w:cs="Times-Roman"/>
            <w:kern w:val="0"/>
            <w:sz w:val="24"/>
            <w:szCs w:val="24"/>
          </w:rPr>
          <w:delText xml:space="preserve">.the start date </w:delText>
        </w:r>
      </w:del>
      <w:r w:rsidR="003570B1">
        <w:rPr>
          <w:rFonts w:ascii="Times-Roman" w:hAnsi="Times-Roman" w:cs="Times-Roman"/>
          <w:kern w:val="0"/>
          <w:sz w:val="24"/>
          <w:szCs w:val="24"/>
        </w:rPr>
        <w:t xml:space="preserve">for </w:t>
      </w:r>
      <w:proofErr w:type="spellStart"/>
      <w:r w:rsidR="003570B1">
        <w:rPr>
          <w:rFonts w:ascii="Times-Roman" w:hAnsi="Times-Roman" w:cs="Times-Roman"/>
          <w:kern w:val="0"/>
          <w:sz w:val="24"/>
          <w:szCs w:val="24"/>
        </w:rPr>
        <w:t>Quercus</w:t>
      </w:r>
      <w:proofErr w:type="spellEnd"/>
      <w:del w:id="185" w:author="LindaEve" w:date="2013-12-16T11:31:00Z">
        <w:r w:rsidR="003570B1" w:rsidDel="00527DFA">
          <w:rPr>
            <w:rFonts w:ascii="Times-Roman" w:hAnsi="Times-Roman" w:cs="Times-Roman"/>
            <w:kern w:val="0"/>
            <w:sz w:val="24"/>
            <w:szCs w:val="24"/>
          </w:rPr>
          <w:delText xml:space="preserve"> is </w:delText>
        </w:r>
      </w:del>
      <w:del w:id="186" w:author="LindaEve" w:date="2013-12-16T11:30:00Z">
        <w:r w:rsidR="00727CBF" w:rsidDel="00527DFA">
          <w:rPr>
            <w:rFonts w:ascii="Times-Roman" w:hAnsi="Times-Roman" w:cs="Times-Roman"/>
            <w:kern w:val="0"/>
            <w:sz w:val="24"/>
            <w:szCs w:val="24"/>
          </w:rPr>
          <w:delText>22</w:delText>
        </w:r>
        <w:r w:rsidR="00727CBF" w:rsidRPr="00727CBF" w:rsidDel="00527DFA">
          <w:rPr>
            <w:rFonts w:ascii="Times-Roman" w:hAnsi="Times-Roman" w:cs="Times-Roman"/>
            <w:kern w:val="0"/>
            <w:sz w:val="24"/>
            <w:szCs w:val="24"/>
            <w:vertAlign w:val="superscript"/>
          </w:rPr>
          <w:delText>nd</w:delText>
        </w:r>
        <w:r w:rsidR="00727CBF" w:rsidDel="00527DFA">
          <w:rPr>
            <w:rFonts w:ascii="Times-Roman" w:hAnsi="Times-Roman" w:cs="Times-Roman"/>
            <w:kern w:val="0"/>
            <w:sz w:val="24"/>
            <w:szCs w:val="24"/>
          </w:rPr>
          <w:delText xml:space="preserve"> March</w:delText>
        </w:r>
      </w:del>
      <w:del w:id="187" w:author="LindaEve" w:date="2013-12-16T11:31:00Z">
        <w:r w:rsidR="00727CBF" w:rsidDel="00527DFA">
          <w:rPr>
            <w:rFonts w:ascii="Times-Roman" w:hAnsi="Times-Roman" w:cs="Times-Roman"/>
            <w:kern w:val="0"/>
            <w:sz w:val="24"/>
            <w:szCs w:val="24"/>
          </w:rPr>
          <w:delText xml:space="preserve"> </w:delText>
        </w:r>
      </w:del>
      <w:ins w:id="188" w:author="LindaEve" w:date="2013-12-16T11:31:00Z">
        <w:r w:rsidR="00527DFA">
          <w:rPr>
            <w:rFonts w:ascii="Times-Roman" w:hAnsi="Times-Roman" w:cs="Times-Roman"/>
            <w:kern w:val="0"/>
            <w:sz w:val="24"/>
            <w:szCs w:val="24"/>
          </w:rPr>
          <w:t xml:space="preserve"> </w:t>
        </w:r>
      </w:ins>
      <w:r w:rsidR="003570B1">
        <w:rPr>
          <w:rFonts w:ascii="Times-Roman" w:hAnsi="Times-Roman" w:cs="Times-Roman"/>
          <w:kern w:val="0"/>
          <w:sz w:val="24"/>
          <w:szCs w:val="24"/>
        </w:rPr>
        <w:t>[</w:t>
      </w:r>
      <w:r w:rsidR="00592BD6">
        <w:rPr>
          <w:rFonts w:ascii="Times-Roman" w:hAnsi="Times-Roman" w:cs="Times-Roman"/>
          <w:kern w:val="0"/>
          <w:sz w:val="24"/>
          <w:szCs w:val="24"/>
        </w:rPr>
        <w:fldChar w:fldCharType="begin"/>
      </w:r>
      <w:r w:rsidR="003570B1">
        <w:rPr>
          <w:rFonts w:ascii="Times-Roman" w:hAnsi="Times-Roman" w:cs="Times-Roman"/>
          <w:kern w:val="0"/>
          <w:sz w:val="24"/>
          <w:szCs w:val="24"/>
        </w:rPr>
        <w:instrText xml:space="preserve"> REF _Ref374526692 \h </w:instrText>
      </w:r>
      <w:r w:rsidR="00592BD6">
        <w:rPr>
          <w:rFonts w:ascii="Times-Roman" w:hAnsi="Times-Roman" w:cs="Times-Roman"/>
          <w:kern w:val="0"/>
          <w:sz w:val="24"/>
          <w:szCs w:val="24"/>
        </w:rPr>
      </w:r>
      <w:r w:rsidR="00592BD6">
        <w:rPr>
          <w:rFonts w:ascii="Times-Roman" w:hAnsi="Times-Roman" w:cs="Times-Roman"/>
          <w:kern w:val="0"/>
          <w:sz w:val="24"/>
          <w:szCs w:val="24"/>
        </w:rPr>
        <w:fldChar w:fldCharType="separate"/>
      </w:r>
      <w:r w:rsidR="008F3FF2">
        <w:t xml:space="preserve">Figure </w:t>
      </w:r>
      <w:r w:rsidR="008F3FF2">
        <w:rPr>
          <w:noProof/>
        </w:rPr>
        <w:t>13</w:t>
      </w:r>
      <w:r w:rsidR="00592BD6">
        <w:rPr>
          <w:rFonts w:ascii="Times-Roman" w:hAnsi="Times-Roman" w:cs="Times-Roman"/>
          <w:kern w:val="0"/>
          <w:sz w:val="24"/>
          <w:szCs w:val="24"/>
        </w:rPr>
        <w:fldChar w:fldCharType="end"/>
      </w:r>
      <w:r w:rsidR="003570B1">
        <w:rPr>
          <w:rFonts w:ascii="Times-Roman" w:hAnsi="Times-Roman" w:cs="Times-Roman"/>
          <w:kern w:val="0"/>
          <w:sz w:val="24"/>
          <w:szCs w:val="24"/>
        </w:rPr>
        <w:t>]</w:t>
      </w:r>
      <w:del w:id="189" w:author="LindaEve" w:date="2013-12-16T11:31:00Z">
        <w:r w:rsidR="003570B1" w:rsidDel="00527DFA">
          <w:rPr>
            <w:rFonts w:ascii="Times-Roman" w:hAnsi="Times-Roman" w:cs="Times-Roman"/>
            <w:kern w:val="0"/>
            <w:sz w:val="24"/>
            <w:szCs w:val="24"/>
          </w:rPr>
          <w:delText>.</w:delText>
        </w:r>
        <w:r w:rsidR="00727CBF" w:rsidDel="00527DFA">
          <w:rPr>
            <w:rFonts w:ascii="Times-Roman" w:hAnsi="Times-Roman" w:cs="Times-Roman"/>
            <w:kern w:val="0"/>
            <w:sz w:val="24"/>
            <w:szCs w:val="24"/>
          </w:rPr>
          <w:delText>t</w:delText>
        </w:r>
      </w:del>
      <w:ins w:id="190" w:author="LindaEve" w:date="2013-12-16T11:31:00Z">
        <w:r w:rsidR="00527DFA">
          <w:rPr>
            <w:rFonts w:ascii="Times-Roman" w:hAnsi="Times-Roman" w:cs="Times-Roman"/>
            <w:kern w:val="0"/>
            <w:sz w:val="24"/>
            <w:szCs w:val="24"/>
          </w:rPr>
          <w:t>. T</w:t>
        </w:r>
      </w:ins>
      <w:r w:rsidR="00727CBF">
        <w:rPr>
          <w:rFonts w:ascii="Times-Roman" w:hAnsi="Times-Roman" w:cs="Times-Roman"/>
          <w:kern w:val="0"/>
          <w:sz w:val="24"/>
          <w:szCs w:val="24"/>
        </w:rPr>
        <w:t>he pollen season lasts roughly 3months for each species, respectively.</w:t>
      </w:r>
      <w:r w:rsidR="00727CBF" w:rsidRPr="00A55F7E">
        <w:rPr>
          <w:rFonts w:ascii="Times-Roman" w:hAnsi="Times-Roman" w:cs="Times-Roman"/>
          <w:kern w:val="0"/>
          <w:sz w:val="24"/>
          <w:szCs w:val="24"/>
        </w:rPr>
        <w:t xml:space="preserve"> Simulation</w:t>
      </w:r>
      <w:r w:rsidRPr="00A55F7E">
        <w:rPr>
          <w:rFonts w:ascii="Times-Roman" w:hAnsi="Times-Roman" w:cs="Times-Roman"/>
          <w:kern w:val="0"/>
          <w:sz w:val="24"/>
          <w:szCs w:val="24"/>
        </w:rPr>
        <w:t xml:space="preserve"> results indicate</w:t>
      </w:r>
      <w:del w:id="191" w:author="LindaEve" w:date="2013-12-16T11:31:00Z">
        <w:r w:rsidRPr="00A55F7E" w:rsidDel="00527DFA">
          <w:rPr>
            <w:rFonts w:ascii="Times-Roman" w:hAnsi="Times-Roman" w:cs="Times-Roman"/>
            <w:kern w:val="0"/>
            <w:sz w:val="24"/>
            <w:szCs w:val="24"/>
          </w:rPr>
          <w:delText>d</w:delText>
        </w:r>
      </w:del>
      <w:r w:rsidRPr="00A55F7E">
        <w:rPr>
          <w:rFonts w:ascii="Times-Roman" w:hAnsi="Times-Roman" w:cs="Times-Roman"/>
          <w:kern w:val="0"/>
          <w:sz w:val="24"/>
          <w:szCs w:val="24"/>
        </w:rPr>
        <w:t xml:space="preserve"> that responses of </w:t>
      </w:r>
      <w:r w:rsidR="00252D2B">
        <w:rPr>
          <w:rFonts w:ascii="Times-Roman" w:hAnsi="Times-Roman" w:cs="Times-Roman"/>
          <w:kern w:val="0"/>
          <w:sz w:val="24"/>
          <w:szCs w:val="24"/>
        </w:rPr>
        <w:t xml:space="preserve">these different kinds of </w:t>
      </w:r>
      <w:r w:rsidRPr="00A55F7E">
        <w:rPr>
          <w:rFonts w:ascii="Times-Roman" w:hAnsi="Times-Roman" w:cs="Times-Roman"/>
          <w:kern w:val="0"/>
          <w:sz w:val="24"/>
          <w:szCs w:val="24"/>
        </w:rPr>
        <w:t>po</w:t>
      </w:r>
      <w:r w:rsidR="00252D2B">
        <w:rPr>
          <w:rFonts w:ascii="Times-Roman" w:hAnsi="Times-Roman" w:cs="Times-Roman"/>
          <w:kern w:val="0"/>
          <w:sz w:val="24"/>
          <w:szCs w:val="24"/>
        </w:rPr>
        <w:t xml:space="preserve">llens </w:t>
      </w:r>
      <w:r w:rsidRPr="00A55F7E">
        <w:rPr>
          <w:rFonts w:ascii="Times-Roman" w:hAnsi="Times-Roman" w:cs="Times-Roman"/>
          <w:kern w:val="0"/>
          <w:sz w:val="24"/>
          <w:szCs w:val="24"/>
        </w:rPr>
        <w:t>to</w:t>
      </w:r>
      <w:r w:rsidR="00EA7CF8">
        <w:rPr>
          <w:rFonts w:ascii="Times-Roman" w:hAnsi="Times-Roman" w:cs="Times-Roman"/>
          <w:kern w:val="0"/>
          <w:sz w:val="24"/>
          <w:szCs w:val="24"/>
        </w:rPr>
        <w:t xml:space="preserve"> </w:t>
      </w:r>
      <w:r w:rsidR="00252D2B" w:rsidRPr="008F7242">
        <w:rPr>
          <w:rFonts w:ascii="Times New Roman" w:hAnsi="Times New Roman" w:cs="Times New Roman"/>
          <w:color w:val="000000"/>
          <w:sz w:val="24"/>
          <w:szCs w:val="24"/>
          <w:shd w:val="clear" w:color="auto" w:fill="FFFFFF"/>
        </w:rPr>
        <w:t>climate</w:t>
      </w:r>
      <w:r w:rsidR="00252D2B">
        <w:rPr>
          <w:rFonts w:ascii="Times New Roman" w:hAnsi="Times New Roman" w:cs="Times New Roman"/>
          <w:color w:val="000000"/>
          <w:sz w:val="24"/>
          <w:szCs w:val="24"/>
          <w:shd w:val="clear" w:color="auto" w:fill="FFFFFF"/>
        </w:rPr>
        <w:t xml:space="preserve"> </w:t>
      </w:r>
      <w:r w:rsidR="00252D2B" w:rsidRPr="008F7242">
        <w:rPr>
          <w:rFonts w:ascii="Times New Roman" w:hAnsi="Times New Roman" w:cs="Times New Roman"/>
          <w:color w:val="000000"/>
          <w:sz w:val="24"/>
          <w:szCs w:val="24"/>
          <w:shd w:val="clear" w:color="auto" w:fill="FFFFFF"/>
        </w:rPr>
        <w:t>are</w:t>
      </w:r>
      <w:r w:rsidRPr="008F7242">
        <w:rPr>
          <w:rFonts w:ascii="Times New Roman" w:hAnsi="Times New Roman" w:cs="Times New Roman"/>
          <w:color w:val="000000"/>
          <w:sz w:val="24"/>
          <w:szCs w:val="24"/>
          <w:shd w:val="clear" w:color="auto" w:fill="FFFFFF"/>
        </w:rPr>
        <w:t xml:space="preserve"> expected to vary for different </w:t>
      </w:r>
      <w:r w:rsidR="00252D2B" w:rsidRPr="008F7242">
        <w:rPr>
          <w:rFonts w:ascii="Times New Roman" w:hAnsi="Times New Roman" w:cs="Times New Roman"/>
          <w:color w:val="000000"/>
          <w:sz w:val="24"/>
          <w:szCs w:val="24"/>
          <w:shd w:val="clear" w:color="auto" w:fill="FFFFFF"/>
        </w:rPr>
        <w:t>regions.</w:t>
      </w:r>
      <w:r w:rsidR="00252D2B" w:rsidRPr="00713C12">
        <w:rPr>
          <w:rFonts w:ascii="Times New Roman" w:hAnsi="Times New Roman" w:cs="Times New Roman"/>
          <w:color w:val="000000"/>
          <w:sz w:val="24"/>
          <w:szCs w:val="24"/>
          <w:shd w:val="clear" w:color="auto" w:fill="FFFFFF"/>
        </w:rPr>
        <w:t xml:space="preserve"> Observed</w:t>
      </w:r>
      <w:r w:rsidR="007455B6" w:rsidRPr="00713C12">
        <w:rPr>
          <w:rFonts w:ascii="Times New Roman" w:hAnsi="Times New Roman" w:cs="Times New Roman"/>
          <w:color w:val="000000"/>
          <w:sz w:val="24"/>
          <w:szCs w:val="24"/>
          <w:shd w:val="clear" w:color="auto" w:fill="FFFFFF"/>
        </w:rPr>
        <w:t xml:space="preserve"> airborne pollen counts were obtained from monitoring stations of the American Academy of Allergy </w:t>
      </w:r>
      <w:r w:rsidR="007455B6" w:rsidRPr="00713C12">
        <w:rPr>
          <w:rFonts w:ascii="Times New Roman" w:hAnsi="Times New Roman" w:cs="Times New Roman"/>
          <w:color w:val="000000"/>
          <w:sz w:val="24"/>
          <w:szCs w:val="24"/>
          <w:shd w:val="clear" w:color="auto" w:fill="FFFFFF"/>
        </w:rPr>
        <w:lastRenderedPageBreak/>
        <w:t>Asthma and Immunology (AAAAI)</w:t>
      </w:r>
      <w:r w:rsidR="00E3130E" w:rsidRPr="00713C12">
        <w:rPr>
          <w:rFonts w:ascii="Times New Roman" w:hAnsi="Times New Roman" w:cs="Times New Roman"/>
          <w:color w:val="000000"/>
          <w:sz w:val="24"/>
          <w:szCs w:val="24"/>
          <w:shd w:val="clear" w:color="auto" w:fill="FFFFFF"/>
        </w:rPr>
        <w:t xml:space="preserve"> located in 9 different climate </w:t>
      </w:r>
      <w:r w:rsidR="00E10779">
        <w:rPr>
          <w:rFonts w:ascii="Times New Roman" w:hAnsi="Times New Roman" w:cs="Times New Roman"/>
          <w:color w:val="000000"/>
          <w:sz w:val="24"/>
          <w:szCs w:val="24"/>
          <w:shd w:val="clear" w:color="auto" w:fill="FFFFFF"/>
        </w:rPr>
        <w:t>regions</w:t>
      </w:r>
      <w:r w:rsidR="007455B6" w:rsidRPr="00713C12">
        <w:rPr>
          <w:rFonts w:ascii="Times New Roman" w:hAnsi="Times New Roman" w:cs="Times New Roman"/>
          <w:color w:val="000000"/>
          <w:sz w:val="24"/>
          <w:szCs w:val="24"/>
          <w:shd w:val="clear" w:color="auto" w:fill="FFFFFF"/>
        </w:rPr>
        <w:t xml:space="preserve">. The reported pollen data were classified only at the level of genus. Species under genus of </w:t>
      </w:r>
      <w:r w:rsidR="00252D2B" w:rsidRPr="00713C12">
        <w:rPr>
          <w:rFonts w:ascii="Times New Roman" w:hAnsi="Times New Roman" w:cs="Times New Roman"/>
          <w:color w:val="000000"/>
          <w:sz w:val="24"/>
          <w:szCs w:val="24"/>
          <w:shd w:val="clear" w:color="auto" w:fill="FFFFFF"/>
        </w:rPr>
        <w:t>Ambrosia</w:t>
      </w:r>
      <w:r w:rsidR="00A4649F" w:rsidRPr="00713C12">
        <w:rPr>
          <w:rFonts w:ascii="Times New Roman" w:hAnsi="Times New Roman" w:cs="Times New Roman"/>
          <w:color w:val="000000"/>
          <w:sz w:val="24"/>
          <w:szCs w:val="24"/>
          <w:shd w:val="clear" w:color="auto" w:fill="FFFFFF"/>
        </w:rPr>
        <w:t>,</w:t>
      </w:r>
      <w:r w:rsidR="00252D2B">
        <w:rPr>
          <w:rFonts w:ascii="Times New Roman" w:hAnsi="Times New Roman" w:cs="Times New Roman"/>
          <w:color w:val="000000"/>
          <w:sz w:val="24"/>
          <w:szCs w:val="24"/>
          <w:shd w:val="clear" w:color="auto" w:fill="FFFFFF"/>
        </w:rPr>
        <w:t xml:space="preserve"> </w:t>
      </w:r>
      <w:r w:rsidR="00A4649F" w:rsidRPr="00713C12">
        <w:rPr>
          <w:rFonts w:ascii="Times New Roman" w:hAnsi="Times New Roman" w:cs="Times New Roman"/>
          <w:color w:val="000000"/>
          <w:sz w:val="24"/>
          <w:szCs w:val="24"/>
          <w:shd w:val="clear" w:color="auto" w:fill="FFFFFF"/>
        </w:rPr>
        <w:t>Artemisia,</w:t>
      </w:r>
      <w:r w:rsidR="00252D2B">
        <w:rPr>
          <w:rFonts w:ascii="Times New Roman" w:hAnsi="Times New Roman" w:cs="Times New Roman"/>
          <w:color w:val="000000"/>
          <w:sz w:val="24"/>
          <w:szCs w:val="24"/>
          <w:shd w:val="clear" w:color="auto" w:fill="FFFFFF"/>
        </w:rPr>
        <w:t xml:space="preserve"> </w:t>
      </w:r>
      <w:proofErr w:type="spellStart"/>
      <w:r w:rsidR="00A4649F" w:rsidRPr="00713C12">
        <w:rPr>
          <w:rFonts w:ascii="Times New Roman" w:hAnsi="Times New Roman" w:cs="Times New Roman"/>
          <w:color w:val="000000"/>
          <w:sz w:val="24"/>
          <w:szCs w:val="24"/>
          <w:shd w:val="clear" w:color="auto" w:fill="FFFFFF"/>
        </w:rPr>
        <w:t>Betula</w:t>
      </w:r>
      <w:proofErr w:type="spellEnd"/>
      <w:r w:rsidR="00A4649F" w:rsidRPr="00713C12">
        <w:rPr>
          <w:rFonts w:ascii="Times New Roman" w:hAnsi="Times New Roman" w:cs="Times New Roman"/>
          <w:color w:val="000000"/>
          <w:sz w:val="24"/>
          <w:szCs w:val="24"/>
          <w:shd w:val="clear" w:color="auto" w:fill="FFFFFF"/>
        </w:rPr>
        <w:t>,</w:t>
      </w:r>
      <w:r w:rsidR="00252D2B">
        <w:rPr>
          <w:rFonts w:ascii="Times New Roman" w:hAnsi="Times New Roman" w:cs="Times New Roman"/>
          <w:color w:val="000000"/>
          <w:sz w:val="24"/>
          <w:szCs w:val="24"/>
          <w:shd w:val="clear" w:color="auto" w:fill="FFFFFF"/>
        </w:rPr>
        <w:t xml:space="preserve"> </w:t>
      </w:r>
      <w:proofErr w:type="spellStart"/>
      <w:r w:rsidR="00A4649F" w:rsidRPr="00713C12">
        <w:rPr>
          <w:rFonts w:ascii="Times New Roman" w:hAnsi="Times New Roman" w:cs="Times New Roman"/>
          <w:color w:val="000000"/>
          <w:sz w:val="24"/>
          <w:szCs w:val="24"/>
          <w:shd w:val="clear" w:color="auto" w:fill="FFFFFF"/>
        </w:rPr>
        <w:t>Gramineae</w:t>
      </w:r>
      <w:proofErr w:type="spellEnd"/>
      <w:r w:rsidR="00A4649F" w:rsidRPr="00713C12">
        <w:rPr>
          <w:rFonts w:ascii="Times New Roman" w:hAnsi="Times New Roman" w:cs="Times New Roman"/>
          <w:color w:val="000000"/>
          <w:sz w:val="24"/>
          <w:szCs w:val="24"/>
          <w:shd w:val="clear" w:color="auto" w:fill="FFFFFF"/>
        </w:rPr>
        <w:t xml:space="preserve"> </w:t>
      </w:r>
      <w:r w:rsidR="007455B6" w:rsidRPr="00713C12">
        <w:rPr>
          <w:rFonts w:ascii="Times New Roman" w:hAnsi="Times New Roman" w:cs="Times New Roman"/>
          <w:color w:val="000000"/>
          <w:sz w:val="24"/>
          <w:szCs w:val="24"/>
          <w:shd w:val="clear" w:color="auto" w:fill="FFFFFF"/>
        </w:rPr>
        <w:t xml:space="preserve">or </w:t>
      </w:r>
      <w:proofErr w:type="spellStart"/>
      <w:r w:rsidR="007455B6" w:rsidRPr="00713C12">
        <w:rPr>
          <w:rFonts w:ascii="Times New Roman" w:hAnsi="Times New Roman" w:cs="Times New Roman"/>
          <w:color w:val="000000"/>
          <w:sz w:val="24"/>
          <w:szCs w:val="24"/>
          <w:shd w:val="clear" w:color="auto" w:fill="FFFFFF"/>
        </w:rPr>
        <w:t>Quercus</w:t>
      </w:r>
      <w:proofErr w:type="spellEnd"/>
      <w:r w:rsidR="007455B6" w:rsidRPr="00713C12">
        <w:rPr>
          <w:rFonts w:ascii="Times New Roman" w:hAnsi="Times New Roman" w:cs="Times New Roman"/>
          <w:color w:val="000000"/>
          <w:sz w:val="24"/>
          <w:szCs w:val="24"/>
          <w:shd w:val="clear" w:color="auto" w:fill="FFFFFF"/>
        </w:rPr>
        <w:t xml:space="preserve"> were not </w:t>
      </w:r>
      <w:r w:rsidR="00252D2B" w:rsidRPr="00713C12">
        <w:rPr>
          <w:rFonts w:ascii="Times New Roman" w:hAnsi="Times New Roman" w:cs="Times New Roman"/>
          <w:color w:val="000000"/>
          <w:sz w:val="24"/>
          <w:szCs w:val="24"/>
          <w:shd w:val="clear" w:color="auto" w:fill="FFFFFF"/>
        </w:rPr>
        <w:t>differentiated.</w:t>
      </w:r>
      <w:r w:rsidR="00252D2B" w:rsidRPr="00C01CDF">
        <w:rPr>
          <w:rFonts w:ascii="Times New Roman" w:hAnsi="Times New Roman" w:cs="Times New Roman"/>
          <w:color w:val="000000"/>
          <w:sz w:val="24"/>
          <w:szCs w:val="24"/>
          <w:shd w:val="clear" w:color="auto" w:fill="FFFFFF"/>
        </w:rPr>
        <w:t xml:space="preserve"> Data</w:t>
      </w:r>
      <w:r w:rsidR="00D06CA9" w:rsidRPr="00C01CDF">
        <w:rPr>
          <w:rFonts w:ascii="Times New Roman" w:hAnsi="Times New Roman" w:cs="Times New Roman"/>
          <w:color w:val="000000"/>
          <w:sz w:val="24"/>
          <w:szCs w:val="24"/>
          <w:shd w:val="clear" w:color="auto" w:fill="FFFFFF"/>
        </w:rPr>
        <w:t xml:space="preserve"> used here are from </w:t>
      </w:r>
      <w:r w:rsidR="00E80556" w:rsidRPr="00C01CDF">
        <w:rPr>
          <w:rFonts w:ascii="Times New Roman" w:hAnsi="Times New Roman" w:cs="Times New Roman"/>
          <w:color w:val="000000"/>
          <w:sz w:val="24"/>
          <w:szCs w:val="24"/>
          <w:shd w:val="clear" w:color="auto" w:fill="FFFFFF"/>
        </w:rPr>
        <w:t xml:space="preserve">March to </w:t>
      </w:r>
      <w:r w:rsidR="00252D2B">
        <w:rPr>
          <w:rFonts w:ascii="Times New Roman" w:hAnsi="Times New Roman" w:cs="Times New Roman"/>
          <w:color w:val="000000"/>
          <w:sz w:val="24"/>
          <w:szCs w:val="24"/>
          <w:shd w:val="clear" w:color="auto" w:fill="FFFFFF"/>
        </w:rPr>
        <w:t>September</w:t>
      </w:r>
      <w:r w:rsidR="007C7189" w:rsidRPr="00C01CDF">
        <w:rPr>
          <w:rFonts w:ascii="Times New Roman" w:hAnsi="Times New Roman" w:cs="Times New Roman"/>
          <w:color w:val="000000"/>
          <w:sz w:val="24"/>
          <w:szCs w:val="24"/>
          <w:shd w:val="clear" w:color="auto" w:fill="FFFFFF"/>
        </w:rPr>
        <w:t>, which</w:t>
      </w:r>
      <w:r w:rsidR="00307B77" w:rsidRPr="00C01CDF">
        <w:rPr>
          <w:rFonts w:ascii="Times New Roman" w:hAnsi="Times New Roman" w:cs="Times New Roman"/>
          <w:color w:val="000000"/>
          <w:sz w:val="24"/>
          <w:szCs w:val="24"/>
          <w:shd w:val="clear" w:color="auto" w:fill="FFFFFF"/>
        </w:rPr>
        <w:t xml:space="preserve"> </w:t>
      </w:r>
      <w:r w:rsidR="009D0359">
        <w:rPr>
          <w:rFonts w:ascii="Times New Roman" w:hAnsi="Times New Roman" w:cs="Times New Roman"/>
          <w:color w:val="000000"/>
          <w:sz w:val="24"/>
          <w:szCs w:val="24"/>
          <w:shd w:val="clear" w:color="auto" w:fill="FFFFFF"/>
        </w:rPr>
        <w:t>covers all the pollen season for all kinds of pollen species discussed above</w:t>
      </w:r>
      <w:del w:id="192" w:author="LindaEve" w:date="2013-12-16T11:33:00Z">
        <w:r w:rsidR="00D06CA9" w:rsidRPr="00C01CDF" w:rsidDel="00527DFA">
          <w:rPr>
            <w:rFonts w:ascii="Times New Roman" w:hAnsi="Times New Roman" w:cs="Times New Roman"/>
            <w:color w:val="000000"/>
            <w:sz w:val="24"/>
            <w:szCs w:val="24"/>
            <w:shd w:val="clear" w:color="auto" w:fill="FFFFFF"/>
          </w:rPr>
          <w:delText>,</w:delText>
        </w:r>
        <w:r w:rsidR="00307B77" w:rsidRPr="00C01CDF" w:rsidDel="00527DFA">
          <w:rPr>
            <w:rFonts w:ascii="Times New Roman" w:hAnsi="Times New Roman" w:cs="Times New Roman"/>
            <w:color w:val="000000"/>
            <w:sz w:val="24"/>
            <w:szCs w:val="24"/>
            <w:shd w:val="clear" w:color="auto" w:fill="FFFFFF"/>
          </w:rPr>
          <w:delText xml:space="preserve"> </w:delText>
        </w:r>
        <w:r w:rsidR="00D06CA9" w:rsidRPr="00C01CDF" w:rsidDel="00527DFA">
          <w:rPr>
            <w:rFonts w:ascii="Times New Roman" w:hAnsi="Times New Roman" w:cs="Times New Roman"/>
            <w:color w:val="000000"/>
            <w:sz w:val="24"/>
            <w:szCs w:val="24"/>
            <w:shd w:val="clear" w:color="auto" w:fill="FFFFFF"/>
          </w:rPr>
          <w:delText>t</w:delText>
        </w:r>
      </w:del>
      <w:ins w:id="193" w:author="LindaEve" w:date="2013-12-16T11:33:00Z">
        <w:r w:rsidR="00527DFA">
          <w:rPr>
            <w:rFonts w:ascii="Times New Roman" w:hAnsi="Times New Roman" w:cs="Times New Roman"/>
            <w:color w:val="000000"/>
            <w:sz w:val="24"/>
            <w:szCs w:val="24"/>
            <w:shd w:val="clear" w:color="auto" w:fill="FFFFFF"/>
          </w:rPr>
          <w:t>. T</w:t>
        </w:r>
      </w:ins>
      <w:r w:rsidR="00D06CA9" w:rsidRPr="00C01CDF">
        <w:rPr>
          <w:rFonts w:ascii="Times New Roman" w:hAnsi="Times New Roman" w:cs="Times New Roman"/>
          <w:color w:val="000000"/>
          <w:sz w:val="24"/>
          <w:szCs w:val="24"/>
          <w:shd w:val="clear" w:color="auto" w:fill="FFFFFF"/>
        </w:rPr>
        <w:t xml:space="preserve">he </w:t>
      </w:r>
      <w:r w:rsidR="00252D2B">
        <w:rPr>
          <w:rFonts w:ascii="Times New Roman" w:hAnsi="Times New Roman" w:cs="Times New Roman"/>
          <w:color w:val="000000"/>
          <w:sz w:val="24"/>
          <w:szCs w:val="24"/>
          <w:shd w:val="clear" w:color="auto" w:fill="FFFFFF"/>
        </w:rPr>
        <w:t xml:space="preserve">spatial distribution </w:t>
      </w:r>
      <w:r w:rsidR="00307B77" w:rsidRPr="00C01CDF">
        <w:rPr>
          <w:rFonts w:ascii="Times New Roman" w:hAnsi="Times New Roman" w:cs="Times New Roman"/>
          <w:color w:val="000000"/>
          <w:sz w:val="24"/>
          <w:szCs w:val="24"/>
          <w:shd w:val="clear" w:color="auto" w:fill="FFFFFF"/>
        </w:rPr>
        <w:t xml:space="preserve">scenario </w:t>
      </w:r>
      <w:r w:rsidR="00A80D3E">
        <w:rPr>
          <w:rFonts w:ascii="Times New Roman" w:hAnsi="Times New Roman" w:cs="Times New Roman"/>
          <w:color w:val="000000"/>
          <w:sz w:val="24"/>
          <w:szCs w:val="24"/>
          <w:shd w:val="clear" w:color="auto" w:fill="FFFFFF"/>
        </w:rPr>
        <w:t xml:space="preserve">of </w:t>
      </w:r>
      <w:proofErr w:type="spellStart"/>
      <w:r w:rsidR="00A80D3E">
        <w:rPr>
          <w:rFonts w:ascii="Times New Roman" w:hAnsi="Times New Roman" w:cs="Times New Roman"/>
          <w:color w:val="000000"/>
          <w:sz w:val="24"/>
          <w:szCs w:val="24"/>
          <w:shd w:val="clear" w:color="auto" w:fill="FFFFFF"/>
        </w:rPr>
        <w:t>Betula</w:t>
      </w:r>
      <w:proofErr w:type="spellEnd"/>
      <w:r w:rsidR="00A80D3E">
        <w:rPr>
          <w:rFonts w:ascii="Times New Roman" w:hAnsi="Times New Roman" w:cs="Times New Roman"/>
          <w:color w:val="000000"/>
          <w:sz w:val="24"/>
          <w:szCs w:val="24"/>
          <w:shd w:val="clear" w:color="auto" w:fill="FFFFFF"/>
        </w:rPr>
        <w:t xml:space="preserve"> in 2004 </w:t>
      </w:r>
      <w:r w:rsidR="00D06CA9" w:rsidRPr="00C01CDF">
        <w:rPr>
          <w:rFonts w:ascii="Times New Roman" w:hAnsi="Times New Roman" w:cs="Times New Roman"/>
          <w:color w:val="000000"/>
          <w:sz w:val="24"/>
          <w:szCs w:val="24"/>
          <w:shd w:val="clear" w:color="auto" w:fill="FFFFFF"/>
        </w:rPr>
        <w:t>is displayed</w:t>
      </w:r>
      <w:r w:rsidR="00252D2B">
        <w:rPr>
          <w:rFonts w:ascii="Times New Roman" w:hAnsi="Times New Roman" w:cs="Times New Roman"/>
          <w:color w:val="000000"/>
          <w:sz w:val="24"/>
          <w:szCs w:val="24"/>
          <w:shd w:val="clear" w:color="auto" w:fill="FFFFFF"/>
        </w:rPr>
        <w:t xml:space="preserve"> as an example</w:t>
      </w:r>
      <w:del w:id="194" w:author="LindaEve" w:date="2013-12-16T11:32:00Z">
        <w:r w:rsidR="00252D2B" w:rsidRPr="00C01CDF" w:rsidDel="00527DFA">
          <w:rPr>
            <w:rFonts w:ascii="Times New Roman" w:hAnsi="Times New Roman" w:cs="Times New Roman"/>
            <w:color w:val="000000"/>
            <w:sz w:val="24"/>
            <w:szCs w:val="24"/>
            <w:shd w:val="clear" w:color="auto" w:fill="FFFFFF"/>
          </w:rPr>
          <w:delText>,</w:delText>
        </w:r>
      </w:del>
      <w:r w:rsidR="00252D2B" w:rsidRPr="00C01CDF">
        <w:rPr>
          <w:rFonts w:ascii="Times New Roman" w:hAnsi="Times New Roman" w:cs="Times New Roman"/>
          <w:color w:val="000000"/>
          <w:sz w:val="24"/>
          <w:szCs w:val="24"/>
          <w:shd w:val="clear" w:color="auto" w:fill="FFFFFF"/>
        </w:rPr>
        <w:t xml:space="preserve"> using</w:t>
      </w:r>
      <w:r w:rsidR="007C7189" w:rsidRPr="00C01CDF">
        <w:rPr>
          <w:rFonts w:ascii="Times New Roman" w:hAnsi="Times New Roman" w:cs="Times New Roman"/>
          <w:color w:val="000000"/>
          <w:sz w:val="24"/>
          <w:szCs w:val="24"/>
          <w:shd w:val="clear" w:color="auto" w:fill="FFFFFF"/>
        </w:rPr>
        <w:t xml:space="preserve"> VERDI. </w:t>
      </w:r>
      <w:commentRangeStart w:id="195"/>
      <w:r w:rsidR="007C7189" w:rsidRPr="00C01CDF">
        <w:rPr>
          <w:rFonts w:ascii="Times New Roman" w:hAnsi="Times New Roman" w:cs="Times New Roman"/>
          <w:color w:val="000000"/>
          <w:sz w:val="24"/>
          <w:szCs w:val="24"/>
          <w:shd w:val="clear" w:color="auto" w:fill="FFFFFF"/>
        </w:rPr>
        <w:t xml:space="preserve">We are using logarithm instead of linear to make the figure </w:t>
      </w:r>
      <w:r w:rsidR="00252D2B" w:rsidRPr="00C01CDF">
        <w:rPr>
          <w:rFonts w:ascii="Times New Roman" w:hAnsi="Times New Roman" w:cs="Times New Roman"/>
          <w:color w:val="000000"/>
          <w:sz w:val="24"/>
          <w:szCs w:val="24"/>
          <w:shd w:val="clear" w:color="auto" w:fill="FFFFFF"/>
        </w:rPr>
        <w:t>clearer</w:t>
      </w:r>
      <w:commentRangeEnd w:id="161"/>
      <w:r w:rsidR="00FF4081">
        <w:rPr>
          <w:rStyle w:val="CommentReference"/>
        </w:rPr>
        <w:commentReference w:id="161"/>
      </w:r>
      <w:ins w:id="196" w:author="Yong" w:date="2013-12-15T15:40:00Z">
        <w:r w:rsidR="00FF4081">
          <w:rPr>
            <w:rFonts w:ascii="Times New Roman" w:hAnsi="Times New Roman" w:cs="Times New Roman"/>
            <w:color w:val="000000"/>
            <w:sz w:val="24"/>
            <w:szCs w:val="24"/>
            <w:shd w:val="clear" w:color="auto" w:fill="FFFFFF"/>
          </w:rPr>
          <w:t>.</w:t>
        </w:r>
      </w:ins>
      <w:commentRangeEnd w:id="195"/>
      <w:r w:rsidR="00527DFA">
        <w:rPr>
          <w:rStyle w:val="CommentReference"/>
        </w:rPr>
        <w:commentReference w:id="195"/>
      </w:r>
      <w:r w:rsidR="007C7189" w:rsidRPr="00C01CDF">
        <w:rPr>
          <w:rFonts w:ascii="Times New Roman" w:hAnsi="Times New Roman" w:cs="Times New Roman"/>
          <w:color w:val="000000"/>
          <w:sz w:val="24"/>
          <w:szCs w:val="24"/>
          <w:shd w:val="clear" w:color="auto" w:fill="FFFFFF"/>
        </w:rPr>
        <w:t xml:space="preserve"> </w:t>
      </w:r>
    </w:p>
    <w:p w:rsidR="00E414B5" w:rsidRDefault="004E22CF" w:rsidP="00BF6767">
      <w:pPr>
        <w:pStyle w:val="Heading3"/>
      </w:pPr>
      <w:r>
        <w:t xml:space="preserve">Population </w:t>
      </w:r>
      <w:del w:id="197" w:author="LindaEve" w:date="2013-12-16T11:41:00Z">
        <w:r w:rsidDel="00E6786F">
          <w:delText xml:space="preserve">data </w:delText>
        </w:r>
      </w:del>
      <w:ins w:id="198" w:author="LindaEve" w:date="2013-12-16T11:41:00Z">
        <w:r w:rsidR="00E6786F">
          <w:t>D</w:t>
        </w:r>
        <w:r w:rsidR="00E6786F">
          <w:t xml:space="preserve">ata </w:t>
        </w:r>
      </w:ins>
      <w:r>
        <w:t>and Exposure Factor</w:t>
      </w:r>
      <w:ins w:id="199" w:author="LindaEve" w:date="2013-12-16T11:41:00Z">
        <w:r w:rsidR="00E6786F">
          <w:t>s</w:t>
        </w:r>
      </w:ins>
    </w:p>
    <w:p w:rsidR="004E22CF" w:rsidRDefault="004E22CF" w:rsidP="00FC15F6">
      <w:pPr>
        <w:spacing w:line="480" w:lineRule="auto"/>
        <w:ind w:firstLine="720"/>
        <w:rPr>
          <w:rFonts w:ascii="Times New Roman" w:hAnsi="Times New Roman" w:cs="Times New Roman"/>
          <w:color w:val="000000"/>
          <w:sz w:val="24"/>
          <w:szCs w:val="24"/>
          <w:shd w:val="clear" w:color="auto" w:fill="FFFFFF"/>
        </w:rPr>
        <w:pPrChange w:id="200" w:author="LindaEve" w:date="2013-12-16T11:33:00Z">
          <w:pPr>
            <w:spacing w:line="480" w:lineRule="auto"/>
          </w:pPr>
        </w:pPrChange>
      </w:pPr>
      <w:del w:id="201" w:author="LindaEve" w:date="2013-12-16T11:33:00Z">
        <w:r w:rsidDel="00FC15F6">
          <w:delText xml:space="preserve">     </w:delText>
        </w:r>
        <w:r w:rsidRPr="004E22CF" w:rsidDel="00FC15F6">
          <w:rPr>
            <w:rFonts w:ascii="Times New Roman" w:hAnsi="Times New Roman" w:cs="Times New Roman"/>
            <w:color w:val="000000"/>
            <w:sz w:val="24"/>
            <w:szCs w:val="24"/>
            <w:shd w:val="clear" w:color="auto" w:fill="FFFFFF"/>
          </w:rPr>
          <w:delText xml:space="preserve">  </w:delText>
        </w:r>
      </w:del>
      <w:r w:rsidRPr="004E22CF">
        <w:rPr>
          <w:rFonts w:ascii="Times New Roman" w:hAnsi="Times New Roman" w:cs="Times New Roman"/>
          <w:color w:val="000000"/>
          <w:sz w:val="24"/>
          <w:szCs w:val="24"/>
          <w:shd w:val="clear" w:color="auto" w:fill="FFFFFF"/>
        </w:rPr>
        <w:t xml:space="preserve">The population data </w:t>
      </w:r>
      <w:del w:id="202" w:author="LindaEve" w:date="2013-12-16T11:33:00Z">
        <w:r w:rsidRPr="004E22CF" w:rsidDel="00FC15F6">
          <w:rPr>
            <w:rFonts w:ascii="Times New Roman" w:hAnsi="Times New Roman" w:cs="Times New Roman"/>
            <w:color w:val="000000"/>
            <w:sz w:val="24"/>
            <w:szCs w:val="24"/>
            <w:shd w:val="clear" w:color="auto" w:fill="FFFFFF"/>
          </w:rPr>
          <w:delText xml:space="preserve">is </w:delText>
        </w:r>
      </w:del>
      <w:ins w:id="203" w:author="LindaEve" w:date="2013-12-16T11:33:00Z">
        <w:r w:rsidR="00FC15F6">
          <w:rPr>
            <w:rFonts w:ascii="Times New Roman" w:hAnsi="Times New Roman" w:cs="Times New Roman"/>
            <w:color w:val="000000"/>
            <w:sz w:val="24"/>
            <w:szCs w:val="24"/>
            <w:shd w:val="clear" w:color="auto" w:fill="FFFFFF"/>
          </w:rPr>
          <w:t>are</w:t>
        </w:r>
        <w:r w:rsidR="00FC15F6" w:rsidRPr="004E22CF">
          <w:rPr>
            <w:rFonts w:ascii="Times New Roman" w:hAnsi="Times New Roman" w:cs="Times New Roman"/>
            <w:color w:val="000000"/>
            <w:sz w:val="24"/>
            <w:szCs w:val="24"/>
            <w:shd w:val="clear" w:color="auto" w:fill="FFFFFF"/>
          </w:rPr>
          <w:t xml:space="preserve"> </w:t>
        </w:r>
      </w:ins>
      <w:r w:rsidRPr="004E22CF">
        <w:rPr>
          <w:rFonts w:ascii="Times New Roman" w:hAnsi="Times New Roman" w:cs="Times New Roman"/>
          <w:color w:val="000000"/>
          <w:sz w:val="24"/>
          <w:szCs w:val="24"/>
          <w:shd w:val="clear" w:color="auto" w:fill="FFFFFF"/>
        </w:rPr>
        <w:t>from the United States census bureau. The demographic data contain</w:t>
      </w:r>
      <w:del w:id="204" w:author="LindaEve" w:date="2013-12-16T11:42:00Z">
        <w:r w:rsidRPr="004E22CF" w:rsidDel="00E6786F">
          <w:rPr>
            <w:rFonts w:ascii="Times New Roman" w:hAnsi="Times New Roman" w:cs="Times New Roman"/>
            <w:color w:val="000000"/>
            <w:sz w:val="24"/>
            <w:szCs w:val="24"/>
            <w:shd w:val="clear" w:color="auto" w:fill="FFFFFF"/>
          </w:rPr>
          <w:delText>s</w:delText>
        </w:r>
      </w:del>
      <w:r w:rsidRPr="004E22CF">
        <w:rPr>
          <w:rFonts w:ascii="Times New Roman" w:hAnsi="Times New Roman" w:cs="Times New Roman"/>
          <w:color w:val="000000"/>
          <w:sz w:val="24"/>
          <w:szCs w:val="24"/>
          <w:shd w:val="clear" w:color="auto" w:fill="FFFFFF"/>
        </w:rPr>
        <w:t xml:space="preserve"> </w:t>
      </w:r>
      <w:del w:id="205" w:author="LindaEve" w:date="2013-12-16T11:42:00Z">
        <w:r w:rsidRPr="004E22CF" w:rsidDel="00E6786F">
          <w:rPr>
            <w:rFonts w:ascii="Times New Roman" w:hAnsi="Times New Roman" w:cs="Times New Roman"/>
            <w:color w:val="000000"/>
            <w:sz w:val="24"/>
            <w:szCs w:val="24"/>
            <w:shd w:val="clear" w:color="auto" w:fill="FFFFFF"/>
          </w:rPr>
          <w:delText xml:space="preserve">the </w:delText>
        </w:r>
      </w:del>
      <w:r w:rsidRPr="004E22CF">
        <w:rPr>
          <w:rFonts w:ascii="Times New Roman" w:hAnsi="Times New Roman" w:cs="Times New Roman"/>
          <w:color w:val="000000"/>
          <w:sz w:val="24"/>
          <w:szCs w:val="24"/>
          <w:shd w:val="clear" w:color="auto" w:fill="FFFFFF"/>
        </w:rPr>
        <w:t>general population information</w:t>
      </w:r>
      <w:ins w:id="206" w:author="Yong" w:date="2013-12-15T15:43:00Z">
        <w:r w:rsidR="00FF4081">
          <w:rPr>
            <w:rFonts w:ascii="Times New Roman" w:hAnsi="Times New Roman" w:cs="Times New Roman"/>
            <w:color w:val="000000"/>
            <w:sz w:val="24"/>
            <w:szCs w:val="24"/>
            <w:shd w:val="clear" w:color="auto" w:fill="FFFFFF"/>
          </w:rPr>
          <w:t xml:space="preserve"> </w:t>
        </w:r>
      </w:ins>
      <w:commentRangeStart w:id="207"/>
      <w:r w:rsidR="00592BD6" w:rsidRPr="004E22CF">
        <w:rPr>
          <w:rFonts w:ascii="Times New Roman" w:hAnsi="Times New Roman" w:cs="Times New Roman"/>
          <w:color w:val="000000"/>
          <w:sz w:val="24"/>
          <w:szCs w:val="24"/>
          <w:shd w:val="clear" w:color="auto" w:fill="FFFFFF"/>
        </w:rPr>
        <w:fldChar w:fldCharType="begin"/>
      </w:r>
      <w:r w:rsidRPr="004E22CF">
        <w:rPr>
          <w:rFonts w:ascii="Times New Roman" w:hAnsi="Times New Roman" w:cs="Times New Roman"/>
          <w:color w:val="000000"/>
          <w:sz w:val="24"/>
          <w:szCs w:val="24"/>
          <w:shd w:val="clear" w:color="auto" w:fill="FFFFFF"/>
        </w:rPr>
        <w:instrText xml:space="preserve"> ADDIN EN.CITE &lt;EndNote&gt;&lt;Cite&gt;&lt;Author&gt;U.S&lt;/Author&gt;&lt;Year&gt;2010&lt;/Year&gt;&lt;RecNum&gt;30&lt;/RecNum&gt;&lt;DisplayText&gt;(U.S 2010)&lt;/DisplayText&gt;&lt;record&gt;&lt;rec-number&gt;30&lt;/rec-number&gt;&lt;foreign-keys&gt;&lt;key app="EN" db-id="2dtzart979vtdiedr97v25sr9s5rt9vep9tt"&gt;30&lt;/key&gt;&lt;/foreign-keys&gt;&lt;ref-type name="Journal Article"&gt;17&lt;/ref-type&gt;&lt;contributors&gt;&lt;authors&gt;&lt;author&gt;Census Bureau U.S&lt;/author&gt;&lt;/authors&gt;&lt;/contributors&gt;&lt;titles&gt;&lt;title&gt;Profile of General Population and Housing Characteristics: 2010  more information&amp;#xD;2010 Census File&lt;/title&gt;&lt;/titles&gt;&lt;dates&gt;&lt;year&gt;2010&lt;/year&gt;&lt;/dates&gt;&lt;urls&gt;&lt;/urls&gt;&lt;/record&gt;&lt;/Cite&gt;&lt;/EndNote&gt;</w:instrText>
      </w:r>
      <w:r w:rsidR="00592BD6" w:rsidRPr="004E22CF">
        <w:rPr>
          <w:rFonts w:ascii="Times New Roman" w:hAnsi="Times New Roman" w:cs="Times New Roman"/>
          <w:color w:val="000000"/>
          <w:sz w:val="24"/>
          <w:szCs w:val="24"/>
          <w:shd w:val="clear" w:color="auto" w:fill="FFFFFF"/>
        </w:rPr>
        <w:fldChar w:fldCharType="separate"/>
      </w:r>
      <w:r w:rsidRPr="004E22CF">
        <w:rPr>
          <w:rFonts w:ascii="Times New Roman" w:hAnsi="Times New Roman" w:cs="Times New Roman"/>
          <w:color w:val="000000"/>
          <w:sz w:val="24"/>
          <w:szCs w:val="24"/>
          <w:shd w:val="clear" w:color="auto" w:fill="FFFFFF"/>
        </w:rPr>
        <w:t>(</w:t>
      </w:r>
      <w:r w:rsidR="008F3FF2">
        <w:fldChar w:fldCharType="begin"/>
      </w:r>
      <w:r w:rsidR="008F3FF2">
        <w:instrText xml:space="preserve"> HYPERLINK \l "_ENREF_18" \o "U.S, 2010 #30" </w:instrText>
      </w:r>
      <w:r w:rsidR="008F3FF2">
        <w:rPr>
          <w:rFonts w:hint="eastAsia"/>
        </w:rPr>
        <w:fldChar w:fldCharType="separate"/>
      </w:r>
      <w:r w:rsidR="00D12A6F" w:rsidRPr="004E22CF">
        <w:rPr>
          <w:rFonts w:ascii="Times New Roman" w:hAnsi="Times New Roman" w:cs="Times New Roman"/>
          <w:color w:val="000000"/>
          <w:sz w:val="24"/>
          <w:szCs w:val="24"/>
          <w:shd w:val="clear" w:color="auto" w:fill="FFFFFF"/>
        </w:rPr>
        <w:t>U.S 2010</w:t>
      </w:r>
      <w:r w:rsidR="008F3FF2">
        <w:rPr>
          <w:rFonts w:ascii="Times New Roman" w:hAnsi="Times New Roman" w:cs="Times New Roman"/>
          <w:color w:val="000000"/>
          <w:sz w:val="24"/>
          <w:szCs w:val="24"/>
          <w:shd w:val="clear" w:color="auto" w:fill="FFFFFF"/>
        </w:rPr>
        <w:fldChar w:fldCharType="end"/>
      </w:r>
      <w:r w:rsidRPr="004E22CF">
        <w:rPr>
          <w:rFonts w:ascii="Times New Roman" w:hAnsi="Times New Roman" w:cs="Times New Roman"/>
          <w:color w:val="000000"/>
          <w:sz w:val="24"/>
          <w:szCs w:val="24"/>
          <w:shd w:val="clear" w:color="auto" w:fill="FFFFFF"/>
        </w:rPr>
        <w:t>)</w:t>
      </w:r>
      <w:r w:rsidR="00592BD6" w:rsidRPr="004E22CF">
        <w:rPr>
          <w:rFonts w:ascii="Times New Roman" w:hAnsi="Times New Roman" w:cs="Times New Roman"/>
          <w:color w:val="000000"/>
          <w:sz w:val="24"/>
          <w:szCs w:val="24"/>
          <w:shd w:val="clear" w:color="auto" w:fill="FFFFFF"/>
        </w:rPr>
        <w:fldChar w:fldCharType="end"/>
      </w:r>
      <w:commentRangeEnd w:id="207"/>
      <w:r w:rsidR="00FC15F6">
        <w:rPr>
          <w:rStyle w:val="CommentReference"/>
        </w:rPr>
        <w:commentReference w:id="207"/>
      </w:r>
      <w:del w:id="208" w:author="Yong" w:date="2013-12-15T15:43:00Z">
        <w:r w:rsidRPr="004E22CF" w:rsidDel="00FF4081">
          <w:rPr>
            <w:rFonts w:ascii="Times New Roman" w:hAnsi="Times New Roman" w:cs="Times New Roman"/>
            <w:color w:val="000000"/>
            <w:sz w:val="24"/>
            <w:szCs w:val="24"/>
            <w:shd w:val="clear" w:color="auto" w:fill="FFFFFF"/>
          </w:rPr>
          <w:delText xml:space="preserve"> </w:delText>
        </w:r>
      </w:del>
      <w:r w:rsidRPr="004E22CF">
        <w:rPr>
          <w:rFonts w:ascii="Times New Roman" w:hAnsi="Times New Roman" w:cs="Times New Roman"/>
          <w:color w:val="000000"/>
          <w:sz w:val="24"/>
          <w:szCs w:val="24"/>
          <w:shd w:val="clear" w:color="auto" w:fill="FFFFFF"/>
        </w:rPr>
        <w:t>,</w:t>
      </w:r>
      <w:ins w:id="209" w:author="Yong" w:date="2013-12-15T15:43:00Z">
        <w:r w:rsidR="00FF4081">
          <w:rPr>
            <w:rFonts w:ascii="Times New Roman" w:hAnsi="Times New Roman" w:cs="Times New Roman"/>
            <w:color w:val="000000"/>
            <w:sz w:val="24"/>
            <w:szCs w:val="24"/>
            <w:shd w:val="clear" w:color="auto" w:fill="FFFFFF"/>
          </w:rPr>
          <w:t xml:space="preserve"> </w:t>
        </w:r>
      </w:ins>
      <w:r w:rsidRPr="004E22CF">
        <w:rPr>
          <w:rFonts w:ascii="Times New Roman" w:hAnsi="Times New Roman" w:cs="Times New Roman"/>
          <w:color w:val="000000"/>
          <w:sz w:val="24"/>
          <w:szCs w:val="24"/>
          <w:shd w:val="clear" w:color="auto" w:fill="FFFFFF"/>
        </w:rPr>
        <w:t>in which the</w:t>
      </w:r>
      <w:r w:rsidR="00423D97">
        <w:rPr>
          <w:rFonts w:ascii="Times New Roman" w:hAnsi="Times New Roman" w:cs="Times New Roman"/>
          <w:color w:val="000000"/>
          <w:sz w:val="24"/>
          <w:szCs w:val="24"/>
          <w:shd w:val="clear" w:color="auto" w:fill="FFFFFF"/>
        </w:rPr>
        <w:t xml:space="preserve"> state-level </w:t>
      </w:r>
      <w:del w:id="210" w:author="Yong" w:date="2013-12-15T15:43:00Z">
        <w:r w:rsidRPr="004E22CF" w:rsidDel="00FF4081">
          <w:rPr>
            <w:rFonts w:ascii="Times New Roman" w:hAnsi="Times New Roman" w:cs="Times New Roman"/>
            <w:color w:val="000000"/>
            <w:sz w:val="24"/>
            <w:szCs w:val="24"/>
            <w:shd w:val="clear" w:color="auto" w:fill="FFFFFF"/>
          </w:rPr>
          <w:delText xml:space="preserve"> </w:delText>
        </w:r>
      </w:del>
      <w:r w:rsidRPr="004E22CF">
        <w:rPr>
          <w:rFonts w:ascii="Times New Roman" w:hAnsi="Times New Roman" w:cs="Times New Roman"/>
          <w:color w:val="000000"/>
          <w:sz w:val="24"/>
          <w:szCs w:val="24"/>
          <w:shd w:val="clear" w:color="auto" w:fill="FFFFFF"/>
        </w:rPr>
        <w:t xml:space="preserve">population is </w:t>
      </w:r>
      <w:ins w:id="211" w:author="Yong" w:date="2013-12-15T15:44:00Z">
        <w:r w:rsidR="00FF4081">
          <w:rPr>
            <w:rFonts w:ascii="Times New Roman" w:hAnsi="Times New Roman" w:cs="Times New Roman"/>
            <w:color w:val="000000"/>
            <w:sz w:val="24"/>
            <w:szCs w:val="24"/>
            <w:shd w:val="clear" w:color="auto" w:fill="FFFFFF"/>
          </w:rPr>
          <w:t>classif</w:t>
        </w:r>
      </w:ins>
      <w:ins w:id="212" w:author="Yong" w:date="2013-12-15T15:45:00Z">
        <w:r w:rsidR="00FF4081">
          <w:rPr>
            <w:rFonts w:ascii="Times New Roman" w:hAnsi="Times New Roman" w:cs="Times New Roman"/>
            <w:color w:val="000000"/>
            <w:sz w:val="24"/>
            <w:szCs w:val="24"/>
            <w:shd w:val="clear" w:color="auto" w:fill="FFFFFF"/>
          </w:rPr>
          <w:t>i</w:t>
        </w:r>
      </w:ins>
      <w:ins w:id="213" w:author="Yong" w:date="2013-12-15T15:44:00Z">
        <w:r w:rsidR="00FF4081">
          <w:rPr>
            <w:rFonts w:ascii="Times New Roman" w:hAnsi="Times New Roman" w:cs="Times New Roman"/>
            <w:color w:val="000000"/>
            <w:sz w:val="24"/>
            <w:szCs w:val="24"/>
            <w:shd w:val="clear" w:color="auto" w:fill="FFFFFF"/>
          </w:rPr>
          <w:t>ed</w:t>
        </w:r>
      </w:ins>
      <w:del w:id="214" w:author="Yong" w:date="2013-12-15T15:43:00Z">
        <w:r w:rsidR="00423D97" w:rsidDel="00FF4081">
          <w:rPr>
            <w:rFonts w:ascii="Times New Roman" w:hAnsi="Times New Roman" w:cs="Times New Roman"/>
            <w:color w:val="000000"/>
            <w:sz w:val="24"/>
            <w:szCs w:val="24"/>
            <w:shd w:val="clear" w:color="auto" w:fill="FFFFFF"/>
          </w:rPr>
          <w:delText xml:space="preserve"> </w:delText>
        </w:r>
      </w:del>
      <w:ins w:id="215" w:author="Yong" w:date="2013-12-15T15:46:00Z">
        <w:r w:rsidR="00FF4081">
          <w:rPr>
            <w:rFonts w:ascii="Times New Roman" w:hAnsi="Times New Roman" w:cs="Times New Roman"/>
            <w:color w:val="000000"/>
            <w:sz w:val="24"/>
            <w:szCs w:val="24"/>
            <w:shd w:val="clear" w:color="auto" w:fill="FFFFFF"/>
          </w:rPr>
          <w:t xml:space="preserve"> </w:t>
        </w:r>
      </w:ins>
      <w:r w:rsidR="00423D97">
        <w:rPr>
          <w:rFonts w:ascii="Times New Roman" w:hAnsi="Times New Roman" w:cs="Times New Roman"/>
          <w:color w:val="000000"/>
          <w:sz w:val="24"/>
          <w:szCs w:val="24"/>
          <w:shd w:val="clear" w:color="auto" w:fill="FFFFFF"/>
        </w:rPr>
        <w:t>by age group</w:t>
      </w:r>
      <w:r w:rsidRPr="004E22CF">
        <w:rPr>
          <w:rFonts w:ascii="Times New Roman" w:hAnsi="Times New Roman" w:cs="Times New Roman"/>
          <w:color w:val="000000"/>
          <w:sz w:val="24"/>
          <w:szCs w:val="24"/>
          <w:shd w:val="clear" w:color="auto" w:fill="FFFFFF"/>
        </w:rPr>
        <w:t xml:space="preserve"> and sex.</w:t>
      </w:r>
      <w:r w:rsidR="00423D97">
        <w:rPr>
          <w:rFonts w:ascii="Times New Roman" w:hAnsi="Times New Roman" w:cs="Times New Roman"/>
          <w:color w:val="000000"/>
          <w:sz w:val="24"/>
          <w:szCs w:val="24"/>
          <w:shd w:val="clear" w:color="auto" w:fill="FFFFFF"/>
        </w:rPr>
        <w:t xml:space="preserve"> We combine</w:t>
      </w:r>
      <w:ins w:id="216" w:author="Yong" w:date="2013-12-15T15:46:00Z">
        <w:r w:rsidR="00FF4081">
          <w:rPr>
            <w:rFonts w:ascii="Times New Roman" w:hAnsi="Times New Roman" w:cs="Times New Roman"/>
            <w:color w:val="000000"/>
            <w:sz w:val="24"/>
            <w:szCs w:val="24"/>
            <w:shd w:val="clear" w:color="auto" w:fill="FFFFFF"/>
          </w:rPr>
          <w:t>d</w:t>
        </w:r>
      </w:ins>
      <w:r w:rsidR="00423D97">
        <w:rPr>
          <w:rFonts w:ascii="Times New Roman" w:hAnsi="Times New Roman" w:cs="Times New Roman"/>
          <w:color w:val="000000"/>
          <w:sz w:val="24"/>
          <w:szCs w:val="24"/>
          <w:shd w:val="clear" w:color="auto" w:fill="FFFFFF"/>
        </w:rPr>
        <w:t xml:space="preserve"> those </w:t>
      </w:r>
      <w:r w:rsidR="00A27C06">
        <w:rPr>
          <w:rFonts w:ascii="Times New Roman" w:hAnsi="Times New Roman" w:cs="Times New Roman"/>
          <w:color w:val="000000"/>
          <w:sz w:val="24"/>
          <w:szCs w:val="24"/>
          <w:shd w:val="clear" w:color="auto" w:fill="FFFFFF"/>
        </w:rPr>
        <w:t>data, using</w:t>
      </w:r>
      <w:r w:rsidR="00423D97">
        <w:rPr>
          <w:rFonts w:ascii="Times New Roman" w:hAnsi="Times New Roman" w:cs="Times New Roman"/>
          <w:color w:val="000000"/>
          <w:sz w:val="24"/>
          <w:szCs w:val="24"/>
          <w:shd w:val="clear" w:color="auto" w:fill="FFFFFF"/>
        </w:rPr>
        <w:t xml:space="preserve"> ArcGIS to generate the population data on age and sex in 9 different climate regions to </w:t>
      </w:r>
      <w:del w:id="217" w:author="Yong" w:date="2013-12-15T15:46:00Z">
        <w:r w:rsidR="00423D97" w:rsidDel="00FF4081">
          <w:rPr>
            <w:rFonts w:ascii="Times New Roman" w:hAnsi="Times New Roman" w:cs="Times New Roman"/>
            <w:color w:val="000000"/>
            <w:sz w:val="24"/>
            <w:szCs w:val="24"/>
            <w:shd w:val="clear" w:color="auto" w:fill="FFFFFF"/>
          </w:rPr>
          <w:delText xml:space="preserve">fit </w:delText>
        </w:r>
      </w:del>
      <w:ins w:id="218" w:author="Yong" w:date="2013-12-15T15:46:00Z">
        <w:del w:id="219" w:author="LindaEve" w:date="2013-12-16T11:42:00Z">
          <w:r w:rsidR="00FF4081" w:rsidDel="00E6786F">
            <w:rPr>
              <w:rFonts w:ascii="Times New Roman" w:hAnsi="Times New Roman" w:cs="Times New Roman"/>
              <w:color w:val="000000"/>
              <w:sz w:val="24"/>
              <w:szCs w:val="24"/>
              <w:shd w:val="clear" w:color="auto" w:fill="FFFFFF"/>
            </w:rPr>
            <w:delText>match</w:delText>
          </w:r>
        </w:del>
      </w:ins>
      <w:ins w:id="220" w:author="LindaEve" w:date="2013-12-16T11:42:00Z">
        <w:r w:rsidR="00E6786F">
          <w:rPr>
            <w:rFonts w:ascii="Times New Roman" w:hAnsi="Times New Roman" w:cs="Times New Roman"/>
            <w:color w:val="000000"/>
            <w:sz w:val="24"/>
            <w:szCs w:val="24"/>
            <w:shd w:val="clear" w:color="auto" w:fill="FFFFFF"/>
          </w:rPr>
          <w:t>couple</w:t>
        </w:r>
      </w:ins>
      <w:ins w:id="221" w:author="Yong" w:date="2013-12-15T15:46:00Z">
        <w:r w:rsidR="00FF4081">
          <w:rPr>
            <w:rFonts w:ascii="Times New Roman" w:hAnsi="Times New Roman" w:cs="Times New Roman"/>
            <w:color w:val="000000"/>
            <w:sz w:val="24"/>
            <w:szCs w:val="24"/>
            <w:shd w:val="clear" w:color="auto" w:fill="FFFFFF"/>
          </w:rPr>
          <w:t xml:space="preserve"> with </w:t>
        </w:r>
      </w:ins>
      <w:r w:rsidR="00423D97">
        <w:rPr>
          <w:rFonts w:ascii="Times New Roman" w:hAnsi="Times New Roman" w:cs="Times New Roman"/>
          <w:color w:val="000000"/>
          <w:sz w:val="24"/>
          <w:szCs w:val="24"/>
          <w:shd w:val="clear" w:color="auto" w:fill="FFFFFF"/>
        </w:rPr>
        <w:t>the corresponding pollen data.</w:t>
      </w:r>
    </w:p>
    <w:p w:rsidR="00A27C06" w:rsidRDefault="00A27C06" w:rsidP="00E6786F">
      <w:pPr>
        <w:spacing w:line="480" w:lineRule="auto"/>
        <w:ind w:firstLine="720"/>
        <w:rPr>
          <w:rFonts w:ascii="Times New Roman" w:hAnsi="Times New Roman" w:cs="Times New Roman"/>
          <w:color w:val="000000"/>
          <w:sz w:val="24"/>
          <w:szCs w:val="24"/>
          <w:shd w:val="clear" w:color="auto" w:fill="FFFFFF"/>
        </w:rPr>
        <w:pPrChange w:id="222" w:author="LindaEve" w:date="2013-12-16T11:43:00Z">
          <w:pPr>
            <w:spacing w:line="480" w:lineRule="auto"/>
          </w:pPr>
        </w:pPrChange>
      </w:pPr>
      <w:del w:id="223" w:author="LindaEve" w:date="2013-12-16T11:43:00Z">
        <w:r w:rsidDel="00E6786F">
          <w:rPr>
            <w:rFonts w:ascii="Times New Roman" w:hAnsi="Times New Roman" w:cs="Times New Roman"/>
            <w:color w:val="000000"/>
            <w:sz w:val="24"/>
            <w:szCs w:val="24"/>
            <w:shd w:val="clear" w:color="auto" w:fill="FFFFFF"/>
          </w:rPr>
          <w:delText xml:space="preserve">       </w:delText>
        </w:r>
      </w:del>
      <w:r>
        <w:rPr>
          <w:rFonts w:ascii="Times New Roman" w:hAnsi="Times New Roman" w:cs="Times New Roman"/>
          <w:color w:val="000000"/>
          <w:sz w:val="24"/>
          <w:szCs w:val="24"/>
          <w:shd w:val="clear" w:color="auto" w:fill="FFFFFF"/>
        </w:rPr>
        <w:t xml:space="preserve">The Exposure Factor data </w:t>
      </w:r>
      <w:del w:id="224" w:author="Yong" w:date="2013-12-15T15:47:00Z">
        <w:r w:rsidDel="00FF4081">
          <w:rPr>
            <w:rFonts w:ascii="Times New Roman" w:hAnsi="Times New Roman" w:cs="Times New Roman"/>
            <w:color w:val="000000"/>
            <w:sz w:val="24"/>
            <w:szCs w:val="24"/>
            <w:shd w:val="clear" w:color="auto" w:fill="FFFFFF"/>
          </w:rPr>
          <w:delText xml:space="preserve">was </w:delText>
        </w:r>
      </w:del>
      <w:ins w:id="225" w:author="Yong" w:date="2013-12-15T15:47:00Z">
        <w:r w:rsidR="00FF4081">
          <w:rPr>
            <w:rFonts w:ascii="Times New Roman" w:hAnsi="Times New Roman" w:cs="Times New Roman"/>
            <w:color w:val="000000"/>
            <w:sz w:val="24"/>
            <w:szCs w:val="24"/>
            <w:shd w:val="clear" w:color="auto" w:fill="FFFFFF"/>
          </w:rPr>
          <w:t xml:space="preserve">were </w:t>
        </w:r>
      </w:ins>
      <w:r>
        <w:rPr>
          <w:rFonts w:ascii="Times New Roman" w:hAnsi="Times New Roman" w:cs="Times New Roman"/>
          <w:color w:val="000000"/>
          <w:sz w:val="24"/>
          <w:szCs w:val="24"/>
          <w:shd w:val="clear" w:color="auto" w:fill="FFFFFF"/>
        </w:rPr>
        <w:t xml:space="preserve">obtained from </w:t>
      </w:r>
      <w:ins w:id="226" w:author="LindaEve" w:date="2013-12-16T11:44:00Z">
        <w:r w:rsidR="00C161E2">
          <w:rPr>
            <w:rFonts w:ascii="Times New Roman" w:hAnsi="Times New Roman" w:cs="Times New Roman"/>
            <w:color w:val="000000"/>
            <w:sz w:val="24"/>
            <w:szCs w:val="24"/>
            <w:shd w:val="clear" w:color="auto" w:fill="FFFFFF"/>
          </w:rPr>
          <w:t>US</w:t>
        </w:r>
      </w:ins>
      <w:bookmarkStart w:id="227" w:name="_GoBack"/>
      <w:bookmarkEnd w:id="227"/>
      <w:r>
        <w:rPr>
          <w:rFonts w:ascii="Times New Roman" w:hAnsi="Times New Roman" w:cs="Times New Roman"/>
          <w:color w:val="000000"/>
          <w:sz w:val="24"/>
          <w:szCs w:val="24"/>
          <w:shd w:val="clear" w:color="auto" w:fill="FFFFFF"/>
        </w:rPr>
        <w:t>EPA</w:t>
      </w:r>
      <w:ins w:id="228" w:author="LindaEve" w:date="2013-12-16T11:44:00Z">
        <w:r w:rsidR="00C161E2">
          <w:rPr>
            <w:rFonts w:ascii="Times New Roman" w:hAnsi="Times New Roman" w:cs="Times New Roman"/>
            <w:color w:val="000000"/>
            <w:sz w:val="24"/>
            <w:szCs w:val="24"/>
            <w:shd w:val="clear" w:color="auto" w:fill="FFFFFF"/>
          </w:rPr>
          <w:t>’s</w:t>
        </w:r>
      </w:ins>
      <w:r>
        <w:rPr>
          <w:rFonts w:ascii="Times New Roman" w:hAnsi="Times New Roman" w:cs="Times New Roman"/>
          <w:color w:val="000000"/>
          <w:sz w:val="24"/>
          <w:szCs w:val="24"/>
          <w:shd w:val="clear" w:color="auto" w:fill="FFFFFF"/>
        </w:rPr>
        <w:t xml:space="preserve"> </w:t>
      </w:r>
      <w:ins w:id="229" w:author="Yong" w:date="2013-12-15T15:47:00Z">
        <w:r w:rsidR="00FF4081">
          <w:rPr>
            <w:rFonts w:ascii="Times New Roman" w:hAnsi="Times New Roman" w:cs="Times New Roman"/>
            <w:color w:val="000000"/>
            <w:sz w:val="24"/>
            <w:szCs w:val="24"/>
            <w:shd w:val="clear" w:color="auto" w:fill="FFFFFF"/>
          </w:rPr>
          <w:t>Exposure Factors H</w:t>
        </w:r>
      </w:ins>
      <w:del w:id="230" w:author="Yong" w:date="2013-12-15T15:47:00Z">
        <w:r w:rsidDel="00FF4081">
          <w:rPr>
            <w:rFonts w:ascii="Times New Roman" w:hAnsi="Times New Roman" w:cs="Times New Roman"/>
            <w:color w:val="000000"/>
            <w:sz w:val="24"/>
            <w:szCs w:val="24"/>
            <w:shd w:val="clear" w:color="auto" w:fill="FFFFFF"/>
          </w:rPr>
          <w:delText>h</w:delText>
        </w:r>
      </w:del>
      <w:r>
        <w:rPr>
          <w:rFonts w:ascii="Times New Roman" w:hAnsi="Times New Roman" w:cs="Times New Roman"/>
          <w:color w:val="000000"/>
          <w:sz w:val="24"/>
          <w:szCs w:val="24"/>
          <w:shd w:val="clear" w:color="auto" w:fill="FFFFFF"/>
        </w:rPr>
        <w:t>andbook</w:t>
      </w:r>
      <w:ins w:id="231" w:author="Yong" w:date="2013-12-15T15:47:00Z">
        <w:r w:rsidR="00FF4081">
          <w:rPr>
            <w:rFonts w:ascii="Times New Roman" w:hAnsi="Times New Roman" w:cs="Times New Roman"/>
            <w:color w:val="000000"/>
            <w:sz w:val="24"/>
            <w:szCs w:val="24"/>
            <w:shd w:val="clear" w:color="auto" w:fill="FFFFFF"/>
          </w:rPr>
          <w:t xml:space="preserve"> </w:t>
        </w:r>
      </w:ins>
      <w:commentRangeStart w:id="232"/>
      <w:r w:rsidR="00592BD6">
        <w:rPr>
          <w:rFonts w:ascii="Times New Roman" w:hAnsi="Times New Roman" w:cs="Times New Roman"/>
          <w:color w:val="000000"/>
          <w:sz w:val="24"/>
          <w:szCs w:val="24"/>
          <w:shd w:val="clear" w:color="auto" w:fill="FFFFFF"/>
        </w:rPr>
        <w:fldChar w:fldCharType="begin"/>
      </w:r>
      <w:r>
        <w:rPr>
          <w:rFonts w:ascii="Times New Roman" w:hAnsi="Times New Roman" w:cs="Times New Roman"/>
          <w:color w:val="000000"/>
          <w:sz w:val="24"/>
          <w:szCs w:val="24"/>
          <w:shd w:val="clear" w:color="auto" w:fill="FFFFFF"/>
        </w:rPr>
        <w:instrText xml:space="preserve"> ADDIN EN.CITE &lt;EndNote&gt;&lt;Cite&gt;&lt;Author&gt;Agency&lt;/Author&gt;&lt;Year&gt;2010&lt;/Year&gt;&lt;RecNum&gt;5&lt;/RecNum&gt;&lt;DisplayText&gt;(Agency 2010)&lt;/DisplayText&gt;&lt;record&gt;&lt;rec-number&gt;5&lt;/rec-number&gt;&lt;foreign-keys&gt;&lt;key app="EN" db-id="2dtzart979vtdiedr97v25sr9s5rt9vep9tt"&gt;5&lt;/key&gt;&lt;/foreign-keys&gt;&lt;ref-type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rPr>
          <w:rFonts w:ascii="Times New Roman" w:hAnsi="Times New Roman" w:cs="Times New Roman"/>
          <w:color w:val="000000"/>
          <w:sz w:val="24"/>
          <w:szCs w:val="24"/>
          <w:shd w:val="clear" w:color="auto" w:fill="FFFFFF"/>
        </w:rPr>
        <w:fldChar w:fldCharType="separate"/>
      </w:r>
      <w:r>
        <w:rPr>
          <w:rFonts w:ascii="Times New Roman" w:hAnsi="Times New Roman" w:cs="Times New Roman"/>
          <w:noProof/>
          <w:color w:val="000000"/>
          <w:sz w:val="24"/>
          <w:szCs w:val="24"/>
          <w:shd w:val="clear" w:color="auto" w:fill="FFFFFF"/>
        </w:rPr>
        <w:t>(</w:t>
      </w:r>
      <w:r w:rsidR="008F3FF2">
        <w:fldChar w:fldCharType="begin"/>
      </w:r>
      <w:r w:rsidR="008F3FF2">
        <w:instrText xml:space="preserve"> HYPERLINK \l "_ENREF_2" \o "Agency, 2010 #5" </w:instrText>
      </w:r>
      <w:r w:rsidR="008F3FF2">
        <w:rPr>
          <w:rFonts w:hint="eastAsia"/>
        </w:rPr>
        <w:fldChar w:fldCharType="separate"/>
      </w:r>
      <w:r w:rsidR="00D12A6F">
        <w:rPr>
          <w:rFonts w:ascii="Times New Roman" w:hAnsi="Times New Roman" w:cs="Times New Roman"/>
          <w:noProof/>
          <w:color w:val="000000"/>
          <w:sz w:val="24"/>
          <w:szCs w:val="24"/>
          <w:shd w:val="clear" w:color="auto" w:fill="FFFFFF"/>
        </w:rPr>
        <w:t>Agency 2010</w:t>
      </w:r>
      <w:r w:rsidR="008F3FF2">
        <w:rPr>
          <w:rFonts w:ascii="Times New Roman" w:hAnsi="Times New Roman" w:cs="Times New Roman"/>
          <w:noProof/>
          <w:color w:val="000000"/>
          <w:sz w:val="24"/>
          <w:szCs w:val="24"/>
          <w:shd w:val="clear" w:color="auto" w:fill="FFFFFF"/>
        </w:rPr>
        <w:fldChar w:fldCharType="end"/>
      </w:r>
      <w:r>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commentRangeEnd w:id="232"/>
      <w:r w:rsidR="00C161E2">
        <w:rPr>
          <w:rStyle w:val="CommentReference"/>
        </w:rPr>
        <w:commentReference w:id="232"/>
      </w:r>
      <w:r>
        <w:rPr>
          <w:rFonts w:ascii="Times New Roman" w:hAnsi="Times New Roman" w:cs="Times New Roman"/>
          <w:color w:val="000000"/>
          <w:sz w:val="24"/>
          <w:szCs w:val="24"/>
          <w:shd w:val="clear" w:color="auto" w:fill="FFFFFF"/>
        </w:rPr>
        <w:t>.</w:t>
      </w:r>
      <w:ins w:id="233" w:author="Yong" w:date="2013-12-15T15:47:00Z">
        <w:r w:rsidR="00FF4081">
          <w:rPr>
            <w:rFonts w:ascii="Times New Roman" w:hAnsi="Times New Roman" w:cs="Times New Roman"/>
            <w:color w:val="000000"/>
            <w:sz w:val="24"/>
            <w:szCs w:val="24"/>
            <w:shd w:val="clear" w:color="auto" w:fill="FFFFFF"/>
          </w:rPr>
          <w:t xml:space="preserve"> </w:t>
        </w:r>
      </w:ins>
      <w:del w:id="234" w:author="Yong" w:date="2013-12-15T15:47:00Z">
        <w:r w:rsidR="00227E87" w:rsidDel="00FF4081">
          <w:rPr>
            <w:rFonts w:ascii="Times New Roman" w:hAnsi="Times New Roman" w:cs="Times New Roman"/>
            <w:color w:val="000000"/>
            <w:sz w:val="24"/>
            <w:szCs w:val="24"/>
            <w:shd w:val="clear" w:color="auto" w:fill="FFFFFF"/>
          </w:rPr>
          <w:delText xml:space="preserve">those </w:delText>
        </w:r>
      </w:del>
      <w:ins w:id="235" w:author="Yong" w:date="2013-12-15T15:47:00Z">
        <w:r w:rsidR="00FF4081">
          <w:rPr>
            <w:rFonts w:ascii="Times New Roman" w:hAnsi="Times New Roman" w:cs="Times New Roman"/>
            <w:color w:val="000000"/>
            <w:sz w:val="24"/>
            <w:szCs w:val="24"/>
            <w:shd w:val="clear" w:color="auto" w:fill="FFFFFF"/>
          </w:rPr>
          <w:t xml:space="preserve">These </w:t>
        </w:r>
      </w:ins>
      <w:r w:rsidR="00227E87">
        <w:rPr>
          <w:rFonts w:ascii="Times New Roman" w:hAnsi="Times New Roman" w:cs="Times New Roman"/>
          <w:color w:val="000000"/>
          <w:sz w:val="24"/>
          <w:szCs w:val="24"/>
          <w:shd w:val="clear" w:color="auto" w:fill="FFFFFF"/>
        </w:rPr>
        <w:t>factor</w:t>
      </w:r>
      <w:ins w:id="236" w:author="Yong" w:date="2013-12-15T15:47:00Z">
        <w:r w:rsidR="00FF4081">
          <w:rPr>
            <w:rFonts w:ascii="Times New Roman" w:hAnsi="Times New Roman" w:cs="Times New Roman"/>
            <w:color w:val="000000"/>
            <w:sz w:val="24"/>
            <w:szCs w:val="24"/>
            <w:shd w:val="clear" w:color="auto" w:fill="FFFFFF"/>
          </w:rPr>
          <w:t>s</w:t>
        </w:r>
      </w:ins>
      <w:r w:rsidR="00227E87">
        <w:rPr>
          <w:rFonts w:ascii="Times New Roman" w:hAnsi="Times New Roman" w:cs="Times New Roman"/>
          <w:color w:val="000000"/>
          <w:sz w:val="24"/>
          <w:szCs w:val="24"/>
          <w:shd w:val="clear" w:color="auto" w:fill="FFFFFF"/>
        </w:rPr>
        <w:t xml:space="preserve"> </w:t>
      </w:r>
      <w:del w:id="237" w:author="Yong" w:date="2013-12-15T15:47:00Z">
        <w:r w:rsidR="00227E87" w:rsidDel="00FF4081">
          <w:rPr>
            <w:rFonts w:ascii="Times New Roman" w:hAnsi="Times New Roman" w:cs="Times New Roman"/>
            <w:color w:val="000000"/>
            <w:sz w:val="24"/>
            <w:szCs w:val="24"/>
            <w:shd w:val="clear" w:color="auto" w:fill="FFFFFF"/>
          </w:rPr>
          <w:delText>contains</w:delText>
        </w:r>
      </w:del>
      <w:ins w:id="238" w:author="Yong" w:date="2013-12-15T15:47:00Z">
        <w:r w:rsidR="00FF4081">
          <w:rPr>
            <w:rFonts w:ascii="Times New Roman" w:hAnsi="Times New Roman" w:cs="Times New Roman"/>
            <w:color w:val="000000"/>
            <w:sz w:val="24"/>
            <w:szCs w:val="24"/>
            <w:shd w:val="clear" w:color="auto" w:fill="FFFFFF"/>
          </w:rPr>
          <w:t>include</w:t>
        </w:r>
      </w:ins>
      <w:r w:rsidR="00227E87">
        <w:rPr>
          <w:rFonts w:ascii="Times New Roman" w:hAnsi="Times New Roman" w:cs="Times New Roman"/>
          <w:color w:val="000000"/>
          <w:sz w:val="24"/>
          <w:szCs w:val="24"/>
          <w:shd w:val="clear" w:color="auto" w:fill="FFFFFF"/>
        </w:rPr>
        <w:t xml:space="preserve"> the value of inhalation</w:t>
      </w:r>
      <w:del w:id="239" w:author="Yong" w:date="2013-12-15T15:47:00Z">
        <w:r w:rsidR="00227E87" w:rsidDel="00FF4081">
          <w:rPr>
            <w:rFonts w:ascii="Times New Roman" w:hAnsi="Times New Roman" w:cs="Times New Roman"/>
            <w:color w:val="000000"/>
            <w:sz w:val="24"/>
            <w:szCs w:val="24"/>
            <w:shd w:val="clear" w:color="auto" w:fill="FFFFFF"/>
          </w:rPr>
          <w:delText xml:space="preserve"> </w:delText>
        </w:r>
      </w:del>
      <w:r w:rsidR="00227E87">
        <w:rPr>
          <w:rFonts w:ascii="Times New Roman" w:hAnsi="Times New Roman" w:cs="Times New Roman"/>
          <w:color w:val="000000"/>
          <w:sz w:val="24"/>
          <w:szCs w:val="24"/>
          <w:shd w:val="clear" w:color="auto" w:fill="FFFFFF"/>
        </w:rPr>
        <w:t>,</w:t>
      </w:r>
      <w:ins w:id="240" w:author="Yong" w:date="2013-12-15T15:47:00Z">
        <w:r w:rsidR="00FF4081">
          <w:rPr>
            <w:rFonts w:ascii="Times New Roman" w:hAnsi="Times New Roman" w:cs="Times New Roman"/>
            <w:color w:val="000000"/>
            <w:sz w:val="24"/>
            <w:szCs w:val="24"/>
            <w:shd w:val="clear" w:color="auto" w:fill="FFFFFF"/>
          </w:rPr>
          <w:t xml:space="preserve"> </w:t>
        </w:r>
      </w:ins>
      <w:r w:rsidR="00227E87">
        <w:rPr>
          <w:rFonts w:ascii="Times New Roman" w:hAnsi="Times New Roman" w:cs="Times New Roman"/>
          <w:color w:val="000000"/>
          <w:sz w:val="24"/>
          <w:szCs w:val="24"/>
          <w:shd w:val="clear" w:color="auto" w:fill="FFFFFF"/>
        </w:rPr>
        <w:t>dermal contact frequency</w:t>
      </w:r>
      <w:del w:id="241" w:author="Yong" w:date="2013-12-15T15:48:00Z">
        <w:r w:rsidR="00227E87" w:rsidDel="00FF4081">
          <w:rPr>
            <w:rFonts w:ascii="Times New Roman" w:hAnsi="Times New Roman" w:cs="Times New Roman"/>
            <w:color w:val="000000"/>
            <w:sz w:val="24"/>
            <w:szCs w:val="24"/>
            <w:shd w:val="clear" w:color="auto" w:fill="FFFFFF"/>
          </w:rPr>
          <w:delText xml:space="preserve"> </w:delText>
        </w:r>
      </w:del>
      <w:r w:rsidR="00227E87">
        <w:rPr>
          <w:rFonts w:ascii="Times New Roman" w:hAnsi="Times New Roman" w:cs="Times New Roman"/>
          <w:color w:val="000000"/>
          <w:sz w:val="24"/>
          <w:szCs w:val="24"/>
          <w:shd w:val="clear" w:color="auto" w:fill="FFFFFF"/>
        </w:rPr>
        <w:t>,</w:t>
      </w:r>
      <w:ins w:id="242" w:author="Yong" w:date="2013-12-15T15:48:00Z">
        <w:r w:rsidR="00FF4081">
          <w:rPr>
            <w:rFonts w:ascii="Times New Roman" w:hAnsi="Times New Roman" w:cs="Times New Roman"/>
            <w:color w:val="000000"/>
            <w:sz w:val="24"/>
            <w:szCs w:val="24"/>
            <w:shd w:val="clear" w:color="auto" w:fill="FFFFFF"/>
          </w:rPr>
          <w:t xml:space="preserve"> </w:t>
        </w:r>
      </w:ins>
      <w:r w:rsidR="00227E87">
        <w:rPr>
          <w:rFonts w:ascii="Times New Roman" w:hAnsi="Times New Roman" w:cs="Times New Roman"/>
          <w:color w:val="000000"/>
          <w:sz w:val="24"/>
          <w:szCs w:val="24"/>
          <w:shd w:val="clear" w:color="auto" w:fill="FFFFFF"/>
        </w:rPr>
        <w:t>skin surface, hand surface, indoor time/out</w:t>
      </w:r>
      <w:ins w:id="243" w:author="Yong" w:date="2013-12-15T15:48:00Z">
        <w:r w:rsidR="00FF4081">
          <w:rPr>
            <w:rFonts w:ascii="Times New Roman" w:hAnsi="Times New Roman" w:cs="Times New Roman"/>
            <w:color w:val="000000"/>
            <w:sz w:val="24"/>
            <w:szCs w:val="24"/>
            <w:shd w:val="clear" w:color="auto" w:fill="FFFFFF"/>
          </w:rPr>
          <w:t>door</w:t>
        </w:r>
      </w:ins>
      <w:r w:rsidR="00227E87">
        <w:rPr>
          <w:rFonts w:ascii="Times New Roman" w:hAnsi="Times New Roman" w:cs="Times New Roman"/>
          <w:color w:val="000000"/>
          <w:sz w:val="24"/>
          <w:szCs w:val="24"/>
          <w:shd w:val="clear" w:color="auto" w:fill="FFFFFF"/>
        </w:rPr>
        <w:t xml:space="preserve"> time and other exposure factor data in different age groups and sex. In each age group, ten different percentiles level (</w:t>
      </w:r>
      <w:commentRangeStart w:id="244"/>
      <w:r w:rsidR="00227E87">
        <w:rPr>
          <w:rFonts w:ascii="Times New Roman" w:hAnsi="Times New Roman" w:cs="Times New Roman"/>
          <w:color w:val="000000"/>
          <w:sz w:val="24"/>
          <w:szCs w:val="24"/>
          <w:shd w:val="clear" w:color="auto" w:fill="FFFFFF"/>
        </w:rPr>
        <w:t>0%-95%</w:t>
      </w:r>
      <w:commentRangeEnd w:id="244"/>
      <w:r w:rsidR="00FF4081">
        <w:rPr>
          <w:rStyle w:val="CommentReference"/>
        </w:rPr>
        <w:commentReference w:id="244"/>
      </w:r>
      <w:r w:rsidR="00227E87">
        <w:rPr>
          <w:rFonts w:ascii="Times New Roman" w:hAnsi="Times New Roman" w:cs="Times New Roman"/>
          <w:color w:val="000000"/>
          <w:sz w:val="24"/>
          <w:szCs w:val="24"/>
          <w:shd w:val="clear" w:color="auto" w:fill="FFFFFF"/>
        </w:rPr>
        <w:t>) and mean values of exposure factors are used to generate the exposure scenario in the nine climate zones.</w:t>
      </w:r>
    </w:p>
    <w:p w:rsidR="00227E87" w:rsidRPr="004E22CF" w:rsidRDefault="00227E87" w:rsidP="00227E87">
      <w:pPr>
        <w:spacing w:line="480" w:lineRule="auto"/>
        <w:ind w:firstLineChars="400" w:firstLine="9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These exposure factor data are all in country-level. </w:t>
      </w:r>
      <w:del w:id="245" w:author="Yong" w:date="2013-12-15T15:49:00Z">
        <w:r w:rsidDel="00FF4081">
          <w:rPr>
            <w:rFonts w:ascii="Times New Roman" w:hAnsi="Times New Roman" w:cs="Times New Roman"/>
            <w:color w:val="000000"/>
            <w:sz w:val="24"/>
            <w:szCs w:val="24"/>
            <w:shd w:val="clear" w:color="auto" w:fill="FFFFFF"/>
          </w:rPr>
          <w:delText xml:space="preserve">a </w:delText>
        </w:r>
      </w:del>
      <w:commentRangeStart w:id="246"/>
      <w:ins w:id="247" w:author="Yong" w:date="2013-12-15T15:49:00Z">
        <w:r w:rsidR="00FF4081">
          <w:rPr>
            <w:rFonts w:ascii="Times New Roman" w:hAnsi="Times New Roman" w:cs="Times New Roman"/>
            <w:color w:val="000000"/>
            <w:sz w:val="24"/>
            <w:szCs w:val="24"/>
            <w:shd w:val="clear" w:color="auto" w:fill="FFFFFF"/>
          </w:rPr>
          <w:t xml:space="preserve">A </w:t>
        </w:r>
      </w:ins>
      <w:r>
        <w:rPr>
          <w:rFonts w:ascii="Times New Roman" w:hAnsi="Times New Roman" w:cs="Times New Roman"/>
          <w:color w:val="000000"/>
          <w:sz w:val="24"/>
          <w:szCs w:val="24"/>
          <w:shd w:val="clear" w:color="auto" w:fill="FFFFFF"/>
        </w:rPr>
        <w:t xml:space="preserve">basic assumption is that the inhalation rate of the residents, as well as other exposure data, in different climate regions </w:t>
      </w:r>
      <w:del w:id="248" w:author="Yong" w:date="2013-12-15T15:50:00Z">
        <w:r w:rsidDel="00FF4081">
          <w:rPr>
            <w:rFonts w:ascii="Times New Roman" w:hAnsi="Times New Roman" w:cs="Times New Roman"/>
            <w:color w:val="000000"/>
            <w:sz w:val="24"/>
            <w:szCs w:val="24"/>
            <w:shd w:val="clear" w:color="auto" w:fill="FFFFFF"/>
          </w:rPr>
          <w:delText xml:space="preserve">is </w:delText>
        </w:r>
      </w:del>
      <w:ins w:id="249" w:author="Yong" w:date="2013-12-15T15:50:00Z">
        <w:r w:rsidR="00FF4081">
          <w:rPr>
            <w:rFonts w:ascii="Times New Roman" w:hAnsi="Times New Roman" w:cs="Times New Roman"/>
            <w:color w:val="000000"/>
            <w:sz w:val="24"/>
            <w:szCs w:val="24"/>
            <w:shd w:val="clear" w:color="auto" w:fill="FFFFFF"/>
          </w:rPr>
          <w:t xml:space="preserve">are </w:t>
        </w:r>
      </w:ins>
      <w:r>
        <w:rPr>
          <w:rFonts w:ascii="Times New Roman" w:hAnsi="Times New Roman" w:cs="Times New Roman"/>
          <w:color w:val="000000"/>
          <w:sz w:val="24"/>
          <w:szCs w:val="24"/>
          <w:shd w:val="clear" w:color="auto" w:fill="FFFFFF"/>
        </w:rPr>
        <w:t>identical</w:t>
      </w:r>
      <w:commentRangeEnd w:id="246"/>
      <w:r w:rsidR="00FF4081">
        <w:rPr>
          <w:rStyle w:val="CommentReference"/>
        </w:rPr>
        <w:commentReference w:id="246"/>
      </w:r>
      <w:r>
        <w:rPr>
          <w:rFonts w:ascii="Times New Roman" w:hAnsi="Times New Roman" w:cs="Times New Roman"/>
          <w:color w:val="000000"/>
          <w:sz w:val="24"/>
          <w:szCs w:val="24"/>
          <w:shd w:val="clear" w:color="auto" w:fill="FFFFFF"/>
        </w:rPr>
        <w:t>, although the temperature</w:t>
      </w:r>
      <w:del w:id="250" w:author="Yong" w:date="2013-12-15T15:50:00Z">
        <w:r w:rsidDel="00FF4081">
          <w:rPr>
            <w:rFonts w:ascii="Times New Roman" w:hAnsi="Times New Roman" w:cs="Times New Roman"/>
            <w:color w:val="000000"/>
            <w:sz w:val="24"/>
            <w:szCs w:val="24"/>
            <w:shd w:val="clear" w:color="auto" w:fill="FFFFFF"/>
          </w:rPr>
          <w:delText xml:space="preserve"> </w:delText>
        </w:r>
      </w:del>
      <w:r>
        <w:rPr>
          <w:rFonts w:ascii="Times New Roman" w:hAnsi="Times New Roman" w:cs="Times New Roman"/>
          <w:color w:val="000000"/>
          <w:sz w:val="24"/>
          <w:szCs w:val="24"/>
          <w:shd w:val="clear" w:color="auto" w:fill="FFFFFF"/>
        </w:rPr>
        <w:t>,</w:t>
      </w:r>
      <w:ins w:id="251" w:author="Yong" w:date="2013-12-15T15:50:00Z">
        <w:r w:rsidR="00FF4081">
          <w:rPr>
            <w:rFonts w:ascii="Times New Roman" w:hAnsi="Times New Roman" w:cs="Times New Roman"/>
            <w:color w:val="000000"/>
            <w:sz w:val="24"/>
            <w:szCs w:val="24"/>
            <w:shd w:val="clear" w:color="auto" w:fill="FFFFFF"/>
          </w:rPr>
          <w:t xml:space="preserve"> </w:t>
        </w:r>
      </w:ins>
      <w:commentRangeStart w:id="252"/>
      <w:r>
        <w:rPr>
          <w:rFonts w:ascii="Times New Roman" w:hAnsi="Times New Roman" w:cs="Times New Roman"/>
          <w:color w:val="000000"/>
          <w:sz w:val="24"/>
          <w:szCs w:val="24"/>
          <w:shd w:val="clear" w:color="auto" w:fill="FFFFFF"/>
        </w:rPr>
        <w:t>illumination</w:t>
      </w:r>
      <w:commentRangeEnd w:id="252"/>
      <w:r w:rsidR="00FF4081">
        <w:rPr>
          <w:rStyle w:val="CommentReference"/>
        </w:rPr>
        <w:commentReference w:id="252"/>
      </w:r>
      <w:r>
        <w:rPr>
          <w:rFonts w:ascii="Times New Roman" w:hAnsi="Times New Roman" w:cs="Times New Roman"/>
          <w:color w:val="000000"/>
          <w:sz w:val="24"/>
          <w:szCs w:val="24"/>
          <w:shd w:val="clear" w:color="auto" w:fill="FFFFFF"/>
        </w:rPr>
        <w:t xml:space="preserve"> time </w:t>
      </w:r>
      <w:r w:rsidR="00EA27A0">
        <w:rPr>
          <w:rFonts w:ascii="Times New Roman" w:hAnsi="Times New Roman" w:cs="Times New Roman"/>
          <w:color w:val="000000"/>
          <w:sz w:val="24"/>
          <w:szCs w:val="24"/>
          <w:shd w:val="clear" w:color="auto" w:fill="FFFFFF"/>
        </w:rPr>
        <w:t xml:space="preserve">and other environmental factors </w:t>
      </w:r>
      <w:r>
        <w:rPr>
          <w:rFonts w:ascii="Times New Roman" w:hAnsi="Times New Roman" w:cs="Times New Roman"/>
          <w:color w:val="000000"/>
          <w:sz w:val="24"/>
          <w:szCs w:val="24"/>
          <w:shd w:val="clear" w:color="auto" w:fill="FFFFFF"/>
        </w:rPr>
        <w:t xml:space="preserve">may surely affect those </w:t>
      </w:r>
      <w:r w:rsidR="00EA27A0">
        <w:rPr>
          <w:rFonts w:ascii="Times New Roman" w:hAnsi="Times New Roman" w:cs="Times New Roman"/>
          <w:color w:val="000000"/>
          <w:sz w:val="24"/>
          <w:szCs w:val="24"/>
          <w:shd w:val="clear" w:color="auto" w:fill="FFFFFF"/>
        </w:rPr>
        <w:t>values.</w:t>
      </w:r>
    </w:p>
    <w:p w:rsidR="00590ABB" w:rsidRPr="007E0204" w:rsidRDefault="00590ABB" w:rsidP="00713C12">
      <w:pPr>
        <w:pStyle w:val="Heading2"/>
        <w:rPr>
          <w:rFonts w:ascii="Times New Roman" w:hAnsi="Times New Roman" w:cs="Times New Roman"/>
        </w:rPr>
      </w:pPr>
      <w:r w:rsidRPr="007E0204">
        <w:rPr>
          <w:rFonts w:ascii="Times New Roman" w:hAnsi="Times New Roman" w:cs="Times New Roman"/>
        </w:rPr>
        <w:lastRenderedPageBreak/>
        <w:t>Exposure Method</w:t>
      </w:r>
      <w:r w:rsidR="003E5B79" w:rsidRPr="007E0204">
        <w:rPr>
          <w:rFonts w:ascii="Times New Roman" w:hAnsi="Times New Roman" w:cs="Times New Roman"/>
        </w:rPr>
        <w:t xml:space="preserve"> Selection</w:t>
      </w:r>
      <w:r w:rsidR="00592BD6">
        <w:rPr>
          <w:rFonts w:ascii="Times New Roman" w:hAnsi="Times New Roman" w:cs="Times New Roman"/>
        </w:rPr>
        <w:fldChar w:fldCharType="begin"/>
      </w:r>
      <w:r w:rsidR="00C32C92">
        <w:rPr>
          <w:rFonts w:ascii="Times New Roman" w:hAnsi="Times New Roman" w:cs="Times New Roman"/>
        </w:rPr>
        <w:instrText xml:space="preserve"> MACROBUTTON MTEditEquationSection2 </w:instrText>
      </w:r>
      <w:r w:rsidR="00C32C92" w:rsidRPr="00C32C92">
        <w:rPr>
          <w:rStyle w:val="MTEquationSection"/>
        </w:rPr>
        <w:instrText>Equation Chapter (Next) Section 1</w:instrText>
      </w:r>
      <w:r w:rsidR="008F3FF2">
        <w:fldChar w:fldCharType="begin"/>
      </w:r>
      <w:r w:rsidR="008F3FF2">
        <w:instrText xml:space="preserve"> SEQ MTEqn \r \h \* MERGEFORMAT </w:instrText>
      </w:r>
      <w:r w:rsidR="008F3FF2">
        <w:fldChar w:fldCharType="end"/>
      </w:r>
      <w:r w:rsidR="008F3FF2">
        <w:fldChar w:fldCharType="begin"/>
      </w:r>
      <w:r w:rsidR="008F3FF2">
        <w:instrText xml:space="preserve"> SEQ MTSec \r 1 \h \* MERGEFORMAT </w:instrText>
      </w:r>
      <w:r w:rsidR="008F3FF2">
        <w:fldChar w:fldCharType="end"/>
      </w:r>
      <w:r w:rsidR="008F3FF2">
        <w:fldChar w:fldCharType="begin"/>
      </w:r>
      <w:r w:rsidR="008F3FF2">
        <w:instrText xml:space="preserve"> SEQ MTChap \h \* MERGEFORMAT </w:instrText>
      </w:r>
      <w:r w:rsidR="008F3FF2">
        <w:fldChar w:fldCharType="end"/>
      </w:r>
      <w:r w:rsidR="00592BD6">
        <w:rPr>
          <w:rFonts w:ascii="Times New Roman" w:hAnsi="Times New Roman" w:cs="Times New Roman"/>
        </w:rPr>
        <w:fldChar w:fldCharType="end"/>
      </w:r>
    </w:p>
    <w:p w:rsidR="003E5B79" w:rsidRPr="009F663B" w:rsidRDefault="00713C12" w:rsidP="00BF6767">
      <w:pPr>
        <w:pStyle w:val="Heading3"/>
      </w:pPr>
      <w:r w:rsidRPr="009F663B">
        <w:t>I</w:t>
      </w:r>
      <w:r w:rsidR="003E5B79" w:rsidRPr="009F663B">
        <w:t>nhalation</w:t>
      </w:r>
    </w:p>
    <w:p w:rsidR="000E59E3" w:rsidRPr="00195966" w:rsidRDefault="00590ABB"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Exposure can be quantified by multiplying the concentration of an agent </w:t>
      </w:r>
      <w:del w:id="253" w:author="Yong" w:date="2013-12-15T15:53:00Z">
        <w:r w:rsidRPr="00195966" w:rsidDel="007C779C">
          <w:rPr>
            <w:rFonts w:ascii="Times New Roman" w:hAnsi="Times New Roman" w:cs="Times New Roman"/>
            <w:color w:val="000000"/>
            <w:sz w:val="24"/>
            <w:szCs w:val="24"/>
            <w:shd w:val="clear" w:color="auto" w:fill="FFFFFF"/>
          </w:rPr>
          <w:delText xml:space="preserve">times </w:delText>
        </w:r>
      </w:del>
      <w:ins w:id="254" w:author="Yong" w:date="2013-12-15T15:53:00Z">
        <w:r w:rsidR="007C779C">
          <w:rPr>
            <w:rFonts w:ascii="Times New Roman" w:hAnsi="Times New Roman" w:cs="Times New Roman"/>
            <w:color w:val="000000"/>
            <w:sz w:val="24"/>
            <w:szCs w:val="24"/>
            <w:shd w:val="clear" w:color="auto" w:fill="FFFFFF"/>
          </w:rPr>
          <w:t>and</w:t>
        </w:r>
        <w:r w:rsidR="007C779C" w:rsidRPr="00195966">
          <w:rPr>
            <w:rFonts w:ascii="Times New Roman" w:hAnsi="Times New Roman" w:cs="Times New Roman"/>
            <w:color w:val="000000"/>
            <w:sz w:val="24"/>
            <w:szCs w:val="24"/>
            <w:shd w:val="clear" w:color="auto" w:fill="FFFFFF"/>
          </w:rPr>
          <w:t xml:space="preserve"> </w:t>
        </w:r>
      </w:ins>
      <w:r w:rsidRPr="00195966">
        <w:rPr>
          <w:rFonts w:ascii="Times New Roman" w:hAnsi="Times New Roman" w:cs="Times New Roman"/>
          <w:color w:val="000000"/>
          <w:sz w:val="24"/>
          <w:szCs w:val="24"/>
          <w:shd w:val="clear" w:color="auto" w:fill="FFFFFF"/>
        </w:rPr>
        <w:t xml:space="preserve">the </w:t>
      </w:r>
      <w:ins w:id="255" w:author="Yong" w:date="2013-12-15T15:54:00Z">
        <w:r w:rsidR="007C779C">
          <w:rPr>
            <w:rFonts w:ascii="Times New Roman" w:hAnsi="Times New Roman" w:cs="Times New Roman"/>
            <w:color w:val="000000"/>
            <w:sz w:val="24"/>
            <w:szCs w:val="24"/>
            <w:shd w:val="clear" w:color="auto" w:fill="FFFFFF"/>
          </w:rPr>
          <w:t xml:space="preserve">exposed </w:t>
        </w:r>
      </w:ins>
      <w:r w:rsidRPr="00195966">
        <w:rPr>
          <w:rFonts w:ascii="Times New Roman" w:hAnsi="Times New Roman" w:cs="Times New Roman"/>
          <w:color w:val="000000"/>
          <w:sz w:val="24"/>
          <w:szCs w:val="24"/>
          <w:shd w:val="clear" w:color="auto" w:fill="FFFFFF"/>
        </w:rPr>
        <w:t>duration</w:t>
      </w:r>
      <w:del w:id="256" w:author="Yong" w:date="2013-12-15T15:53:00Z">
        <w:r w:rsidRPr="00195966" w:rsidDel="007C779C">
          <w:rPr>
            <w:rFonts w:ascii="Times New Roman" w:hAnsi="Times New Roman" w:cs="Times New Roman"/>
            <w:color w:val="000000"/>
            <w:sz w:val="24"/>
            <w:szCs w:val="24"/>
            <w:shd w:val="clear" w:color="auto" w:fill="FFFFFF"/>
          </w:rPr>
          <w:delText xml:space="preserve"> of the contact</w:delText>
        </w:r>
      </w:del>
      <w:r w:rsidRPr="00195966">
        <w:rPr>
          <w:rFonts w:ascii="Times New Roman" w:hAnsi="Times New Roman" w:cs="Times New Roman"/>
          <w:color w:val="000000"/>
          <w:sz w:val="24"/>
          <w:szCs w:val="24"/>
          <w:shd w:val="clear" w:color="auto" w:fill="FFFFFF"/>
        </w:rPr>
        <w:t>. Exposure can be instantaneous when the contact between an agent and a target occurs at a single point in time and space</w:t>
      </w:r>
      <w:del w:id="257" w:author="Yong" w:date="2013-12-15T15:54:00Z">
        <w:r w:rsidRPr="00195966" w:rsidDel="007C779C">
          <w:rPr>
            <w:rFonts w:ascii="Times New Roman" w:hAnsi="Times New Roman" w:cs="Times New Roman"/>
            <w:color w:val="000000"/>
            <w:sz w:val="24"/>
            <w:szCs w:val="24"/>
            <w:shd w:val="clear" w:color="auto" w:fill="FFFFFF"/>
          </w:rPr>
          <w:delText xml:space="preserve"> </w:delText>
        </w:r>
      </w:del>
      <w:r w:rsidR="00B441C7" w:rsidRPr="00195966">
        <w:rPr>
          <w:rFonts w:ascii="Times New Roman" w:hAnsi="Times New Roman" w:cs="Times New Roman"/>
          <w:color w:val="000000"/>
          <w:sz w:val="24"/>
          <w:szCs w:val="24"/>
          <w:shd w:val="clear" w:color="auto" w:fill="FFFFFF"/>
        </w:rPr>
        <w:t>.</w:t>
      </w:r>
      <w:ins w:id="258" w:author="Yong" w:date="2013-12-15T15:54:00Z">
        <w:r w:rsidR="007C779C">
          <w:rPr>
            <w:rFonts w:ascii="Times New Roman" w:hAnsi="Times New Roman" w:cs="Times New Roman"/>
            <w:color w:val="000000"/>
            <w:sz w:val="24"/>
            <w:szCs w:val="24"/>
            <w:shd w:val="clear" w:color="auto" w:fill="FFFFFF"/>
          </w:rPr>
          <w:t xml:space="preserve"> </w:t>
        </w:r>
      </w:ins>
      <w:r w:rsidRPr="00195966">
        <w:rPr>
          <w:rFonts w:ascii="Times New Roman" w:hAnsi="Times New Roman" w:cs="Times New Roman"/>
          <w:color w:val="000000"/>
          <w:sz w:val="24"/>
          <w:szCs w:val="24"/>
          <w:shd w:val="clear" w:color="auto" w:fill="FFFFFF"/>
        </w:rPr>
        <w:t xml:space="preserve">The summation of instantaneous exposures over the exposure duration is called the time-integrated exposure. Equation </w:t>
      </w:r>
      <w:ins w:id="259" w:author="Yong" w:date="2013-12-15T15:54:00Z">
        <w:r w:rsidR="007C779C">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GOTOBUTTON ZEqnNum262233  \* MERGEFORMAT </w:instrText>
        </w:r>
        <w:r w:rsidR="007C779C">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REF ZEqnNum262233 \* Charformat \! \* MERGEFORMAT </w:instrText>
        </w:r>
      </w:ins>
      <w:r w:rsidR="007C779C">
        <w:rPr>
          <w:rFonts w:ascii="Times New Roman" w:hAnsi="Times New Roman" w:cs="Times New Roman"/>
          <w:color w:val="000000"/>
          <w:sz w:val="24"/>
          <w:szCs w:val="24"/>
          <w:shd w:val="clear" w:color="auto" w:fill="FFFFFF"/>
        </w:rPr>
        <w:fldChar w:fldCharType="separate"/>
      </w:r>
      <w:r w:rsidR="008F3FF2" w:rsidRPr="008F3FF2">
        <w:rPr>
          <w:rFonts w:ascii="Times New Roman" w:hAnsi="Times New Roman" w:cs="Times New Roman"/>
          <w:color w:val="000000"/>
          <w:sz w:val="24"/>
          <w:szCs w:val="24"/>
          <w:shd w:val="clear" w:color="auto" w:fill="FFFFFF"/>
        </w:rPr>
        <w:instrText>(3.1)</w:instrText>
      </w:r>
      <w:ins w:id="260" w:author="Yong" w:date="2013-12-15T15:54:00Z">
        <w:r w:rsidR="007C779C">
          <w:rPr>
            <w:rFonts w:ascii="Times New Roman" w:hAnsi="Times New Roman" w:cs="Times New Roman"/>
            <w:color w:val="000000"/>
            <w:sz w:val="24"/>
            <w:szCs w:val="24"/>
            <w:shd w:val="clear" w:color="auto" w:fill="FFFFFF"/>
          </w:rPr>
          <w:fldChar w:fldCharType="end"/>
        </w:r>
        <w:r w:rsidR="007C779C">
          <w:rPr>
            <w:rFonts w:ascii="Times New Roman" w:hAnsi="Times New Roman" w:cs="Times New Roman"/>
            <w:color w:val="000000"/>
            <w:sz w:val="24"/>
            <w:szCs w:val="24"/>
            <w:shd w:val="clear" w:color="auto" w:fill="FFFFFF"/>
          </w:rPr>
          <w:fldChar w:fldCharType="end"/>
        </w:r>
        <w:r w:rsidR="007C779C">
          <w:rPr>
            <w:rFonts w:ascii="Times New Roman" w:hAnsi="Times New Roman" w:cs="Times New Roman"/>
            <w:color w:val="000000"/>
            <w:sz w:val="24"/>
            <w:szCs w:val="24"/>
            <w:shd w:val="clear" w:color="auto" w:fill="FFFFFF"/>
          </w:rPr>
          <w:t xml:space="preserve"> </w:t>
        </w:r>
      </w:ins>
      <w:r w:rsidRPr="00195966">
        <w:rPr>
          <w:rFonts w:ascii="Times New Roman" w:hAnsi="Times New Roman" w:cs="Times New Roman"/>
          <w:color w:val="000000"/>
          <w:sz w:val="24"/>
          <w:szCs w:val="24"/>
          <w:shd w:val="clear" w:color="auto" w:fill="FFFFFF"/>
        </w:rPr>
        <w:t>shows the time-integrated exposure</w:t>
      </w:r>
      <w:r w:rsidR="00592BD6">
        <w:rPr>
          <w:rFonts w:ascii="Times New Roman" w:hAnsi="Times New Roman" w:cs="Times New Roman"/>
          <w:color w:val="000000"/>
          <w:sz w:val="24"/>
          <w:szCs w:val="24"/>
          <w:shd w:val="clear" w:color="auto" w:fill="FFFFFF"/>
        </w:rPr>
        <w:fldChar w:fldCharType="begin"/>
      </w:r>
      <w:r w:rsidR="005F4656">
        <w:rPr>
          <w:rFonts w:ascii="Times New Roman" w:hAnsi="Times New Roman" w:cs="Times New Roman"/>
          <w:color w:val="000000"/>
          <w:sz w:val="24"/>
          <w:szCs w:val="24"/>
          <w:shd w:val="clear" w:color="auto" w:fill="FFFFFF"/>
        </w:rPr>
        <w:instrText xml:space="preserve"> ADDIN EN.CITE &lt;EndNote&gt;&lt;Cite&gt;&lt;Author&gt;Fogh&lt;/Author&gt;&lt;Year&gt;2000&lt;/Year&gt;&lt;RecNum&gt;2&lt;/RecNum&gt;&lt;DisplayText&gt;(Fogh and Andersson 2000)&lt;/DisplayText&gt;&lt;record&gt;&lt;rec-number&gt;2&lt;/rec-number&gt;&lt;foreign-keys&gt;&lt;key app="EN" db-id="2dtzart979vtdiedr97v25sr9s5rt9vep9tt"&gt;2&lt;/key&gt;&lt;/foreign-keys&gt;&lt;ref-type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592BD6">
        <w:rPr>
          <w:rFonts w:ascii="Times New Roman" w:hAnsi="Times New Roman" w:cs="Times New Roman"/>
          <w:color w:val="000000"/>
          <w:sz w:val="24"/>
          <w:szCs w:val="24"/>
          <w:shd w:val="clear" w:color="auto" w:fill="FFFFFF"/>
        </w:rPr>
        <w:fldChar w:fldCharType="separate"/>
      </w:r>
      <w:r w:rsidR="005F4656">
        <w:rPr>
          <w:rFonts w:ascii="Times New Roman" w:hAnsi="Times New Roman" w:cs="Times New Roman"/>
          <w:noProof/>
          <w:color w:val="000000"/>
          <w:sz w:val="24"/>
          <w:szCs w:val="24"/>
          <w:shd w:val="clear" w:color="auto" w:fill="FFFFFF"/>
        </w:rPr>
        <w:t>(</w:t>
      </w:r>
      <w:hyperlink w:anchor="_ENREF_10" w:tooltip="Fogh, 2000 #2" w:history="1">
        <w:r w:rsidR="00D12A6F">
          <w:rPr>
            <w:rFonts w:ascii="Times New Roman" w:hAnsi="Times New Roman" w:cs="Times New Roman"/>
            <w:noProof/>
            <w:color w:val="000000"/>
            <w:sz w:val="24"/>
            <w:szCs w:val="24"/>
            <w:shd w:val="clear" w:color="auto" w:fill="FFFFFF"/>
          </w:rPr>
          <w:t>Fogh and Andersson 2000</w:t>
        </w:r>
      </w:hyperlink>
      <w:r w:rsidR="005F4656">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r w:rsidRPr="00195966">
        <w:rPr>
          <w:rFonts w:ascii="Times New Roman" w:hAnsi="Times New Roman" w:cs="Times New Roman"/>
          <w:color w:val="000000"/>
          <w:sz w:val="24"/>
          <w:szCs w:val="24"/>
          <w:shd w:val="clear" w:color="auto" w:fill="FFFFFF"/>
        </w:rPr>
        <w:t>.</w:t>
      </w:r>
    </w:p>
    <w:p w:rsidR="00590ABB" w:rsidRPr="00C01CDF" w:rsidRDefault="00E351E3" w:rsidP="007C779C">
      <w:pPr>
        <w:pStyle w:val="MTDisplayEquation"/>
        <w:ind w:left="840"/>
      </w:pPr>
      <w:r>
        <w:tab/>
      </w:r>
      <w:r w:rsidR="00085987" w:rsidRPr="00E351E3">
        <w:rPr>
          <w:position w:val="-18"/>
        </w:rPr>
        <w:object w:dxaOrig="150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pt;height:26.6pt" o:ole="">
            <v:imagedata r:id="rId10" o:title=""/>
          </v:shape>
          <o:OLEObject Type="Embed" ProgID="Equation.DSMT4" ShapeID="_x0000_i1025" DrawAspect="Content" ObjectID="_1448706200" r:id="rId11"/>
        </w:object>
      </w:r>
      <w:r>
        <w:t xml:space="preserve"> </w:t>
      </w:r>
      <w:r>
        <w:tab/>
      </w:r>
      <w:r w:rsidR="00592BD6">
        <w:fldChar w:fldCharType="begin"/>
      </w:r>
      <w:r>
        <w:instrText xml:space="preserve"> MACROBUTTON MTPlaceRef \* MERGEFORMAT </w:instrText>
      </w:r>
      <w:r w:rsidR="008F3FF2">
        <w:fldChar w:fldCharType="begin"/>
      </w:r>
      <w:r w:rsidR="008F3FF2">
        <w:instrText xml:space="preserve"> SEQ MTEqn \h \* MERGEFORMAT </w:instrText>
      </w:r>
      <w:r w:rsidR="008F3FF2">
        <w:fldChar w:fldCharType="end"/>
      </w:r>
      <w:bookmarkStart w:id="261" w:name="ZEqnNum262233"/>
      <w:r>
        <w:instrText>(</w:instrText>
      </w:r>
      <w:fldSimple w:instr=" SEQ MTChap \c \* Arabic \* MERGEFORMAT ">
        <w:r w:rsidR="008F3FF2">
          <w:rPr>
            <w:noProof/>
          </w:rPr>
          <w:instrText>3</w:instrText>
        </w:r>
      </w:fldSimple>
      <w:r>
        <w:instrText>.</w:instrText>
      </w:r>
      <w:fldSimple w:instr=" SEQ MTEqn \c \* Arabic \* MERGEFORMAT ">
        <w:r w:rsidR="008F3FF2">
          <w:rPr>
            <w:noProof/>
          </w:rPr>
          <w:instrText>1</w:instrText>
        </w:r>
      </w:fldSimple>
      <w:r>
        <w:instrText>)</w:instrText>
      </w:r>
      <w:bookmarkEnd w:id="261"/>
      <w:r w:rsidR="00592BD6">
        <w:fldChar w:fldCharType="end"/>
      </w:r>
    </w:p>
    <w:p w:rsidR="00202512" w:rsidRDefault="00590ABB" w:rsidP="00202512">
      <w:pPr>
        <w:pStyle w:val="CM46"/>
        <w:snapToGrid w:val="0"/>
        <w:spacing w:after="240" w:line="480" w:lineRule="auto"/>
        <w:ind w:left="420"/>
        <w:mirrorIndents/>
        <w:rPr>
          <w:color w:val="000000"/>
          <w:kern w:val="2"/>
        </w:rPr>
      </w:pPr>
      <w:proofErr w:type="gramStart"/>
      <w:r w:rsidRPr="00C01CDF">
        <w:rPr>
          <w:color w:val="000000"/>
          <w:kern w:val="2"/>
        </w:rPr>
        <w:t>where</w:t>
      </w:r>
      <w:proofErr w:type="gramEnd"/>
      <w:r w:rsidRPr="00C01CDF">
        <w:rPr>
          <w:color w:val="000000"/>
          <w:kern w:val="2"/>
        </w:rPr>
        <w:t xml:space="preserve">: </w:t>
      </w:r>
    </w:p>
    <w:p w:rsidR="00742B53" w:rsidRPr="00C01CDF" w:rsidRDefault="00590ABB" w:rsidP="003B3572">
      <w:pPr>
        <w:pStyle w:val="CM46"/>
        <w:numPr>
          <w:ilvl w:val="0"/>
          <w:numId w:val="5"/>
        </w:numPr>
        <w:snapToGrid w:val="0"/>
        <w:spacing w:after="240" w:line="480" w:lineRule="auto"/>
        <w:mirrorIndents/>
        <w:rPr>
          <w:color w:val="000000"/>
          <w:kern w:val="2"/>
        </w:rPr>
      </w:pPr>
      <w:commentRangeStart w:id="262"/>
      <w:r w:rsidRPr="00C01CDF">
        <w:rPr>
          <w:color w:val="000000"/>
          <w:kern w:val="2"/>
        </w:rPr>
        <w:t>E = Time-integrated exposure (mass/volume)</w:t>
      </w:r>
      <w:commentRangeEnd w:id="262"/>
      <w:r w:rsidR="00806D6B">
        <w:rPr>
          <w:rStyle w:val="CommentReference"/>
          <w:rFonts w:ascii="Cambria Math" w:hAnsi="Cambria Math" w:cstheme="minorBidi"/>
          <w:kern w:val="2"/>
        </w:rPr>
        <w:commentReference w:id="262"/>
      </w:r>
      <w:r w:rsidRPr="00C01CDF">
        <w:rPr>
          <w:color w:val="000000"/>
          <w:kern w:val="2"/>
        </w:rPr>
        <w:t>,</w:t>
      </w:r>
    </w:p>
    <w:p w:rsidR="00742B53" w:rsidRPr="00C01CDF" w:rsidRDefault="00590ABB" w:rsidP="003B3572">
      <w:pPr>
        <w:pStyle w:val="CM46"/>
        <w:numPr>
          <w:ilvl w:val="0"/>
          <w:numId w:val="5"/>
        </w:numPr>
        <w:snapToGrid w:val="0"/>
        <w:spacing w:after="240" w:line="480" w:lineRule="auto"/>
        <w:mirrorIndents/>
        <w:rPr>
          <w:color w:val="000000"/>
          <w:kern w:val="2"/>
        </w:rPr>
      </w:pPr>
      <w:r w:rsidRPr="00C01CDF">
        <w:rPr>
          <w:color w:val="000000"/>
          <w:kern w:val="2"/>
        </w:rPr>
        <w:t>t2– t1 = Exposure duration (ED) (time),</w:t>
      </w:r>
    </w:p>
    <w:p w:rsidR="00742B53" w:rsidRDefault="00590ABB" w:rsidP="003B3572">
      <w:pPr>
        <w:pStyle w:val="CM46"/>
        <w:numPr>
          <w:ilvl w:val="0"/>
          <w:numId w:val="5"/>
        </w:numPr>
        <w:snapToGrid w:val="0"/>
        <w:spacing w:after="240" w:line="480" w:lineRule="auto"/>
        <w:mirrorIndents/>
        <w:rPr>
          <w:color w:val="000000"/>
          <w:kern w:val="2"/>
        </w:rPr>
      </w:pPr>
      <w:r w:rsidRPr="00C01CDF">
        <w:rPr>
          <w:color w:val="000000"/>
          <w:kern w:val="2"/>
        </w:rPr>
        <w:t>C = Exposure conc</w:t>
      </w:r>
      <w:r w:rsidR="00742B53" w:rsidRPr="00C01CDF">
        <w:rPr>
          <w:color w:val="000000"/>
          <w:kern w:val="2"/>
        </w:rPr>
        <w:t xml:space="preserve">entration as a function of time </w:t>
      </w:r>
      <w:r w:rsidRPr="00C01CDF">
        <w:rPr>
          <w:color w:val="000000"/>
          <w:kern w:val="2"/>
        </w:rPr>
        <w:t>(mass/volume).</w:t>
      </w:r>
    </w:p>
    <w:p w:rsidR="00085987" w:rsidRPr="00C43DB7" w:rsidRDefault="00085987" w:rsidP="003B3572">
      <w:pPr>
        <w:pStyle w:val="CM46"/>
        <w:numPr>
          <w:ilvl w:val="0"/>
          <w:numId w:val="5"/>
        </w:numPr>
        <w:snapToGrid w:val="0"/>
        <w:spacing w:after="240" w:line="480" w:lineRule="auto"/>
        <w:mirrorIndents/>
        <w:rPr>
          <w:color w:val="000000"/>
          <w:kern w:val="2"/>
        </w:rPr>
      </w:pPr>
      <w:r>
        <w:rPr>
          <w:color w:val="000000"/>
          <w:kern w:val="2"/>
        </w:rPr>
        <w:t>I = Inhalation factors</w:t>
      </w:r>
      <w:ins w:id="263" w:author="Yong" w:date="2013-12-15T15:58:00Z">
        <w:r w:rsidR="00806D6B">
          <w:rPr>
            <w:color w:val="000000"/>
            <w:kern w:val="2"/>
          </w:rPr>
          <w:t xml:space="preserve"> </w:t>
        </w:r>
      </w:ins>
      <w:r>
        <w:rPr>
          <w:color w:val="000000"/>
          <w:kern w:val="2"/>
        </w:rPr>
        <w:t>(volume/</w:t>
      </w:r>
      <w:r w:rsidR="00617B13">
        <w:rPr>
          <w:color w:val="000000"/>
          <w:kern w:val="2"/>
        </w:rPr>
        <w:t>time</w:t>
      </w:r>
      <w:r>
        <w:rPr>
          <w:color w:val="000000"/>
          <w:kern w:val="2"/>
        </w:rPr>
        <w:t>)</w:t>
      </w:r>
      <w:r w:rsidRPr="00C01CDF">
        <w:rPr>
          <w:color w:val="000000"/>
          <w:kern w:val="2"/>
        </w:rPr>
        <w:t>.</w:t>
      </w:r>
    </w:p>
    <w:p w:rsidR="00984014" w:rsidRPr="00195966" w:rsidRDefault="00590ABB" w:rsidP="008F7242">
      <w:pPr>
        <w:spacing w:line="480" w:lineRule="auto"/>
        <w:ind w:firstLineChars="300" w:firstLine="720"/>
        <w:rPr>
          <w:rFonts w:ascii="Times New Roman" w:hAnsi="Times New Roman" w:cs="Times New Roman"/>
          <w:color w:val="000000"/>
          <w:sz w:val="24"/>
          <w:szCs w:val="24"/>
          <w:shd w:val="clear" w:color="auto" w:fill="FFFFFF"/>
        </w:rPr>
      </w:pPr>
      <w:del w:id="264" w:author="Yong" w:date="2013-12-15T16:00:00Z">
        <w:r w:rsidRPr="00195966" w:rsidDel="00806D6B">
          <w:rPr>
            <w:rFonts w:ascii="Times New Roman" w:hAnsi="Times New Roman" w:cs="Times New Roman"/>
            <w:color w:val="000000"/>
            <w:sz w:val="24"/>
            <w:szCs w:val="24"/>
            <w:shd w:val="clear" w:color="auto" w:fill="FFFFFF"/>
          </w:rPr>
          <w:delText>Dividing the time-integrated exposure by the exposure duration, results in the time-averaged exposure</w:delText>
        </w:r>
      </w:del>
      <w:ins w:id="265" w:author="Yong" w:date="2013-12-15T16:00:00Z">
        <w:r w:rsidR="00806D6B">
          <w:rPr>
            <w:rFonts w:ascii="Times New Roman" w:hAnsi="Times New Roman" w:cs="Times New Roman"/>
            <w:color w:val="000000"/>
            <w:sz w:val="24"/>
            <w:szCs w:val="24"/>
            <w:shd w:val="clear" w:color="auto" w:fill="FFFFFF"/>
          </w:rPr>
          <w:t>Time-averaged exposure was obtained by dividing the integrated exposure</w:t>
        </w:r>
      </w:ins>
      <w:r w:rsidRPr="00195966">
        <w:rPr>
          <w:rFonts w:ascii="Times New Roman" w:hAnsi="Times New Roman" w:cs="Times New Roman"/>
          <w:color w:val="000000"/>
          <w:sz w:val="24"/>
          <w:szCs w:val="24"/>
          <w:shd w:val="clear" w:color="auto" w:fill="FFFFFF"/>
        </w:rPr>
        <w:t xml:space="preserve"> </w:t>
      </w:r>
      <w:ins w:id="266" w:author="Yong" w:date="2013-12-15T16:00:00Z">
        <w:r w:rsidR="00806D6B">
          <w:rPr>
            <w:rFonts w:ascii="Times New Roman" w:hAnsi="Times New Roman" w:cs="Times New Roman"/>
            <w:color w:val="000000"/>
            <w:sz w:val="24"/>
            <w:szCs w:val="24"/>
            <w:shd w:val="clear" w:color="auto" w:fill="FFFFFF"/>
          </w:rPr>
          <w:t>by</w:t>
        </w:r>
      </w:ins>
      <w:ins w:id="267" w:author="Yong" w:date="2013-12-15T16:01:00Z">
        <w:r w:rsidR="00806D6B">
          <w:rPr>
            <w:rFonts w:ascii="Times New Roman" w:hAnsi="Times New Roman" w:cs="Times New Roman"/>
            <w:color w:val="000000"/>
            <w:sz w:val="24"/>
            <w:szCs w:val="24"/>
            <w:shd w:val="clear" w:color="auto" w:fill="FFFFFF"/>
          </w:rPr>
          <w:t xml:space="preserve"> exposure duration.</w:t>
        </w:r>
      </w:ins>
    </w:p>
    <w:p w:rsidR="00984014" w:rsidRDefault="00590ABB"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In </w:t>
      </w:r>
      <w:del w:id="268" w:author="Yong" w:date="2013-12-15T16:01:00Z">
        <w:r w:rsidRPr="00195966" w:rsidDel="00806D6B">
          <w:rPr>
            <w:rFonts w:ascii="Times New Roman" w:hAnsi="Times New Roman" w:cs="Times New Roman"/>
            <w:color w:val="000000"/>
            <w:sz w:val="24"/>
            <w:szCs w:val="24"/>
            <w:shd w:val="clear" w:color="auto" w:fill="FFFFFF"/>
          </w:rPr>
          <w:delText xml:space="preserve">this </w:delText>
        </w:r>
        <w:r w:rsidR="000927B8" w:rsidDel="00806D6B">
          <w:rPr>
            <w:rFonts w:ascii="Times New Roman" w:hAnsi="Times New Roman" w:cs="Times New Roman"/>
            <w:color w:val="000000"/>
            <w:sz w:val="24"/>
            <w:szCs w:val="24"/>
            <w:shd w:val="clear" w:color="auto" w:fill="FFFFFF"/>
          </w:rPr>
          <w:delText>article</w:delText>
        </w:r>
      </w:del>
      <w:ins w:id="269" w:author="Yong" w:date="2013-12-15T16:01:00Z">
        <w:r w:rsidR="00806D6B">
          <w:rPr>
            <w:rFonts w:ascii="Times New Roman" w:hAnsi="Times New Roman" w:cs="Times New Roman"/>
            <w:color w:val="000000"/>
            <w:sz w:val="24"/>
            <w:szCs w:val="24"/>
            <w:shd w:val="clear" w:color="auto" w:fill="FFFFFF"/>
          </w:rPr>
          <w:t>the current study</w:t>
        </w:r>
      </w:ins>
      <w:r w:rsidRPr="00195966">
        <w:rPr>
          <w:rFonts w:ascii="Times New Roman" w:hAnsi="Times New Roman" w:cs="Times New Roman"/>
          <w:color w:val="000000"/>
          <w:sz w:val="24"/>
          <w:szCs w:val="24"/>
          <w:shd w:val="clear" w:color="auto" w:fill="FFFFFF"/>
        </w:rPr>
        <w:t xml:space="preserve">, since the </w:t>
      </w:r>
      <w:r w:rsidR="00742B53" w:rsidRPr="00195966">
        <w:rPr>
          <w:rFonts w:ascii="Times New Roman" w:hAnsi="Times New Roman" w:cs="Times New Roman"/>
          <w:color w:val="000000"/>
          <w:sz w:val="24"/>
          <w:szCs w:val="24"/>
          <w:shd w:val="clear" w:color="auto" w:fill="FFFFFF"/>
        </w:rPr>
        <w:t>time step</w:t>
      </w:r>
      <w:r w:rsidRPr="00195966">
        <w:rPr>
          <w:rFonts w:ascii="Times New Roman" w:hAnsi="Times New Roman" w:cs="Times New Roman"/>
          <w:color w:val="000000"/>
          <w:sz w:val="24"/>
          <w:szCs w:val="24"/>
          <w:shd w:val="clear" w:color="auto" w:fill="FFFFFF"/>
        </w:rPr>
        <w:t xml:space="preserve"> is</w:t>
      </w:r>
      <w:r w:rsidR="00107663">
        <w:rPr>
          <w:rFonts w:ascii="Times New Roman" w:hAnsi="Times New Roman" w:cs="Times New Roman"/>
          <w:color w:val="000000"/>
          <w:sz w:val="24"/>
          <w:szCs w:val="24"/>
          <w:shd w:val="clear" w:color="auto" w:fill="FFFFFF"/>
        </w:rPr>
        <w:t xml:space="preserve"> 1 </w:t>
      </w:r>
      <w:r w:rsidR="00B87340">
        <w:rPr>
          <w:rFonts w:ascii="Times New Roman" w:hAnsi="Times New Roman" w:cs="Times New Roman"/>
          <w:color w:val="000000"/>
          <w:sz w:val="24"/>
          <w:szCs w:val="24"/>
          <w:shd w:val="clear" w:color="auto" w:fill="FFFFFF"/>
        </w:rPr>
        <w:t>day,</w:t>
      </w:r>
      <w:r w:rsidRPr="00195966">
        <w:rPr>
          <w:rFonts w:ascii="Times New Roman" w:hAnsi="Times New Roman" w:cs="Times New Roman"/>
          <w:color w:val="000000"/>
          <w:sz w:val="24"/>
          <w:szCs w:val="24"/>
          <w:shd w:val="clear" w:color="auto" w:fill="FFFFFF"/>
        </w:rPr>
        <w:t xml:space="preserve"> we integrated the concentration through the whole</w:t>
      </w:r>
      <w:r w:rsidR="00107663">
        <w:rPr>
          <w:rFonts w:ascii="Times New Roman" w:hAnsi="Times New Roman" w:cs="Times New Roman"/>
          <w:color w:val="000000"/>
          <w:sz w:val="24"/>
          <w:szCs w:val="24"/>
          <w:shd w:val="clear" w:color="auto" w:fill="FFFFFF"/>
        </w:rPr>
        <w:t xml:space="preserve"> pollen</w:t>
      </w:r>
      <w:r w:rsidRPr="00195966">
        <w:rPr>
          <w:rFonts w:ascii="Times New Roman" w:hAnsi="Times New Roman" w:cs="Times New Roman"/>
          <w:color w:val="000000"/>
          <w:sz w:val="24"/>
          <w:szCs w:val="24"/>
          <w:shd w:val="clear" w:color="auto" w:fill="FFFFFF"/>
        </w:rPr>
        <w:t xml:space="preserve"> </w:t>
      </w:r>
      <w:r w:rsidR="00742B53" w:rsidRPr="00195966">
        <w:rPr>
          <w:rFonts w:ascii="Times New Roman" w:hAnsi="Times New Roman" w:cs="Times New Roman"/>
          <w:color w:val="000000"/>
          <w:sz w:val="24"/>
          <w:szCs w:val="24"/>
          <w:shd w:val="clear" w:color="auto" w:fill="FFFFFF"/>
        </w:rPr>
        <w:t>season (</w:t>
      </w:r>
      <w:r w:rsidRPr="00195966">
        <w:rPr>
          <w:rFonts w:ascii="Times New Roman" w:hAnsi="Times New Roman" w:cs="Times New Roman"/>
          <w:color w:val="000000"/>
          <w:sz w:val="24"/>
          <w:szCs w:val="24"/>
          <w:shd w:val="clear" w:color="auto" w:fill="FFFFFF"/>
        </w:rPr>
        <w:t>a</w:t>
      </w:r>
      <w:r w:rsidR="00742B53" w:rsidRPr="00195966">
        <w:rPr>
          <w:rFonts w:ascii="Times New Roman" w:hAnsi="Times New Roman" w:cs="Times New Roman"/>
          <w:color w:val="000000"/>
          <w:sz w:val="24"/>
          <w:szCs w:val="24"/>
          <w:shd w:val="clear" w:color="auto" w:fill="FFFFFF"/>
        </w:rPr>
        <w:t>n</w:t>
      </w:r>
      <w:r w:rsidRPr="00195966">
        <w:rPr>
          <w:rFonts w:ascii="Times New Roman" w:hAnsi="Times New Roman" w:cs="Times New Roman"/>
          <w:color w:val="000000"/>
          <w:sz w:val="24"/>
          <w:szCs w:val="24"/>
          <w:shd w:val="clear" w:color="auto" w:fill="FFFFFF"/>
        </w:rPr>
        <w:t xml:space="preserve"> average time about </w:t>
      </w:r>
      <w:r w:rsidR="00107663">
        <w:rPr>
          <w:rFonts w:ascii="Times New Roman" w:hAnsi="Times New Roman" w:cs="Times New Roman"/>
          <w:color w:val="000000"/>
          <w:sz w:val="24"/>
          <w:szCs w:val="24"/>
          <w:shd w:val="clear" w:color="auto" w:fill="FFFFFF"/>
        </w:rPr>
        <w:t>3 months</w:t>
      </w:r>
      <w:r w:rsidRPr="00195966">
        <w:rPr>
          <w:rFonts w:ascii="Times New Roman" w:hAnsi="Times New Roman" w:cs="Times New Roman"/>
          <w:color w:val="000000"/>
          <w:sz w:val="24"/>
          <w:szCs w:val="24"/>
          <w:shd w:val="clear" w:color="auto" w:fill="FFFFFF"/>
        </w:rPr>
        <w:t>)</w:t>
      </w:r>
      <w:ins w:id="270" w:author="Yong" w:date="2013-12-15T16:01:00Z">
        <w:r w:rsidR="00806D6B">
          <w:rPr>
            <w:rFonts w:ascii="Times New Roman" w:hAnsi="Times New Roman" w:cs="Times New Roman"/>
            <w:color w:val="000000"/>
            <w:sz w:val="24"/>
            <w:szCs w:val="24"/>
            <w:shd w:val="clear" w:color="auto" w:fill="FFFFFF"/>
          </w:rPr>
          <w:t xml:space="preserve"> </w:t>
        </w:r>
      </w:ins>
      <w:r w:rsidR="00107663">
        <w:rPr>
          <w:rFonts w:ascii="Times New Roman" w:hAnsi="Times New Roman" w:cs="Times New Roman"/>
          <w:color w:val="000000"/>
          <w:sz w:val="24"/>
          <w:szCs w:val="24"/>
          <w:shd w:val="clear" w:color="auto" w:fill="FFFFFF"/>
        </w:rPr>
        <w:t>for each species</w:t>
      </w:r>
      <w:del w:id="271" w:author="Yong" w:date="2013-12-15T16:01:00Z">
        <w:r w:rsidR="00107663" w:rsidDel="00806D6B">
          <w:rPr>
            <w:rFonts w:ascii="Times New Roman" w:hAnsi="Times New Roman" w:cs="Times New Roman"/>
            <w:color w:val="000000"/>
            <w:sz w:val="24"/>
            <w:szCs w:val="24"/>
            <w:shd w:val="clear" w:color="auto" w:fill="FFFFFF"/>
          </w:rPr>
          <w:delText xml:space="preserve"> </w:delText>
        </w:r>
      </w:del>
      <w:r w:rsidR="00742B53" w:rsidRPr="00195966">
        <w:rPr>
          <w:rFonts w:ascii="Times New Roman" w:hAnsi="Times New Roman" w:cs="Times New Roman"/>
          <w:color w:val="000000"/>
          <w:sz w:val="24"/>
          <w:szCs w:val="24"/>
          <w:shd w:val="clear" w:color="auto" w:fill="FFFFFF"/>
        </w:rPr>
        <w:t>,</w:t>
      </w:r>
      <w:ins w:id="272" w:author="Yong" w:date="2013-12-15T16:01:00Z">
        <w:r w:rsidR="00806D6B">
          <w:rPr>
            <w:rFonts w:ascii="Times New Roman" w:hAnsi="Times New Roman" w:cs="Times New Roman"/>
            <w:color w:val="000000"/>
            <w:sz w:val="24"/>
            <w:szCs w:val="24"/>
            <w:shd w:val="clear" w:color="auto" w:fill="FFFFFF"/>
          </w:rPr>
          <w:t xml:space="preserve"> </w:t>
        </w:r>
      </w:ins>
      <w:r w:rsidR="00742B53" w:rsidRPr="00195966">
        <w:rPr>
          <w:rFonts w:ascii="Times New Roman" w:hAnsi="Times New Roman" w:cs="Times New Roman"/>
          <w:color w:val="000000"/>
          <w:sz w:val="24"/>
          <w:szCs w:val="24"/>
          <w:shd w:val="clear" w:color="auto" w:fill="FFFFFF"/>
        </w:rPr>
        <w:t>and we use</w:t>
      </w:r>
      <w:ins w:id="273" w:author="Yong" w:date="2013-12-15T16:02:00Z">
        <w:r w:rsidR="00806D6B">
          <w:rPr>
            <w:rFonts w:ascii="Times New Roman" w:hAnsi="Times New Roman" w:cs="Times New Roman"/>
            <w:color w:val="000000"/>
            <w:sz w:val="24"/>
            <w:szCs w:val="24"/>
            <w:shd w:val="clear" w:color="auto" w:fill="FFFFFF"/>
          </w:rPr>
          <w:t>d</w:t>
        </w:r>
      </w:ins>
      <w:r w:rsidR="00742B53" w:rsidRPr="00195966">
        <w:rPr>
          <w:rFonts w:ascii="Times New Roman" w:hAnsi="Times New Roman" w:cs="Times New Roman"/>
          <w:color w:val="000000"/>
          <w:sz w:val="24"/>
          <w:szCs w:val="24"/>
          <w:shd w:val="clear" w:color="auto" w:fill="FFFFFF"/>
        </w:rPr>
        <w:t xml:space="preserve"> </w:t>
      </w:r>
      <w:r w:rsidR="00107663">
        <w:rPr>
          <w:rFonts w:ascii="Times New Roman" w:hAnsi="Times New Roman" w:cs="Times New Roman"/>
          <w:color w:val="000000"/>
          <w:sz w:val="24"/>
          <w:szCs w:val="24"/>
          <w:shd w:val="clear" w:color="auto" w:fill="FFFFFF"/>
        </w:rPr>
        <w:t xml:space="preserve">pollen counts which </w:t>
      </w:r>
      <w:del w:id="274" w:author="Yong" w:date="2013-12-15T16:02:00Z">
        <w:r w:rsidR="00107663" w:rsidDel="00806D6B">
          <w:rPr>
            <w:rFonts w:ascii="Times New Roman" w:hAnsi="Times New Roman" w:cs="Times New Roman"/>
            <w:color w:val="000000"/>
            <w:sz w:val="24"/>
            <w:szCs w:val="24"/>
            <w:shd w:val="clear" w:color="auto" w:fill="FFFFFF"/>
          </w:rPr>
          <w:delText xml:space="preserve">is </w:delText>
        </w:r>
      </w:del>
      <w:ins w:id="275" w:author="Yong" w:date="2013-12-15T16:02:00Z">
        <w:r w:rsidR="00806D6B">
          <w:rPr>
            <w:rFonts w:ascii="Times New Roman" w:hAnsi="Times New Roman" w:cs="Times New Roman"/>
            <w:color w:val="000000"/>
            <w:sz w:val="24"/>
            <w:szCs w:val="24"/>
            <w:shd w:val="clear" w:color="auto" w:fill="FFFFFF"/>
          </w:rPr>
          <w:t xml:space="preserve">are </w:t>
        </w:r>
      </w:ins>
      <w:r w:rsidR="00107663">
        <w:rPr>
          <w:rFonts w:ascii="Times New Roman" w:hAnsi="Times New Roman" w:cs="Times New Roman"/>
          <w:color w:val="000000"/>
          <w:sz w:val="24"/>
          <w:szCs w:val="24"/>
          <w:shd w:val="clear" w:color="auto" w:fill="FFFFFF"/>
        </w:rPr>
        <w:t>considered as a more appropriate measurement of the scenario</w:t>
      </w:r>
      <w:del w:id="276" w:author="Yong" w:date="2013-12-15T16:02:00Z">
        <w:r w:rsidR="00107663" w:rsidDel="00806D6B">
          <w:rPr>
            <w:rFonts w:ascii="Times New Roman" w:hAnsi="Times New Roman" w:cs="Times New Roman"/>
            <w:color w:val="000000"/>
            <w:sz w:val="24"/>
            <w:szCs w:val="24"/>
            <w:shd w:val="clear" w:color="auto" w:fill="FFFFFF"/>
          </w:rPr>
          <w:delText>.</w:delText>
        </w:r>
      </w:del>
      <w:r w:rsidR="00107663">
        <w:rPr>
          <w:rFonts w:ascii="Times New Roman" w:hAnsi="Times New Roman" w:cs="Times New Roman"/>
          <w:color w:val="000000"/>
          <w:sz w:val="24"/>
          <w:szCs w:val="24"/>
          <w:shd w:val="clear" w:color="auto" w:fill="FFFFFF"/>
        </w:rPr>
        <w:t>.</w:t>
      </w:r>
    </w:p>
    <w:p w:rsidR="00B132C8" w:rsidRDefault="00B132C8"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Then we consider</w:t>
      </w:r>
      <w:ins w:id="277" w:author="Yong" w:date="2013-12-15T16:02:00Z">
        <w:r w:rsidR="00806D6B">
          <w:rPr>
            <w:rFonts w:ascii="Times New Roman" w:hAnsi="Times New Roman" w:cs="Times New Roman"/>
            <w:color w:val="000000"/>
            <w:sz w:val="24"/>
            <w:szCs w:val="24"/>
            <w:shd w:val="clear" w:color="auto" w:fill="FFFFFF"/>
          </w:rPr>
          <w:t>ed</w:t>
        </w:r>
      </w:ins>
      <w:r>
        <w:rPr>
          <w:rFonts w:ascii="Times New Roman" w:hAnsi="Times New Roman" w:cs="Times New Roman"/>
          <w:color w:val="000000"/>
          <w:sz w:val="24"/>
          <w:szCs w:val="24"/>
          <w:shd w:val="clear" w:color="auto" w:fill="FFFFFF"/>
        </w:rPr>
        <w:t xml:space="preserve"> the indoor and outdoor </w:t>
      </w:r>
      <w:del w:id="278" w:author="Yong" w:date="2013-12-15T16:02:00Z">
        <w:r w:rsidDel="00806D6B">
          <w:rPr>
            <w:rFonts w:ascii="Times New Roman" w:hAnsi="Times New Roman" w:cs="Times New Roman"/>
            <w:color w:val="000000"/>
            <w:sz w:val="24"/>
            <w:szCs w:val="24"/>
            <w:shd w:val="clear" w:color="auto" w:fill="FFFFFF"/>
          </w:rPr>
          <w:delText>scenario</w:delText>
        </w:r>
      </w:del>
      <w:ins w:id="279" w:author="Yong" w:date="2013-12-15T16:02:00Z">
        <w:r w:rsidR="00806D6B">
          <w:rPr>
            <w:rFonts w:ascii="Times New Roman" w:hAnsi="Times New Roman" w:cs="Times New Roman"/>
            <w:color w:val="000000"/>
            <w:sz w:val="24"/>
            <w:szCs w:val="24"/>
            <w:shd w:val="clear" w:color="auto" w:fill="FFFFFF"/>
          </w:rPr>
          <w:t xml:space="preserve">exposures as in equations </w: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ZEqnNum807455  \* MERGEFORMAT </w:instrTex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ZEqnNum807455 \* Charformat \! \* MERGEFORMAT </w:instrText>
        </w:r>
      </w:ins>
      <w:r w:rsidR="00806D6B">
        <w:rPr>
          <w:rFonts w:ascii="Times New Roman" w:hAnsi="Times New Roman" w:cs="Times New Roman"/>
          <w:color w:val="000000"/>
          <w:sz w:val="24"/>
          <w:szCs w:val="24"/>
          <w:shd w:val="clear" w:color="auto" w:fill="FFFFFF"/>
        </w:rPr>
        <w:fldChar w:fldCharType="separate"/>
      </w:r>
      <w:r w:rsidR="008F3FF2" w:rsidRPr="008F3FF2">
        <w:rPr>
          <w:rFonts w:ascii="Times New Roman" w:hAnsi="Times New Roman" w:cs="Times New Roman"/>
          <w:color w:val="000000"/>
          <w:sz w:val="24"/>
          <w:szCs w:val="24"/>
          <w:shd w:val="clear" w:color="auto" w:fill="FFFFFF"/>
        </w:rPr>
        <w:instrText>(3.2)</w:instrText>
      </w:r>
      <w:ins w:id="280" w:author="Yong" w:date="2013-12-15T16:02:00Z">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t xml:space="preserve"> </w:t>
        </w:r>
        <w:proofErr w:type="gramStart"/>
        <w:r w:rsidR="00806D6B">
          <w:rPr>
            <w:rFonts w:ascii="Times New Roman" w:hAnsi="Times New Roman" w:cs="Times New Roman"/>
            <w:color w:val="000000"/>
            <w:sz w:val="24"/>
            <w:szCs w:val="24"/>
            <w:shd w:val="clear" w:color="auto" w:fill="FFFFFF"/>
          </w:rPr>
          <w:t xml:space="preserve">and </w:t>
        </w:r>
      </w:ins>
      <w:proofErr w:type="gramEnd"/>
      <w:ins w:id="281" w:author="Yong" w:date="2013-12-15T16:03:00Z">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ZEqnNum102372  \* MERGEFORMAT </w:instrTex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ZEqnNum102372 \* Charformat \! \* MERGEFORMAT </w:instrText>
        </w:r>
      </w:ins>
      <w:r w:rsidR="00806D6B">
        <w:rPr>
          <w:rFonts w:ascii="Times New Roman" w:hAnsi="Times New Roman" w:cs="Times New Roman"/>
          <w:color w:val="000000"/>
          <w:sz w:val="24"/>
          <w:szCs w:val="24"/>
          <w:shd w:val="clear" w:color="auto" w:fill="FFFFFF"/>
        </w:rPr>
        <w:fldChar w:fldCharType="separate"/>
      </w:r>
      <w:r w:rsidR="008F3FF2" w:rsidRPr="008F3FF2">
        <w:rPr>
          <w:rFonts w:ascii="Times New Roman" w:hAnsi="Times New Roman" w:cs="Times New Roman"/>
          <w:color w:val="000000"/>
          <w:sz w:val="24"/>
          <w:szCs w:val="24"/>
          <w:shd w:val="clear" w:color="auto" w:fill="FFFFFF"/>
        </w:rPr>
        <w:instrText>(3.3)</w:instrText>
      </w:r>
      <w:ins w:id="282" w:author="Yong" w:date="2013-12-15T16:03:00Z">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fldChar w:fldCharType="end"/>
        </w:r>
      </w:ins>
      <w:r>
        <w:rPr>
          <w:rFonts w:ascii="Times New Roman" w:hAnsi="Times New Roman" w:cs="Times New Roman"/>
          <w:color w:val="000000"/>
          <w:sz w:val="24"/>
          <w:szCs w:val="24"/>
          <w:shd w:val="clear" w:color="auto" w:fill="FFFFFF"/>
        </w:rPr>
        <w:t>.</w:t>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commentRangeStart w:id="283"/>
      <w:r>
        <w:rPr>
          <w:rFonts w:ascii="Times New Roman" w:hAnsi="Times New Roman" w:cs="Times New Roman"/>
          <w:color w:val="000000"/>
          <w:sz w:val="24"/>
          <w:szCs w:val="24"/>
          <w:shd w:val="clear" w:color="auto" w:fill="FFFFFF"/>
        </w:rPr>
        <w:t>Outdoor:</w:t>
      </w:r>
    </w:p>
    <w:p w:rsidR="0090261D" w:rsidRDefault="0090261D" w:rsidP="0090261D">
      <w:pPr>
        <w:pStyle w:val="MTDisplayEquation"/>
        <w:rPr>
          <w:shd w:val="clear" w:color="auto" w:fill="FFFFFF"/>
        </w:rPr>
      </w:pPr>
      <w:r>
        <w:rPr>
          <w:shd w:val="clear" w:color="auto" w:fill="FFFFFF"/>
        </w:rPr>
        <w:lastRenderedPageBreak/>
        <w:tab/>
      </w:r>
      <w:r w:rsidRPr="0090261D">
        <w:rPr>
          <w:position w:val="-18"/>
          <w:shd w:val="clear" w:color="auto" w:fill="FFFFFF"/>
        </w:rPr>
        <w:object w:dxaOrig="1500" w:dyaOrig="520">
          <v:shape id="_x0000_i1026" type="#_x0000_t75" style="width:75.3pt;height:26.6pt" o:ole="">
            <v:imagedata r:id="rId12" o:title=""/>
          </v:shape>
          <o:OLEObject Type="Embed" ProgID="Equation.DSMT4" ShapeID="_x0000_i1026" DrawAspect="Content" ObjectID="_1448706201" r:id="rId13"/>
        </w:object>
      </w:r>
      <w:r>
        <w:rPr>
          <w:shd w:val="clear" w:color="auto" w:fill="FFFFFF"/>
        </w:rPr>
        <w:t xml:space="preserve"> </w:t>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8F3FF2">
        <w:fldChar w:fldCharType="begin"/>
      </w:r>
      <w:r w:rsidR="008F3FF2">
        <w:instrText xml:space="preserve"> SEQ MTEqn \h \* MERGEFORMAT </w:instrText>
      </w:r>
      <w:r w:rsidR="008F3FF2">
        <w:fldChar w:fldCharType="end"/>
      </w:r>
      <w:bookmarkStart w:id="284" w:name="ZEqnNum807455"/>
      <w:r>
        <w:rPr>
          <w:shd w:val="clear" w:color="auto" w:fill="FFFFFF"/>
        </w:rPr>
        <w:instrText>(</w:instrText>
      </w:r>
      <w:fldSimple w:instr=" SEQ MTChap \c \* Arabic \* MERGEFORMAT ">
        <w:r w:rsidR="008F3FF2" w:rsidRPr="008F3FF2">
          <w:rPr>
            <w:noProof/>
            <w:shd w:val="clear" w:color="auto" w:fill="FFFFFF"/>
          </w:rPr>
          <w:instrText>3</w:instrText>
        </w:r>
      </w:fldSimple>
      <w:r>
        <w:rPr>
          <w:shd w:val="clear" w:color="auto" w:fill="FFFFFF"/>
        </w:rPr>
        <w:instrText>.</w:instrText>
      </w:r>
      <w:fldSimple w:instr=" SEQ MTEqn \c \* Arabic \* MERGEFORMAT ">
        <w:r w:rsidR="008F3FF2" w:rsidRPr="008F3FF2">
          <w:rPr>
            <w:noProof/>
            <w:shd w:val="clear" w:color="auto" w:fill="FFFFFF"/>
          </w:rPr>
          <w:instrText>2</w:instrText>
        </w:r>
      </w:fldSimple>
      <w:r>
        <w:rPr>
          <w:shd w:val="clear" w:color="auto" w:fill="FFFFFF"/>
        </w:rPr>
        <w:instrText>)</w:instrText>
      </w:r>
      <w:bookmarkEnd w:id="284"/>
      <w:r w:rsidR="00592BD6">
        <w:rPr>
          <w:shd w:val="clear" w:color="auto" w:fill="FFFFFF"/>
        </w:rPr>
        <w:fldChar w:fldCharType="end"/>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Indoor</w:t>
      </w:r>
    </w:p>
    <w:p w:rsidR="0090261D" w:rsidRDefault="0090261D" w:rsidP="0090261D">
      <w:pPr>
        <w:pStyle w:val="MTDisplayEquation"/>
        <w:rPr>
          <w:shd w:val="clear" w:color="auto" w:fill="FFFFFF"/>
        </w:rPr>
      </w:pPr>
      <w:r>
        <w:rPr>
          <w:shd w:val="clear" w:color="auto" w:fill="FFFFFF"/>
        </w:rPr>
        <w:tab/>
      </w:r>
      <w:r w:rsidRPr="0090261D">
        <w:rPr>
          <w:position w:val="-30"/>
          <w:shd w:val="clear" w:color="auto" w:fill="FFFFFF"/>
        </w:rPr>
        <w:object w:dxaOrig="2260" w:dyaOrig="680">
          <v:shape id="_x0000_i1027" type="#_x0000_t75" style="width:113.55pt;height:33.8pt" o:ole="">
            <v:imagedata r:id="rId14" o:title=""/>
          </v:shape>
          <o:OLEObject Type="Embed" ProgID="Equation.DSMT4" ShapeID="_x0000_i1027" DrawAspect="Content" ObjectID="_1448706202" r:id="rId15"/>
        </w:object>
      </w:r>
      <w:r>
        <w:rPr>
          <w:shd w:val="clear" w:color="auto" w:fill="FFFFFF"/>
        </w:rPr>
        <w:t xml:space="preserve"> </w:t>
      </w:r>
      <w:commentRangeEnd w:id="283"/>
      <w:r w:rsidR="00806D6B">
        <w:rPr>
          <w:rStyle w:val="CommentReference"/>
          <w:rFonts w:ascii="Cambria Math" w:hAnsi="Cambria Math" w:cstheme="minorBidi"/>
          <w:color w:val="auto"/>
        </w:rPr>
        <w:commentReference w:id="283"/>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8F3FF2">
        <w:fldChar w:fldCharType="begin"/>
      </w:r>
      <w:r w:rsidR="008F3FF2">
        <w:instrText xml:space="preserve"> SEQ MTEqn \h \* MERGEFORMAT </w:instrText>
      </w:r>
      <w:r w:rsidR="008F3FF2">
        <w:fldChar w:fldCharType="end"/>
      </w:r>
      <w:bookmarkStart w:id="285" w:name="ZEqnNum102372"/>
      <w:r>
        <w:rPr>
          <w:shd w:val="clear" w:color="auto" w:fill="FFFFFF"/>
        </w:rPr>
        <w:instrText>(</w:instrText>
      </w:r>
      <w:fldSimple w:instr=" SEQ MTChap \c \* Arabic \* MERGEFORMAT ">
        <w:r w:rsidR="008F3FF2" w:rsidRPr="008F3FF2">
          <w:rPr>
            <w:noProof/>
            <w:shd w:val="clear" w:color="auto" w:fill="FFFFFF"/>
          </w:rPr>
          <w:instrText>3</w:instrText>
        </w:r>
      </w:fldSimple>
      <w:r>
        <w:rPr>
          <w:shd w:val="clear" w:color="auto" w:fill="FFFFFF"/>
        </w:rPr>
        <w:instrText>.</w:instrText>
      </w:r>
      <w:fldSimple w:instr=" SEQ MTEqn \c \* Arabic \* MERGEFORMAT ">
        <w:r w:rsidR="008F3FF2" w:rsidRPr="008F3FF2">
          <w:rPr>
            <w:noProof/>
            <w:shd w:val="clear" w:color="auto" w:fill="FFFFFF"/>
          </w:rPr>
          <w:instrText>3</w:instrText>
        </w:r>
      </w:fldSimple>
      <w:r>
        <w:rPr>
          <w:shd w:val="clear" w:color="auto" w:fill="FFFFFF"/>
        </w:rPr>
        <w:instrText>)</w:instrText>
      </w:r>
      <w:bookmarkEnd w:id="285"/>
      <w:r w:rsidR="00592BD6">
        <w:rPr>
          <w:shd w:val="clear" w:color="auto" w:fill="FFFFFF"/>
        </w:rPr>
        <w:fldChar w:fldCharType="end"/>
      </w:r>
    </w:p>
    <w:p w:rsidR="00C32C92" w:rsidRPr="00C01CDF" w:rsidRDefault="00C32C92" w:rsidP="003B3572">
      <w:pPr>
        <w:pStyle w:val="CM46"/>
        <w:numPr>
          <w:ilvl w:val="0"/>
          <w:numId w:val="7"/>
        </w:numPr>
        <w:snapToGrid w:val="0"/>
        <w:spacing w:after="240" w:line="480" w:lineRule="auto"/>
        <w:mirrorIndents/>
        <w:rPr>
          <w:color w:val="000000"/>
          <w:kern w:val="2"/>
        </w:rPr>
      </w:pPr>
      <w:r>
        <w:rPr>
          <w:color w:val="000000"/>
          <w:shd w:val="clear" w:color="auto" w:fill="FFFFFF"/>
        </w:rPr>
        <w:t xml:space="preserve">Where </w:t>
      </w:r>
      <w:r w:rsidRPr="00C01CDF">
        <w:rPr>
          <w:color w:val="000000"/>
          <w:kern w:val="2"/>
        </w:rPr>
        <w:t>E = Time-integrated exposure (mass/volume),</w:t>
      </w:r>
    </w:p>
    <w:p w:rsidR="00C32C92" w:rsidRPr="00C01CDF" w:rsidRDefault="00C32C92" w:rsidP="003B3572">
      <w:pPr>
        <w:pStyle w:val="CM46"/>
        <w:numPr>
          <w:ilvl w:val="0"/>
          <w:numId w:val="7"/>
        </w:numPr>
        <w:snapToGrid w:val="0"/>
        <w:spacing w:after="240" w:line="480" w:lineRule="auto"/>
        <w:mirrorIndents/>
        <w:rPr>
          <w:color w:val="000000"/>
          <w:kern w:val="2"/>
        </w:rPr>
      </w:pPr>
      <w:r w:rsidRPr="00C01CDF">
        <w:rPr>
          <w:color w:val="000000"/>
          <w:kern w:val="2"/>
        </w:rPr>
        <w:t>t2– t1 = Exposure duration (ED) (time),</w:t>
      </w:r>
    </w:p>
    <w:p w:rsidR="00C32C92" w:rsidRDefault="00C32C92" w:rsidP="003B3572">
      <w:pPr>
        <w:pStyle w:val="CM46"/>
        <w:numPr>
          <w:ilvl w:val="0"/>
          <w:numId w:val="7"/>
        </w:numPr>
        <w:snapToGrid w:val="0"/>
        <w:spacing w:after="240" w:line="480" w:lineRule="auto"/>
        <w:mirrorIndents/>
        <w:rPr>
          <w:color w:val="000000"/>
          <w:kern w:val="2"/>
        </w:rPr>
      </w:pPr>
      <w:r w:rsidRPr="00C01CDF">
        <w:rPr>
          <w:color w:val="000000"/>
          <w:kern w:val="2"/>
        </w:rPr>
        <w:t>C = Exposure concentration as a function of time (mass/volume).</w:t>
      </w:r>
    </w:p>
    <w:p w:rsidR="00C32C92" w:rsidRDefault="00C32C92" w:rsidP="003B3572">
      <w:pPr>
        <w:pStyle w:val="CM46"/>
        <w:numPr>
          <w:ilvl w:val="0"/>
          <w:numId w:val="7"/>
        </w:numPr>
        <w:snapToGrid w:val="0"/>
        <w:spacing w:after="240" w:line="480" w:lineRule="auto"/>
        <w:mirrorIndents/>
        <w:rPr>
          <w:color w:val="000000"/>
          <w:kern w:val="2"/>
        </w:rPr>
      </w:pPr>
      <w:r>
        <w:rPr>
          <w:color w:val="000000"/>
          <w:kern w:val="2"/>
        </w:rPr>
        <w:t>I = Inhalation factors (volume/time)</w:t>
      </w:r>
      <w:r w:rsidRPr="00C01CDF">
        <w:rPr>
          <w:color w:val="000000"/>
          <w:kern w:val="2"/>
        </w:rPr>
        <w:t>.</w:t>
      </w:r>
    </w:p>
    <w:p w:rsidR="00C32C92" w:rsidRPr="00C32C92" w:rsidRDefault="008F3FF2" w:rsidP="003B3572">
      <w:pPr>
        <w:pStyle w:val="CM46"/>
        <w:numPr>
          <w:ilvl w:val="0"/>
          <w:numId w:val="7"/>
        </w:numPr>
        <w:snapToGrid w:val="0"/>
        <w:spacing w:after="240" w:line="480" w:lineRule="auto"/>
        <w:mirrorIndents/>
      </w:pP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d</m:t>
            </m:r>
          </m:sub>
        </m:sSub>
      </m:oMath>
      <w:del w:id="286" w:author="Yong" w:date="2013-12-15T16:05:00Z">
        <w:r w:rsidR="00C32C92" w:rsidRPr="00195966" w:rsidDel="00806D6B">
          <w:rPr>
            <w:color w:val="000000"/>
            <w:shd w:val="clear" w:color="auto" w:fill="FFFFFF"/>
          </w:rPr>
          <w:delText xml:space="preserve"> </w:delText>
        </w:r>
      </w:del>
      <w:ins w:id="287" w:author="Yong" w:date="2013-12-15T16:05:00Z">
        <w:r w:rsidR="00806D6B">
          <w:rPr>
            <w:color w:val="000000"/>
            <w:shd w:val="clear" w:color="auto" w:fill="FFFFFF"/>
          </w:rPr>
          <w:t xml:space="preserve"> </w:t>
        </w:r>
        <w:proofErr w:type="gramStart"/>
        <w:r w:rsidR="00806D6B">
          <w:rPr>
            <w:color w:val="000000"/>
            <w:shd w:val="clear" w:color="auto" w:fill="FFFFFF"/>
          </w:rPr>
          <w:t>and</w:t>
        </w:r>
        <w:proofErr w:type="gramEnd"/>
        <w:r w:rsidR="00806D6B">
          <w:rPr>
            <w:color w:val="000000"/>
            <w:shd w:val="clear" w:color="auto" w:fill="FFFFFF"/>
          </w:rPr>
          <w:t xml:space="preserve"> </w:t>
        </w:r>
      </w:ins>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v</m:t>
            </m:r>
          </m:sub>
        </m:sSub>
      </m:oMath>
      <w:r w:rsidR="00C32C92" w:rsidRPr="00195966">
        <w:rPr>
          <w:color w:val="000000"/>
          <w:shd w:val="clear" w:color="auto" w:fill="FFFFFF"/>
        </w:rPr>
        <w:t xml:space="preserve"> are ventilation rate and indoor deposition velocity, respectively.</w:t>
      </w:r>
    </w:p>
    <w:p w:rsidR="003E5B79" w:rsidRPr="009F663B" w:rsidRDefault="003E5B79" w:rsidP="00BF6767">
      <w:pPr>
        <w:pStyle w:val="Heading3"/>
      </w:pPr>
      <w:commentRangeStart w:id="288"/>
      <w:r w:rsidRPr="009F663B">
        <w:t xml:space="preserve">Dermal Exposure </w:t>
      </w:r>
      <w:r w:rsidR="00D9268C">
        <w:t>and Ingestion</w:t>
      </w:r>
      <w:commentRangeEnd w:id="288"/>
      <w:r w:rsidR="00806D6B">
        <w:rPr>
          <w:rStyle w:val="CommentReference"/>
          <w:rFonts w:ascii="Cambria Math" w:eastAsiaTheme="minorEastAsia" w:hAnsi="Cambria Math" w:cstheme="minorBidi"/>
          <w:b w:val="0"/>
          <w:bCs w:val="0"/>
          <w:color w:val="auto"/>
        </w:rPr>
        <w:commentReference w:id="288"/>
      </w:r>
    </w:p>
    <w:p w:rsidR="003E5B79" w:rsidRPr="00195966" w:rsidRDefault="003E5B79"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Dermal exposure to volatile chemical compound is fully studied </w:t>
      </w:r>
      <w:r w:rsidR="000225B3" w:rsidRPr="00195966">
        <w:rPr>
          <w:rFonts w:ascii="Times New Roman" w:hAnsi="Times New Roman" w:cs="Times New Roman"/>
          <w:color w:val="000000"/>
          <w:sz w:val="24"/>
          <w:szCs w:val="24"/>
          <w:shd w:val="clear" w:color="auto" w:fill="FFFFFF"/>
        </w:rPr>
        <w:t>already</w:t>
      </w:r>
      <w:ins w:id="289" w:author="Yong" w:date="2013-12-15T16:06:00Z">
        <w:r w:rsidR="00806D6B">
          <w:rPr>
            <w:rFonts w:ascii="Times New Roman" w:hAnsi="Times New Roman" w:cs="Times New Roman"/>
            <w:color w:val="000000"/>
            <w:sz w:val="24"/>
            <w:szCs w:val="24"/>
            <w:shd w:val="clear" w:color="auto" w:fill="FFFFFF"/>
          </w:rPr>
          <w:t xml:space="preserve"> </w:t>
        </w:r>
      </w:ins>
      <w:r w:rsidR="00592BD6">
        <w:rPr>
          <w:rFonts w:ascii="Times New Roman" w:hAnsi="Times New Roman" w:cs="Times New Roman"/>
          <w:color w:val="000000"/>
          <w:sz w:val="24"/>
          <w:szCs w:val="24"/>
          <w:shd w:val="clear" w:color="auto" w:fill="FFFFFF"/>
        </w:rPr>
        <w:fldChar w:fldCharType="begin"/>
      </w:r>
      <w:r w:rsidR="004B59EE">
        <w:rPr>
          <w:rFonts w:ascii="Times New Roman" w:hAnsi="Times New Roman" w:cs="Times New Roman"/>
          <w:color w:val="000000"/>
          <w:sz w:val="24"/>
          <w:szCs w:val="24"/>
          <w:shd w:val="clear" w:color="auto" w:fill="FFFFFF"/>
        </w:rPr>
        <w:instrText xml:space="preserve"> ADDIN EN.CITE &lt;EndNote&gt;&lt;Cite&gt;&lt;Author&gt;Hu&lt;/Author&gt;&lt;Year&gt;2011&lt;/Year&gt;&lt;RecNum&gt;3&lt;/RecNum&gt;&lt;DisplayText&gt;(Hu, Zhang et al. 2011)&lt;/DisplayText&gt;&lt;record&gt;&lt;rec-number&gt;3&lt;/rec-number&gt;&lt;foreign-keys&gt;&lt;key app="EN" db-id="2dtzart979vtdiedr97v25sr9s5rt9vep9tt"&gt;3&lt;/key&gt;&lt;/foreign-keys&gt;&lt;ref-type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592BD6">
        <w:rPr>
          <w:rFonts w:ascii="Times New Roman" w:hAnsi="Times New Roman" w:cs="Times New Roman"/>
          <w:color w:val="000000"/>
          <w:sz w:val="24"/>
          <w:szCs w:val="24"/>
          <w:shd w:val="clear" w:color="auto" w:fill="FFFFFF"/>
        </w:rPr>
        <w:fldChar w:fldCharType="separate"/>
      </w:r>
      <w:r w:rsidR="004B59EE">
        <w:rPr>
          <w:rFonts w:ascii="Times New Roman" w:hAnsi="Times New Roman" w:cs="Times New Roman"/>
          <w:noProof/>
          <w:color w:val="000000"/>
          <w:sz w:val="24"/>
          <w:szCs w:val="24"/>
          <w:shd w:val="clear" w:color="auto" w:fill="FFFFFF"/>
        </w:rPr>
        <w:t>(</w:t>
      </w:r>
      <w:hyperlink w:anchor="_ENREF_11" w:tooltip="Hu, 2011 #3" w:history="1">
        <w:r w:rsidR="00D12A6F">
          <w:rPr>
            <w:rFonts w:ascii="Times New Roman" w:hAnsi="Times New Roman" w:cs="Times New Roman"/>
            <w:noProof/>
            <w:color w:val="000000"/>
            <w:sz w:val="24"/>
            <w:szCs w:val="24"/>
            <w:shd w:val="clear" w:color="auto" w:fill="FFFFFF"/>
          </w:rPr>
          <w:t>Hu, Zhang et al. 2011</w:t>
        </w:r>
      </w:hyperlink>
      <w:r w:rsidR="004B59EE">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r w:rsidR="000225B3" w:rsidRPr="00195966">
        <w:rPr>
          <w:rFonts w:ascii="Times New Roman" w:hAnsi="Times New Roman" w:cs="Times New Roman"/>
          <w:color w:val="000000"/>
          <w:sz w:val="24"/>
          <w:szCs w:val="24"/>
          <w:shd w:val="clear" w:color="auto" w:fill="FFFFFF"/>
        </w:rPr>
        <w:t xml:space="preserve">, however, the reports to the dermal exposure to pollen remains </w:t>
      </w:r>
      <w:r w:rsidR="007171DC" w:rsidRPr="00195966">
        <w:rPr>
          <w:rFonts w:ascii="Times New Roman" w:hAnsi="Times New Roman" w:cs="Times New Roman"/>
          <w:color w:val="000000"/>
          <w:sz w:val="24"/>
          <w:szCs w:val="24"/>
          <w:shd w:val="clear" w:color="auto" w:fill="FFFFFF"/>
        </w:rPr>
        <w:t>rare. We use</w:t>
      </w:r>
      <w:ins w:id="290" w:author="Yong" w:date="2013-12-15T16:07:00Z">
        <w:r w:rsidR="00806D6B">
          <w:rPr>
            <w:rFonts w:ascii="Times New Roman" w:hAnsi="Times New Roman" w:cs="Times New Roman"/>
            <w:color w:val="000000"/>
            <w:sz w:val="24"/>
            <w:szCs w:val="24"/>
            <w:shd w:val="clear" w:color="auto" w:fill="FFFFFF"/>
          </w:rPr>
          <w:t>d</w:t>
        </w:r>
      </w:ins>
      <w:r w:rsidR="007171DC" w:rsidRPr="00195966">
        <w:rPr>
          <w:rFonts w:ascii="Times New Roman" w:hAnsi="Times New Roman" w:cs="Times New Roman"/>
          <w:color w:val="000000"/>
          <w:sz w:val="24"/>
          <w:szCs w:val="24"/>
          <w:shd w:val="clear" w:color="auto" w:fill="FFFFFF"/>
        </w:rPr>
        <w:t xml:space="preserve"> dry deposition model to estimate the adherence of pollen </w:t>
      </w:r>
      <w:del w:id="291" w:author="Yong" w:date="2013-12-15T16:07:00Z">
        <w:r w:rsidR="007171DC" w:rsidRPr="00195966" w:rsidDel="00806D6B">
          <w:rPr>
            <w:rFonts w:ascii="Times New Roman" w:hAnsi="Times New Roman" w:cs="Times New Roman"/>
            <w:color w:val="000000"/>
            <w:sz w:val="24"/>
            <w:szCs w:val="24"/>
            <w:shd w:val="clear" w:color="auto" w:fill="FFFFFF"/>
          </w:rPr>
          <w:delText xml:space="preserve">to </w:delText>
        </w:r>
      </w:del>
      <w:ins w:id="292" w:author="Yong" w:date="2013-12-15T16:07:00Z">
        <w:r w:rsidR="00806D6B">
          <w:rPr>
            <w:rFonts w:ascii="Times New Roman" w:hAnsi="Times New Roman" w:cs="Times New Roman"/>
            <w:color w:val="000000"/>
            <w:sz w:val="24"/>
            <w:szCs w:val="24"/>
            <w:shd w:val="clear" w:color="auto" w:fill="FFFFFF"/>
          </w:rPr>
          <w:t>on</w:t>
        </w:r>
        <w:r w:rsidR="00806D6B" w:rsidRPr="00195966">
          <w:rPr>
            <w:rFonts w:ascii="Times New Roman" w:hAnsi="Times New Roman" w:cs="Times New Roman"/>
            <w:color w:val="000000"/>
            <w:sz w:val="24"/>
            <w:szCs w:val="24"/>
            <w:shd w:val="clear" w:color="auto" w:fill="FFFFFF"/>
          </w:rPr>
          <w:t xml:space="preserve"> </w:t>
        </w:r>
      </w:ins>
      <w:r w:rsidR="007171DC" w:rsidRPr="00195966">
        <w:rPr>
          <w:rFonts w:ascii="Times New Roman" w:hAnsi="Times New Roman" w:cs="Times New Roman"/>
          <w:color w:val="000000"/>
          <w:sz w:val="24"/>
          <w:szCs w:val="24"/>
          <w:shd w:val="clear" w:color="auto" w:fill="FFFFFF"/>
        </w:rPr>
        <w:t>human skins.</w:t>
      </w:r>
    </w:p>
    <w:p w:rsidR="00096F0B" w:rsidRPr="000A7D4A" w:rsidDel="00806D6B" w:rsidRDefault="00096F0B" w:rsidP="008F7242">
      <w:pPr>
        <w:spacing w:line="480" w:lineRule="auto"/>
        <w:ind w:firstLineChars="300" w:firstLine="720"/>
        <w:rPr>
          <w:del w:id="293" w:author="Yong" w:date="2013-12-15T16:07:00Z"/>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The dry deposition model assumed that the transport </w:t>
      </w:r>
      <w:r w:rsidR="00E71A0E" w:rsidRPr="00195966">
        <w:rPr>
          <w:rFonts w:ascii="Times New Roman" w:hAnsi="Times New Roman" w:cs="Times New Roman"/>
          <w:color w:val="000000"/>
          <w:sz w:val="24"/>
          <w:szCs w:val="24"/>
          <w:shd w:val="clear" w:color="auto" w:fill="FFFFFF"/>
        </w:rPr>
        <w:t>of material</w:t>
      </w:r>
      <w:r w:rsidRPr="00195966">
        <w:rPr>
          <w:rFonts w:ascii="Times New Roman" w:hAnsi="Times New Roman" w:cs="Times New Roman"/>
          <w:color w:val="000000"/>
          <w:sz w:val="24"/>
          <w:szCs w:val="24"/>
          <w:shd w:val="clear" w:color="auto" w:fill="FFFFFF"/>
        </w:rPr>
        <w:t xml:space="preserve"> to the surface is to be governed by </w:t>
      </w:r>
      <w:commentRangeStart w:id="294"/>
      <w:r w:rsidRPr="00195966">
        <w:rPr>
          <w:rFonts w:ascii="Times New Roman" w:hAnsi="Times New Roman" w:cs="Times New Roman"/>
          <w:color w:val="000000"/>
          <w:sz w:val="24"/>
          <w:szCs w:val="24"/>
          <w:shd w:val="clear" w:color="auto" w:fill="FFFFFF"/>
        </w:rPr>
        <w:t xml:space="preserve">three </w:t>
      </w:r>
      <w:r w:rsidR="00F07D8F" w:rsidRPr="00195966">
        <w:rPr>
          <w:rFonts w:ascii="Times New Roman" w:hAnsi="Times New Roman" w:cs="Times New Roman"/>
          <w:color w:val="000000"/>
          <w:sz w:val="24"/>
          <w:szCs w:val="24"/>
          <w:shd w:val="clear" w:color="auto" w:fill="FFFFFF"/>
        </w:rPr>
        <w:t>resistances</w:t>
      </w:r>
      <w:commentRangeEnd w:id="294"/>
      <w:r w:rsidR="00806D6B">
        <w:rPr>
          <w:rStyle w:val="CommentReference"/>
        </w:rPr>
        <w:commentReference w:id="294"/>
      </w:r>
      <w:r w:rsidRPr="00195966">
        <w:rPr>
          <w:rFonts w:ascii="Times New Roman" w:hAnsi="Times New Roman" w:cs="Times New Roman"/>
          <w:color w:val="000000"/>
          <w:sz w:val="24"/>
          <w:szCs w:val="24"/>
          <w:shd w:val="clear" w:color="auto" w:fill="FFFFFF"/>
        </w:rPr>
        <w:t xml:space="preserve"> in series: the aerodynamic </w:t>
      </w:r>
      <w:proofErr w:type="gramStart"/>
      <w:r w:rsidRPr="00195966">
        <w:rPr>
          <w:rFonts w:ascii="Times New Roman" w:hAnsi="Times New Roman" w:cs="Times New Roman"/>
          <w:color w:val="000000"/>
          <w:sz w:val="24"/>
          <w:szCs w:val="24"/>
          <w:shd w:val="clear" w:color="auto" w:fill="FFFFFF"/>
        </w:rPr>
        <w:t xml:space="preserve">resistance </w:t>
      </w:r>
      <w:proofErr w:type="gramEnd"/>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a</m:t>
            </m:r>
          </m:sub>
        </m:sSub>
      </m:oMath>
      <w:ins w:id="295" w:author="Yong" w:date="2013-12-15T16:07:00Z">
        <w:r w:rsidR="00806D6B">
          <w:rPr>
            <w:rFonts w:ascii="Times New Roman" w:hAnsi="Times New Roman" w:cs="Times New Roman"/>
            <w:color w:val="000000"/>
            <w:sz w:val="24"/>
            <w:szCs w:val="24"/>
            <w:shd w:val="clear" w:color="auto" w:fill="FFFFFF"/>
          </w:rPr>
          <w:t xml:space="preserve">, </w:t>
        </w:r>
      </w:ins>
    </w:p>
    <w:p w:rsidR="00096F0B" w:rsidRPr="00195966" w:rsidRDefault="00F07D8F" w:rsidP="008F7242">
      <w:pPr>
        <w:spacing w:line="480" w:lineRule="auto"/>
        <w:ind w:firstLineChars="300" w:firstLine="720"/>
        <w:rPr>
          <w:rFonts w:ascii="Times New Roman" w:hAnsi="Times New Roman" w:cs="Times New Roman"/>
          <w:color w:val="000000"/>
          <w:sz w:val="24"/>
          <w:szCs w:val="24"/>
          <w:shd w:val="clear" w:color="auto" w:fill="FFFFFF"/>
        </w:rPr>
      </w:pPr>
      <w:del w:id="296" w:author="Yong" w:date="2013-12-15T16:07:00Z">
        <w:r w:rsidRPr="00195966" w:rsidDel="00806D6B">
          <w:rPr>
            <w:rFonts w:ascii="Times New Roman" w:hAnsi="Times New Roman" w:cs="Times New Roman"/>
            <w:color w:val="000000"/>
            <w:sz w:val="24"/>
            <w:szCs w:val="24"/>
            <w:shd w:val="clear" w:color="auto" w:fill="FFFFFF"/>
          </w:rPr>
          <w:delText xml:space="preserve"> </w:delText>
        </w:r>
      </w:del>
      <w:proofErr w:type="gramStart"/>
      <w:r w:rsidRPr="00195966">
        <w:rPr>
          <w:rFonts w:ascii="Times New Roman" w:hAnsi="Times New Roman" w:cs="Times New Roman"/>
          <w:color w:val="000000"/>
          <w:sz w:val="24"/>
          <w:szCs w:val="24"/>
          <w:shd w:val="clear" w:color="auto" w:fill="FFFFFF"/>
        </w:rPr>
        <w:t>the</w:t>
      </w:r>
      <w:proofErr w:type="gramEnd"/>
      <w:r w:rsidR="00096F0B" w:rsidRPr="00195966">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quasi-laminar layer </w:t>
      </w:r>
      <w:r w:rsidR="00A1533C" w:rsidRPr="00195966">
        <w:rPr>
          <w:rFonts w:ascii="Times New Roman" w:hAnsi="Times New Roman" w:cs="Times New Roman"/>
          <w:color w:val="000000"/>
          <w:sz w:val="24"/>
          <w:szCs w:val="24"/>
          <w:shd w:val="clear" w:color="auto" w:fill="FFFFFF"/>
        </w:rPr>
        <w:t xml:space="preserve">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b</m:t>
            </m:r>
          </m:sub>
        </m:sSub>
      </m:oMath>
      <w:r w:rsidR="00F41EF7" w:rsidRPr="00195966">
        <w:rPr>
          <w:rFonts w:ascii="Times New Roman" w:hAnsi="Times New Roman" w:cs="Times New Roman"/>
          <w:color w:val="000000"/>
          <w:sz w:val="24"/>
          <w:szCs w:val="24"/>
          <w:shd w:val="clear" w:color="auto" w:fill="FFFFFF"/>
        </w:rPr>
        <w:t>,</w:t>
      </w:r>
      <w:r w:rsidRPr="00195966">
        <w:rPr>
          <w:rFonts w:ascii="Times New Roman" w:hAnsi="Times New Roman" w:cs="Times New Roman"/>
          <w:color w:val="000000"/>
          <w:sz w:val="24"/>
          <w:szCs w:val="24"/>
          <w:shd w:val="clear" w:color="auto" w:fill="FFFFFF"/>
        </w:rPr>
        <w:t xml:space="preserve"> </w:t>
      </w:r>
      <w:r w:rsidR="00F41EF7" w:rsidRPr="00195966">
        <w:rPr>
          <w:rFonts w:ascii="Times New Roman" w:hAnsi="Times New Roman" w:cs="Times New Roman"/>
          <w:color w:val="000000"/>
          <w:sz w:val="24"/>
          <w:szCs w:val="24"/>
          <w:shd w:val="clear" w:color="auto" w:fill="FFFFFF"/>
        </w:rPr>
        <w:t>and</w:t>
      </w:r>
      <w:r w:rsidR="00E71A0E" w:rsidRPr="00195966">
        <w:rPr>
          <w:rFonts w:ascii="Times New Roman" w:hAnsi="Times New Roman" w:cs="Times New Roman"/>
          <w:color w:val="000000"/>
          <w:sz w:val="24"/>
          <w:szCs w:val="24"/>
          <w:shd w:val="clear" w:color="auto" w:fill="FFFFFF"/>
        </w:rPr>
        <w:t xml:space="preserve"> the surface or canopy 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c</m:t>
            </m:r>
          </m:sub>
        </m:sSub>
      </m:oMath>
      <w:r w:rsidR="00E71A0E" w:rsidRPr="00195966">
        <w:rPr>
          <w:rFonts w:ascii="Times New Roman" w:hAnsi="Times New Roman" w:cs="Times New Roman"/>
          <w:color w:val="000000"/>
          <w:sz w:val="24"/>
          <w:szCs w:val="24"/>
          <w:shd w:val="clear" w:color="auto" w:fill="FFFFFF"/>
        </w:rPr>
        <w:t>.</w:t>
      </w:r>
      <w:ins w:id="297" w:author="Yong" w:date="2013-12-15T16:07:00Z">
        <w:r w:rsidR="00806D6B">
          <w:rPr>
            <w:rFonts w:ascii="Times New Roman" w:hAnsi="Times New Roman" w:cs="Times New Roman"/>
            <w:color w:val="000000"/>
            <w:sz w:val="24"/>
            <w:szCs w:val="24"/>
            <w:shd w:val="clear" w:color="auto" w:fill="FFFFFF"/>
          </w:rPr>
          <w:t xml:space="preserve"> </w:t>
        </w:r>
      </w:ins>
      <w:r w:rsidR="00E71A0E" w:rsidRPr="00195966">
        <w:rPr>
          <w:rFonts w:ascii="Times New Roman" w:hAnsi="Times New Roman" w:cs="Times New Roman"/>
          <w:color w:val="000000"/>
          <w:sz w:val="24"/>
          <w:szCs w:val="24"/>
          <w:shd w:val="clear" w:color="auto" w:fill="FFFFFF"/>
        </w:rPr>
        <w:t xml:space="preserve">The total </w:t>
      </w:r>
      <w:r w:rsidR="00A1533C" w:rsidRPr="00195966">
        <w:rPr>
          <w:rFonts w:ascii="Times New Roman" w:hAnsi="Times New Roman" w:cs="Times New Roman"/>
          <w:color w:val="000000"/>
          <w:sz w:val="24"/>
          <w:szCs w:val="24"/>
          <w:shd w:val="clear" w:color="auto" w:fill="FFFFFF"/>
        </w:rPr>
        <w:t>resistance,</w:t>
      </w:r>
      <w:ins w:id="298" w:author="Yong" w:date="2013-12-15T16:07:00Z">
        <w:r w:rsidR="00806D6B">
          <w:rPr>
            <w:rFonts w:ascii="Times New Roman" w:hAnsi="Times New Roman" w:cs="Times New Roman"/>
            <w:color w:val="000000"/>
            <w:sz w:val="24"/>
            <w:szCs w:val="24"/>
            <w:shd w:val="clear" w:color="auto" w:fill="FFFFFF"/>
          </w:rPr>
          <w:t xml:space="preserve"> </w:t>
        </w:r>
      </w:ins>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t</m:t>
            </m:r>
          </m:sub>
        </m:sSub>
      </m:oMath>
      <w:r w:rsidR="00E71A0E" w:rsidRPr="00195966">
        <w:rPr>
          <w:rFonts w:ascii="Times New Roman" w:hAnsi="Times New Roman" w:cs="Times New Roman"/>
          <w:color w:val="000000"/>
          <w:sz w:val="24"/>
          <w:szCs w:val="24"/>
          <w:shd w:val="clear" w:color="auto" w:fill="FFFFFF"/>
        </w:rPr>
        <w:t xml:space="preserve"> by </w:t>
      </w:r>
      <w:r w:rsidR="00A1533C" w:rsidRPr="00195966">
        <w:rPr>
          <w:rFonts w:ascii="Times New Roman" w:hAnsi="Times New Roman" w:cs="Times New Roman"/>
          <w:color w:val="000000"/>
          <w:sz w:val="24"/>
          <w:szCs w:val="24"/>
          <w:shd w:val="clear" w:color="auto" w:fill="FFFFFF"/>
        </w:rPr>
        <w:t xml:space="preserve">definition, </w:t>
      </w:r>
      <w:ins w:id="299" w:author="Yong" w:date="2013-12-15T16:08:00Z">
        <w:r w:rsidR="00806D6B">
          <w:rPr>
            <w:rFonts w:ascii="Times New Roman" w:hAnsi="Times New Roman" w:cs="Times New Roman"/>
            <w:color w:val="000000"/>
            <w:sz w:val="24"/>
            <w:szCs w:val="24"/>
            <w:shd w:val="clear" w:color="auto" w:fill="FFFFFF"/>
          </w:rPr>
          <w:t xml:space="preserve">is </w:t>
        </w:r>
      </w:ins>
      <w:r w:rsidR="00A1533C" w:rsidRPr="00195966">
        <w:rPr>
          <w:rFonts w:ascii="Times New Roman" w:hAnsi="Times New Roman" w:cs="Times New Roman"/>
          <w:color w:val="000000"/>
          <w:sz w:val="24"/>
          <w:szCs w:val="24"/>
          <w:shd w:val="clear" w:color="auto" w:fill="FFFFFF"/>
        </w:rPr>
        <w:t>the</w:t>
      </w:r>
      <w:r w:rsidR="00E71A0E" w:rsidRPr="00195966">
        <w:rPr>
          <w:rFonts w:ascii="Times New Roman" w:hAnsi="Times New Roman" w:cs="Times New Roman"/>
          <w:color w:val="000000"/>
          <w:sz w:val="24"/>
          <w:szCs w:val="24"/>
          <w:shd w:val="clear" w:color="auto" w:fill="FFFFFF"/>
        </w:rPr>
        <w:t xml:space="preserve"> inverse of the deposition velocity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0A7D4A" w:rsidTr="00BF6767">
        <w:trPr>
          <w:jc w:val="center"/>
        </w:trPr>
        <w:tc>
          <w:tcPr>
            <w:tcW w:w="618" w:type="dxa"/>
            <w:tcMar>
              <w:top w:w="60" w:type="dxa"/>
              <w:bottom w:w="60" w:type="dxa"/>
            </w:tcMar>
            <w:vAlign w:val="center"/>
          </w:tcPr>
          <w:p w:rsidR="000A7D4A" w:rsidRDefault="000A7D4A" w:rsidP="000A7D4A">
            <w:pPr>
              <w:pStyle w:val="MTDisplayEquation"/>
              <w:ind w:left="0"/>
            </w:pPr>
          </w:p>
        </w:tc>
        <w:tc>
          <w:tcPr>
            <w:tcW w:w="7068" w:type="dxa"/>
            <w:tcMar>
              <w:top w:w="60" w:type="dxa"/>
              <w:bottom w:w="60" w:type="dxa"/>
            </w:tcMar>
            <w:vAlign w:val="center"/>
          </w:tcPr>
          <w:p w:rsidR="000A7D4A" w:rsidRDefault="008F3FF2" w:rsidP="000A7D4A">
            <w:pPr>
              <w:pStyle w:val="MTDisplayEquation"/>
              <w:ind w:left="0"/>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d</m:t>
                    </m:r>
                  </m:sub>
                  <m:sup>
                    <m:r>
                      <w:rPr>
                        <w:rFonts w:ascii="Cambria Math" w:hAnsi="Cambria Math"/>
                      </w:rPr>
                      <m:t>-1</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w:rPr>
                    <w:rFonts w:ascii="Cambria Math" w:hAnsi="Cambria Math"/>
                    <w:i/>
                    <w:position w:val="-4"/>
                  </w:rPr>
                  <w:object w:dxaOrig="180" w:dyaOrig="279">
                    <v:shape id="_x0000_i1028" type="#_x0000_t75" style="width:9.4pt;height:13.85pt" o:ole="">
                      <v:imagedata r:id="rId16" o:title=""/>
                    </v:shape>
                    <o:OLEObject Type="Embed" ProgID="Equation.DSMT4" ShapeID="_x0000_i1028" DrawAspect="Content" ObjectID="_1448706203" r:id="rId17"/>
                  </w:object>
                </m:r>
                <m:r>
                  <w:rPr>
                    <w:rFonts w:ascii="Cambria Math" w:hAnsi="Cambria Math"/>
                  </w:rPr>
                  <m:t xml:space="preserve"> </m:t>
                </m:r>
              </m:oMath>
            </m:oMathPara>
          </w:p>
        </w:tc>
        <w:tc>
          <w:tcPr>
            <w:tcW w:w="620" w:type="dxa"/>
            <w:tcMar>
              <w:top w:w="60" w:type="dxa"/>
              <w:bottom w:w="60" w:type="dxa"/>
            </w:tcMar>
            <w:vAlign w:val="center"/>
          </w:tcPr>
          <w:p w:rsidR="000A7D4A" w:rsidRDefault="00592BD6" w:rsidP="000A7D4A">
            <w:pPr>
              <w:pStyle w:val="MTDisplayEquation"/>
              <w:ind w:left="0"/>
              <w:jc w:val="right"/>
            </w:pPr>
            <w:r>
              <w:fldChar w:fldCharType="begin"/>
            </w:r>
            <w:r w:rsidR="00E351E3">
              <w:instrText xml:space="preserve"> MACROBUTTON MTPlaceRef \* MERGEFORMAT </w:instrText>
            </w:r>
            <w:r w:rsidR="008F3FF2">
              <w:fldChar w:fldCharType="begin"/>
            </w:r>
            <w:r w:rsidR="008F3FF2">
              <w:instrText xml:space="preserve"> SEQ MTEqn \h \* MERGEFORMAT </w:instrText>
            </w:r>
            <w:r w:rsidR="008F3FF2">
              <w:fldChar w:fldCharType="end"/>
            </w:r>
            <w:r w:rsidR="00E351E3">
              <w:instrText>(</w:instrText>
            </w:r>
            <w:fldSimple w:instr=" SEQ MTChap \c \* Arabic \* MERGEFORMAT ">
              <w:r w:rsidR="008F3FF2">
                <w:rPr>
                  <w:noProof/>
                </w:rPr>
                <w:instrText>3</w:instrText>
              </w:r>
            </w:fldSimple>
            <w:r w:rsidR="00E351E3">
              <w:instrText>.</w:instrText>
            </w:r>
            <w:fldSimple w:instr=" SEQ MTEqn \c \* Arabic \* MERGEFORMAT ">
              <w:r w:rsidR="008F3FF2">
                <w:rPr>
                  <w:noProof/>
                </w:rPr>
                <w:instrText>4</w:instrText>
              </w:r>
            </w:fldSimple>
            <w:r w:rsidR="00E351E3">
              <w:instrText>)</w:instrText>
            </w:r>
            <w:r>
              <w:fldChar w:fldCharType="end"/>
            </w:r>
          </w:p>
        </w:tc>
      </w:tr>
    </w:tbl>
    <w:p w:rsidR="007171DC" w:rsidRDefault="00984014" w:rsidP="00195966">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For particle dry deposition,</w:t>
      </w:r>
      <w:ins w:id="300" w:author="Yong" w:date="2013-12-15T16:09:00Z">
        <w:r w:rsidR="00806D6B">
          <w:rPr>
            <w:rFonts w:ascii="Times New Roman" w:hAnsi="Times New Roman" w:cs="Times New Roman"/>
            <w:color w:val="000000"/>
            <w:sz w:val="24"/>
            <w:szCs w:val="24"/>
            <w:shd w:val="clear" w:color="auto" w:fill="FFFFFF"/>
          </w:rPr>
          <w:t xml:space="preserve"> </w:t>
        </w:r>
        <m:oMath>
          <m:r>
            <w:rPr>
              <w:rFonts w:cs="Times New Roman"/>
              <w:color w:val="000000"/>
              <w:sz w:val="24"/>
              <w:szCs w:val="24"/>
              <w:shd w:val="clear" w:color="auto" w:fill="FFFFFF"/>
            </w:rPr>
            <m:t xml:space="preserve"> </m:t>
          </m:r>
        </m:oMath>
      </w:ins>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d</m:t>
            </m:r>
          </m:sub>
        </m:sSub>
      </m:oMath>
      <w:r w:rsidRPr="00195966">
        <w:rPr>
          <w:rFonts w:ascii="Times New Roman" w:hAnsi="Times New Roman" w:cs="Times New Roman"/>
          <w:color w:val="000000"/>
          <w:sz w:val="24"/>
          <w:szCs w:val="24"/>
          <w:shd w:val="clear" w:color="auto" w:fill="FFFFFF"/>
        </w:rPr>
        <w:t xml:space="preserve"> becomes</w:t>
      </w:r>
    </w:p>
    <w:p w:rsidR="000A7D4A" w:rsidRPr="00195966" w:rsidRDefault="000A7D4A" w:rsidP="000A7D4A">
      <w:pPr>
        <w:pStyle w:val="MTDisplayEquation"/>
        <w:rPr>
          <w:shd w:val="clear" w:color="auto" w:fill="FFFFFF"/>
        </w:rPr>
      </w:pPr>
      <w:r>
        <w:rPr>
          <w:shd w:val="clear" w:color="auto" w:fill="FFFFFF"/>
        </w:rPr>
        <w:tab/>
      </w:r>
      <w:r w:rsidR="00E351E3" w:rsidRPr="000A7D4A">
        <w:rPr>
          <w:position w:val="-30"/>
          <w:shd w:val="clear" w:color="auto" w:fill="FFFFFF"/>
        </w:rPr>
        <w:object w:dxaOrig="2540" w:dyaOrig="680">
          <v:shape id="_x0000_i1029" type="#_x0000_t75" style="width:127.95pt;height:33.8pt" o:ole="">
            <v:imagedata r:id="rId18" o:title=""/>
          </v:shape>
          <o:OLEObject Type="Embed" ProgID="Equation.DSMT4" ShapeID="_x0000_i1029" DrawAspect="Content" ObjectID="_1448706204" r:id="rId19"/>
        </w:object>
      </w:r>
      <w:r>
        <w:rPr>
          <w:shd w:val="clear" w:color="auto" w:fill="FFFFFF"/>
        </w:rPr>
        <w:t xml:space="preserve"> </w:t>
      </w:r>
      <w:r>
        <w:rPr>
          <w:shd w:val="clear" w:color="auto" w:fill="FFFFFF"/>
        </w:rPr>
        <w:tab/>
      </w:r>
      <w:r w:rsidR="00592BD6">
        <w:rPr>
          <w:shd w:val="clear" w:color="auto" w:fill="FFFFFF"/>
        </w:rPr>
        <w:fldChar w:fldCharType="begin"/>
      </w:r>
      <w:r w:rsidR="00E351E3">
        <w:rPr>
          <w:shd w:val="clear" w:color="auto" w:fill="FFFFFF"/>
        </w:rPr>
        <w:instrText xml:space="preserve"> MACROBUTTON MTPlaceRef \* MERGEFORMAT </w:instrText>
      </w:r>
      <w:r w:rsidR="008F3FF2">
        <w:fldChar w:fldCharType="begin"/>
      </w:r>
      <w:r w:rsidR="008F3FF2">
        <w:instrText xml:space="preserve"> SEQ MTEqn \h \* MERGEFORMAT </w:instrText>
      </w:r>
      <w:r w:rsidR="008F3FF2">
        <w:fldChar w:fldCharType="end"/>
      </w:r>
      <w:r w:rsidR="00E351E3">
        <w:rPr>
          <w:shd w:val="clear" w:color="auto" w:fill="FFFFFF"/>
        </w:rPr>
        <w:instrText>(</w:instrText>
      </w:r>
      <w:fldSimple w:instr=" SEQ MTChap \c \* Arabic \* MERGEFORMAT ">
        <w:r w:rsidR="008F3FF2" w:rsidRPr="008F3FF2">
          <w:rPr>
            <w:noProof/>
            <w:shd w:val="clear" w:color="auto" w:fill="FFFFFF"/>
          </w:rPr>
          <w:instrText>3</w:instrText>
        </w:r>
      </w:fldSimple>
      <w:r w:rsidR="00E351E3">
        <w:rPr>
          <w:shd w:val="clear" w:color="auto" w:fill="FFFFFF"/>
        </w:rPr>
        <w:instrText>.</w:instrText>
      </w:r>
      <w:fldSimple w:instr=" SEQ MTEqn \c \* Arabic \* MERGEFORMAT ">
        <w:r w:rsidR="008F3FF2" w:rsidRPr="008F3FF2">
          <w:rPr>
            <w:noProof/>
            <w:shd w:val="clear" w:color="auto" w:fill="FFFFFF"/>
          </w:rPr>
          <w:instrText>5</w:instrText>
        </w:r>
      </w:fldSimple>
      <w:r w:rsidR="00E351E3">
        <w:rPr>
          <w:shd w:val="clear" w:color="auto" w:fill="FFFFFF"/>
        </w:rPr>
        <w:instrText>)</w:instrText>
      </w:r>
      <w:r w:rsidR="00592BD6">
        <w:rPr>
          <w:shd w:val="clear" w:color="auto" w:fill="FFFFFF"/>
        </w:rPr>
        <w:fldChar w:fldCharType="end"/>
      </w:r>
    </w:p>
    <w:p w:rsidR="00984014" w:rsidRPr="00195966" w:rsidRDefault="00984014" w:rsidP="000A7D4A">
      <w:pPr>
        <w:spacing w:line="480" w:lineRule="auto"/>
        <w:rPr>
          <w:rFonts w:ascii="Times New Roman" w:hAnsi="Times New Roman" w:cs="Times New Roman"/>
          <w:color w:val="000000"/>
          <w:sz w:val="24"/>
          <w:szCs w:val="24"/>
          <w:shd w:val="clear" w:color="auto" w:fill="FFFFFF"/>
        </w:rPr>
      </w:pPr>
      <w:del w:id="301" w:author="Yong" w:date="2013-12-15T16:10:00Z">
        <w:r w:rsidRPr="00195966" w:rsidDel="00806D6B">
          <w:rPr>
            <w:rFonts w:ascii="Times New Roman" w:hAnsi="Times New Roman" w:cs="Times New Roman"/>
            <w:color w:val="000000"/>
            <w:sz w:val="24"/>
            <w:szCs w:val="24"/>
            <w:shd w:val="clear" w:color="auto" w:fill="FFFFFF"/>
          </w:rPr>
          <w:delText>While</w:delText>
        </w:r>
      </w:del>
      <w:proofErr w:type="gramStart"/>
      <w:ins w:id="302" w:author="Yong" w:date="2013-12-15T16:10:00Z">
        <w:r w:rsidR="00806D6B">
          <w:rPr>
            <w:rFonts w:ascii="Times New Roman" w:hAnsi="Times New Roman" w:cs="Times New Roman"/>
            <w:color w:val="000000"/>
            <w:sz w:val="24"/>
            <w:szCs w:val="24"/>
            <w:shd w:val="clear" w:color="auto" w:fill="FFFFFF"/>
          </w:rPr>
          <w:t>where</w:t>
        </w:r>
      </w:ins>
      <w:proofErr w:type="gramEnd"/>
      <w:del w:id="303" w:author="Yong" w:date="2013-12-15T16:09:00Z">
        <w:r w:rsidRPr="00195966" w:rsidDel="00806D6B">
          <w:rPr>
            <w:rFonts w:ascii="Times New Roman" w:hAnsi="Times New Roman" w:cs="Times New Roman"/>
            <w:color w:val="000000"/>
            <w:sz w:val="24"/>
            <w:szCs w:val="24"/>
            <w:shd w:val="clear" w:color="auto" w:fill="FFFFFF"/>
          </w:rPr>
          <w:delText xml:space="preserve"> </w:delText>
        </w:r>
      </w:del>
      <w:r w:rsidRPr="00195966">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s</m:t>
            </m:r>
          </m:sub>
        </m:sSub>
      </m:oMath>
      <w:r w:rsidRPr="00195966">
        <w:rPr>
          <w:rFonts w:ascii="Times New Roman" w:hAnsi="Times New Roman" w:cs="Times New Roman"/>
          <w:color w:val="000000"/>
          <w:sz w:val="24"/>
          <w:szCs w:val="24"/>
          <w:shd w:val="clear" w:color="auto" w:fill="FFFFFF"/>
        </w:rPr>
        <w:t xml:space="preserve"> is the particle settling velocity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0A7D4A" w:rsidTr="000A7D4A">
        <w:trPr>
          <w:jc w:val="center"/>
        </w:trPr>
        <w:tc>
          <w:tcPr>
            <w:tcW w:w="619" w:type="dxa"/>
            <w:tcMar>
              <w:top w:w="60" w:type="dxa"/>
              <w:bottom w:w="60" w:type="dxa"/>
            </w:tcMar>
            <w:vAlign w:val="center"/>
          </w:tcPr>
          <w:p w:rsidR="000A7D4A" w:rsidRDefault="000A7D4A" w:rsidP="000A7D4A">
            <w:pPr>
              <w:pStyle w:val="MTDisplayEquation"/>
              <w:ind w:left="0"/>
            </w:pPr>
          </w:p>
        </w:tc>
        <w:tc>
          <w:tcPr>
            <w:tcW w:w="7073" w:type="dxa"/>
            <w:tcMar>
              <w:top w:w="60" w:type="dxa"/>
              <w:bottom w:w="60" w:type="dxa"/>
            </w:tcMar>
            <w:vAlign w:val="center"/>
          </w:tcPr>
          <w:p w:rsidR="000A7D4A" w:rsidRDefault="008F3FF2" w:rsidP="000A7D4A">
            <w:pPr>
              <w:pStyle w:val="MTDisplayEquation"/>
              <w:ind w:left="0"/>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m:t>
                        </m:r>
                      </m:sub>
                    </m:sSub>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z</m:t>
                            </m:r>
                          </m:num>
                          <m:den>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den>
                        </m:f>
                      </m:e>
                    </m:d>
                  </m:e>
                </m:func>
                <m:r>
                  <w:rPr>
                    <w:rFonts w:ascii="Cambria Math" w:hAnsi="Cambria Math"/>
                    <w:i/>
                    <w:position w:val="-4"/>
                  </w:rPr>
                  <w:object w:dxaOrig="180" w:dyaOrig="279">
                    <v:shape id="_x0000_i1030" type="#_x0000_t75" style="width:9.4pt;height:13.85pt" o:ole="">
                      <v:imagedata r:id="rId16" o:title=""/>
                    </v:shape>
                    <o:OLEObject Type="Embed" ProgID="Equation.DSMT4" ShapeID="_x0000_i1030" DrawAspect="Content" ObjectID="_1448706205" r:id="rId20"/>
                  </w:object>
                </m:r>
                <m:r>
                  <w:rPr>
                    <w:rFonts w:ascii="Cambria Math" w:hAnsi="Cambria Math"/>
                  </w:rPr>
                  <m:t xml:space="preserve"> </m:t>
                </m:r>
              </m:oMath>
            </m:oMathPara>
          </w:p>
        </w:tc>
        <w:tc>
          <w:tcPr>
            <w:tcW w:w="620" w:type="dxa"/>
            <w:tcMar>
              <w:top w:w="60" w:type="dxa"/>
              <w:bottom w:w="60" w:type="dxa"/>
            </w:tcMar>
            <w:vAlign w:val="center"/>
          </w:tcPr>
          <w:p w:rsidR="000A7D4A" w:rsidRDefault="00592BD6" w:rsidP="000A7D4A">
            <w:pPr>
              <w:pStyle w:val="MTDisplayEquation"/>
              <w:ind w:left="0"/>
              <w:jc w:val="right"/>
            </w:pPr>
            <w:r>
              <w:fldChar w:fldCharType="begin"/>
            </w:r>
            <w:r w:rsidR="00E351E3">
              <w:instrText xml:space="preserve"> MACROBUTTON MTPlaceRef \* MERGEFORMAT </w:instrText>
            </w:r>
            <w:r w:rsidR="008F3FF2">
              <w:fldChar w:fldCharType="begin"/>
            </w:r>
            <w:r w:rsidR="008F3FF2">
              <w:instrText xml:space="preserve"> SEQ MTEqn \h \* MERGEFORMAT </w:instrText>
            </w:r>
            <w:r w:rsidR="008F3FF2">
              <w:fldChar w:fldCharType="end"/>
            </w:r>
            <w:bookmarkStart w:id="304" w:name="ZEqnNum755853"/>
            <w:r w:rsidR="00E351E3">
              <w:instrText>(</w:instrText>
            </w:r>
            <w:fldSimple w:instr=" SEQ MTChap \c \* Arabic \* MERGEFORMAT ">
              <w:r w:rsidR="008F3FF2">
                <w:rPr>
                  <w:noProof/>
                </w:rPr>
                <w:instrText>3</w:instrText>
              </w:r>
            </w:fldSimple>
            <w:r w:rsidR="00E351E3">
              <w:instrText>.</w:instrText>
            </w:r>
            <w:fldSimple w:instr=" SEQ MTEqn \c \* Arabic \* MERGEFORMAT ">
              <w:r w:rsidR="008F3FF2">
                <w:rPr>
                  <w:noProof/>
                </w:rPr>
                <w:instrText>6</w:instrText>
              </w:r>
            </w:fldSimple>
            <w:r w:rsidR="00E351E3">
              <w:instrText>)</w:instrText>
            </w:r>
            <w:bookmarkEnd w:id="304"/>
            <w:r>
              <w:fldChar w:fldCharType="end"/>
            </w:r>
          </w:p>
        </w:tc>
      </w:tr>
    </w:tbl>
    <w:p w:rsidR="00721671" w:rsidRPr="000A7D4A" w:rsidRDefault="00721671" w:rsidP="00721671">
      <w:pPr>
        <w:pStyle w:val="MTDisplayEquation"/>
        <w:ind w:left="0"/>
        <w:rPr>
          <w:rFonts w:ascii="Cambria Math" w:hAnsi="Cambria Math" w:hint="eastAsia"/>
          <w:oMath/>
        </w:rPr>
      </w:pPr>
      <w:r>
        <w:rPr>
          <w:rFonts w:ascii="Cambria Math" w:hAnsi="Cambria Math" w:cstheme="minorBidi"/>
        </w:rPr>
        <w:tab/>
      </w:r>
      <w:r w:rsidRPr="00721671">
        <w:rPr>
          <w:rFonts w:ascii="Cambria Math" w:hAnsi="Cambria Math" w:cstheme="minorBidi"/>
          <w:position w:val="-32"/>
        </w:rPr>
        <w:object w:dxaOrig="2420" w:dyaOrig="760">
          <v:shape id="_x0000_i1031" type="#_x0000_t75" style="width:120.75pt;height:37.1pt" o:ole="">
            <v:imagedata r:id="rId21" o:title=""/>
          </v:shape>
          <o:OLEObject Type="Embed" ProgID="Equation.DSMT4" ShapeID="_x0000_i1031" DrawAspect="Content" ObjectID="_1448706206" r:id="rId22"/>
        </w:object>
      </w:r>
      <w:r>
        <w:rPr>
          <w:rFonts w:ascii="Cambria Math" w:hAnsi="Cambria Math" w:cstheme="minorBidi"/>
        </w:rPr>
        <w:t xml:space="preserve"> </w:t>
      </w:r>
      <w:r>
        <w:rPr>
          <w:rFonts w:ascii="Cambria Math" w:hAnsi="Cambria Math" w:cstheme="minorBidi"/>
        </w:rPr>
        <w:tab/>
      </w:r>
      <w:r w:rsidR="00592BD6">
        <w:rPr>
          <w:rFonts w:ascii="Cambria Math" w:hAnsi="Cambria Math" w:cstheme="minorBidi"/>
        </w:rPr>
        <w:fldChar w:fldCharType="begin"/>
      </w:r>
      <w:r>
        <w:rPr>
          <w:rFonts w:ascii="Cambria Math" w:hAnsi="Cambria Math" w:cstheme="minorBidi"/>
        </w:rPr>
        <w:instrText xml:space="preserve"> MACROBUTTON MTPlaceRef \* MERGEFORMAT </w:instrText>
      </w:r>
      <w:r w:rsidR="008F3FF2">
        <w:fldChar w:fldCharType="begin"/>
      </w:r>
      <w:r w:rsidR="008F3FF2">
        <w:instrText xml:space="preserve"> SEQ MTEqn \h \* MERGEFORMAT </w:instrText>
      </w:r>
      <w:r w:rsidR="008F3FF2">
        <w:fldChar w:fldCharType="end"/>
      </w:r>
      <w:r>
        <w:rPr>
          <w:rFonts w:ascii="Cambria Math" w:hAnsi="Cambria Math" w:cstheme="minorBidi"/>
        </w:rPr>
        <w:instrText>(</w:instrText>
      </w:r>
      <w:fldSimple w:instr=" SEQ MTChap \c \* Arabic \* MERGEFORMAT ">
        <w:r w:rsidR="008F3FF2" w:rsidRPr="008F3FF2">
          <w:rPr>
            <w:rFonts w:ascii="Cambria Math" w:hAnsi="Cambria Math" w:cstheme="minorBidi"/>
            <w:noProof/>
          </w:rPr>
          <w:instrText>3</w:instrText>
        </w:r>
      </w:fldSimple>
      <w:r>
        <w:rPr>
          <w:rFonts w:ascii="Cambria Math" w:hAnsi="Cambria Math" w:cstheme="minorBidi"/>
        </w:rPr>
        <w:instrText>.</w:instrText>
      </w:r>
      <w:fldSimple w:instr=" SEQ MTEqn \c \* Arabic \* MERGEFORMAT ">
        <w:r w:rsidR="008F3FF2" w:rsidRPr="008F3FF2">
          <w:rPr>
            <w:rFonts w:ascii="Cambria Math" w:hAnsi="Cambria Math" w:cstheme="minorBidi"/>
            <w:noProof/>
          </w:rPr>
          <w:instrText>7</w:instrText>
        </w:r>
      </w:fldSimple>
      <w:r>
        <w:rPr>
          <w:rFonts w:ascii="Cambria Math" w:hAnsi="Cambria Math" w:cstheme="minorBidi"/>
        </w:rPr>
        <w:instrText>)</w:instrText>
      </w:r>
      <w:r w:rsidR="00592BD6">
        <w:rPr>
          <w:rFonts w:ascii="Cambria Math" w:hAnsi="Cambria Math" w:cstheme="minorBidi"/>
        </w:rPr>
        <w:fldChar w:fldCharType="end"/>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8F3FF2" w:rsidP="00A27B67">
            <w:pPr>
              <w:pStyle w:val="MTDisplayEquation"/>
              <w:ind w:left="0"/>
              <w:jc w:val="cente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ρ</m:t>
                        </m:r>
                      </m:e>
                      <m:sub>
                        <m:r>
                          <m:rPr>
                            <m:sty m:val="p"/>
                          </m:rPr>
                          <w:rPr>
                            <w:rFonts w:ascii="Cambria Math" w:hAnsi="Cambria Math"/>
                          </w:rPr>
                          <m:t>p</m:t>
                        </m:r>
                      </m:sub>
                    </m:sSub>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p</m:t>
                        </m:r>
                      </m:sub>
                      <m:sup>
                        <m:r>
                          <m:rPr>
                            <m:sty m:val="p"/>
                          </m:rPr>
                          <w:rPr>
                            <w:rFonts w:ascii="Cambria Math" w:hAnsi="Cambria Math"/>
                          </w:rPr>
                          <m:t>2</m:t>
                        </m:r>
                      </m:sup>
                    </m:sSubSup>
                    <m:r>
                      <m:rPr>
                        <m:sty m:val="p"/>
                      </m:rPr>
                      <w:rPr>
                        <w:rFonts w:ascii="Cambria Math" w:hAnsi="Cambria Math"/>
                      </w:rPr>
                      <m:t>g</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num>
                  <m:den>
                    <m:r>
                      <m:rPr>
                        <m:sty m:val="p"/>
                      </m:rPr>
                      <w:rPr>
                        <w:rFonts w:ascii="Cambria Math" w:hAnsi="Cambria Math"/>
                      </w:rPr>
                      <m:t>18μ</m:t>
                    </m:r>
                  </m:den>
                </m:f>
                <m:r>
                  <w:rPr>
                    <w:rFonts w:ascii="Cambria Math" w:hAnsi="Cambria Math"/>
                    <w:i/>
                    <w:position w:val="-4"/>
                  </w:rPr>
                  <w:object w:dxaOrig="180" w:dyaOrig="279">
                    <v:shape id="_x0000_i1032" type="#_x0000_t75" style="width:9.4pt;height:13.85pt" o:ole="">
                      <v:imagedata r:id="rId16" o:title=""/>
                    </v:shape>
                    <o:OLEObject Type="Embed" ProgID="Equation.DSMT4" ShapeID="_x0000_i1032" DrawAspect="Content" ObjectID="_1448706207" r:id="rId23"/>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8F3FF2">
              <w:fldChar w:fldCharType="begin"/>
            </w:r>
            <w:r w:rsidR="008F3FF2">
              <w:instrText xml:space="preserve"> SEQ MTEqn \h \* MERGEFORMAT </w:instrText>
            </w:r>
            <w:r w:rsidR="008F3FF2">
              <w:fldChar w:fldCharType="end"/>
            </w:r>
            <w:r w:rsidR="00E351E3">
              <w:instrText>(</w:instrText>
            </w:r>
            <w:fldSimple w:instr=" SEQ MTChap \c \* Arabic \* MERGEFORMAT ">
              <w:r w:rsidR="008F3FF2">
                <w:rPr>
                  <w:noProof/>
                </w:rPr>
                <w:instrText>3</w:instrText>
              </w:r>
            </w:fldSimple>
            <w:r w:rsidR="00E351E3">
              <w:instrText>.</w:instrText>
            </w:r>
            <w:fldSimple w:instr=" SEQ MTEqn \c \* Arabic \* MERGEFORMAT ">
              <w:r w:rsidR="008F3FF2">
                <w:rPr>
                  <w:noProof/>
                </w:rPr>
                <w:instrText>8</w:instrText>
              </w:r>
            </w:fldSimple>
            <w:r w:rsidR="00E351E3">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rPr>
                <w:shd w:val="clear" w:color="auto" w:fill="FFFFFF"/>
              </w:rPr>
            </w:pPr>
          </w:p>
        </w:tc>
        <w:tc>
          <w:tcPr>
            <w:tcW w:w="7073" w:type="dxa"/>
            <w:tcMar>
              <w:top w:w="60" w:type="dxa"/>
              <w:bottom w:w="60" w:type="dxa"/>
            </w:tcMar>
            <w:vAlign w:val="center"/>
          </w:tcPr>
          <w:p w:rsidR="00A27B67" w:rsidRDefault="008F3FF2" w:rsidP="00A27B67">
            <w:pPr>
              <w:pStyle w:val="MTDisplayEquation"/>
              <w:ind w:left="0"/>
              <w:jc w:val="center"/>
              <w:rPr>
                <w:shd w:val="clear" w:color="auto" w:fill="FFFFFF"/>
              </w:rPr>
            </w:pPr>
            <m:oMathPara>
              <m:oMath>
                <m:sSub>
                  <m:sSubPr>
                    <m:ctrlPr>
                      <w:rPr>
                        <w:rFonts w:ascii="Cambria Math" w:hAnsi="Cambria Math"/>
                        <w:shd w:val="clear" w:color="auto" w:fill="FFFFFF"/>
                      </w:rPr>
                    </m:ctrlPr>
                  </m:sSubPr>
                  <m:e>
                    <m:r>
                      <m:rPr>
                        <m:sty m:val="p"/>
                      </m:rPr>
                      <w:rPr>
                        <w:rFonts w:ascii="Cambria Math" w:hAnsi="Cambria Math"/>
                        <w:shd w:val="clear" w:color="auto" w:fill="FFFFFF"/>
                      </w:rPr>
                      <m:t>C</m:t>
                    </m:r>
                  </m:e>
                  <m:sub>
                    <m:r>
                      <m:rPr>
                        <m:sty m:val="p"/>
                      </m:rPr>
                      <w:rPr>
                        <w:rFonts w:ascii="Cambria Math" w:hAnsi="Cambria Math"/>
                        <w:shd w:val="clear" w:color="auto" w:fill="FFFFFF"/>
                      </w:rPr>
                      <m:t>c</m:t>
                    </m:r>
                  </m:sub>
                </m:sSub>
                <m:r>
                  <m:rPr>
                    <m:sty m:val="p"/>
                  </m:rPr>
                  <w:rPr>
                    <w:rFonts w:ascii="Cambria Math" w:hAnsi="Cambria Math"/>
                    <w:shd w:val="clear" w:color="auto" w:fill="FFFFFF"/>
                  </w:rPr>
                  <m:t>=1+</m:t>
                </m:r>
                <m:f>
                  <m:fPr>
                    <m:ctrlPr>
                      <w:rPr>
                        <w:rFonts w:ascii="Cambria Math" w:hAnsi="Cambria Math"/>
                        <w:shd w:val="clear" w:color="auto" w:fill="FFFFFF"/>
                      </w:rPr>
                    </m:ctrlPr>
                  </m:fPr>
                  <m:num>
                    <m:r>
                      <m:rPr>
                        <m:sty m:val="p"/>
                      </m:rPr>
                      <w:rPr>
                        <w:rFonts w:ascii="Cambria Math" w:hAnsi="Cambria Math"/>
                        <w:shd w:val="clear" w:color="auto" w:fill="FFFFFF"/>
                      </w:rPr>
                      <m:t>2λ</m:t>
                    </m:r>
                  </m:num>
                  <m:den>
                    <m:sSub>
                      <m:sSubPr>
                        <m:ctrlPr>
                          <w:rPr>
                            <w:rFonts w:ascii="Cambria Math" w:hAnsi="Cambria Math"/>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p</m:t>
                        </m:r>
                      </m:sub>
                    </m:sSub>
                  </m:den>
                </m:f>
                <m:d>
                  <m:dPr>
                    <m:ctrlPr>
                      <w:rPr>
                        <w:rFonts w:ascii="Cambria Math" w:hAnsi="Cambria Math"/>
                        <w:shd w:val="clear" w:color="auto" w:fill="FFFFFF"/>
                      </w:rPr>
                    </m:ctrlPr>
                  </m:dPr>
                  <m:e>
                    <m:r>
                      <m:rPr>
                        <m:sty m:val="p"/>
                      </m:rPr>
                      <w:rPr>
                        <w:rFonts w:ascii="Cambria Math" w:hAnsi="Cambria Math"/>
                        <w:shd w:val="clear" w:color="auto" w:fill="FFFFFF"/>
                      </w:rPr>
                      <m:t>1.257+0.4</m:t>
                    </m:r>
                    <m:sSup>
                      <m:sSupPr>
                        <m:ctrlPr>
                          <w:rPr>
                            <w:rFonts w:ascii="Cambria Math" w:hAnsi="Cambria Math"/>
                            <w:shd w:val="clear" w:color="auto" w:fill="FFFFFF"/>
                          </w:rPr>
                        </m:ctrlPr>
                      </m:sSupPr>
                      <m:e>
                        <m:r>
                          <m:rPr>
                            <m:sty m:val="p"/>
                          </m:rPr>
                          <w:rPr>
                            <w:rFonts w:ascii="Cambria Math" w:hAnsi="Cambria Math"/>
                            <w:shd w:val="clear" w:color="auto" w:fill="FFFFFF"/>
                          </w:rPr>
                          <m:t>e</m:t>
                        </m:r>
                      </m:e>
                      <m:sup>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0.55Dp</m:t>
                            </m:r>
                          </m:num>
                          <m:den>
                            <m:r>
                              <m:rPr>
                                <m:sty m:val="p"/>
                              </m:rPr>
                              <w:rPr>
                                <w:rFonts w:ascii="Cambria Math" w:hAnsi="Cambria Math"/>
                                <w:shd w:val="clear" w:color="auto" w:fill="FFFFFF"/>
                              </w:rPr>
                              <m:t>λ</m:t>
                            </m:r>
                          </m:den>
                        </m:f>
                      </m:sup>
                    </m:sSup>
                  </m:e>
                </m:d>
                <m:r>
                  <w:rPr>
                    <w:rFonts w:ascii="Cambria Math" w:hAnsi="Cambria Math"/>
                    <w:i/>
                    <w:position w:val="-4"/>
                    <w:shd w:val="clear" w:color="auto" w:fill="FFFFFF"/>
                  </w:rPr>
                  <w:object w:dxaOrig="180" w:dyaOrig="279">
                    <v:shape id="_x0000_i1033" type="#_x0000_t75" style="width:9.4pt;height:13.85pt" o:ole="">
                      <v:imagedata r:id="rId16" o:title=""/>
                    </v:shape>
                    <o:OLEObject Type="Embed" ProgID="Equation.DSMT4" ShapeID="_x0000_i1033" DrawAspect="Content" ObjectID="_1448706208" r:id="rId24"/>
                  </w:object>
                </m:r>
                <m:r>
                  <w:rPr>
                    <w:rFonts w:ascii="Cambria Math" w:hAnsi="Cambria Math"/>
                    <w:shd w:val="clear" w:color="auto" w:fill="FFFFFF"/>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rPr>
                <w:shd w:val="clear" w:color="auto" w:fill="FFFFFF"/>
              </w:rPr>
            </w:pPr>
            <w:r>
              <w:rPr>
                <w:shd w:val="clear" w:color="auto" w:fill="FFFFFF"/>
              </w:rPr>
              <w:fldChar w:fldCharType="begin"/>
            </w:r>
            <w:r w:rsidR="00E351E3">
              <w:rPr>
                <w:shd w:val="clear" w:color="auto" w:fill="FFFFFF"/>
              </w:rPr>
              <w:instrText xml:space="preserve"> MACROBUTTON MTPlaceRef \* MERGEFORMAT </w:instrText>
            </w:r>
            <w:r w:rsidR="008F3FF2">
              <w:fldChar w:fldCharType="begin"/>
            </w:r>
            <w:r w:rsidR="008F3FF2">
              <w:instrText xml:space="preserve"> SEQ MTEqn \h \* MERGEFORMAT </w:instrText>
            </w:r>
            <w:r w:rsidR="008F3FF2">
              <w:fldChar w:fldCharType="end"/>
            </w:r>
            <w:r w:rsidR="00E351E3">
              <w:rPr>
                <w:shd w:val="clear" w:color="auto" w:fill="FFFFFF"/>
              </w:rPr>
              <w:instrText>(</w:instrText>
            </w:r>
            <w:fldSimple w:instr=" SEQ MTChap \c \* Arabic \* MERGEFORMAT ">
              <w:r w:rsidR="008F3FF2" w:rsidRPr="008F3FF2">
                <w:rPr>
                  <w:noProof/>
                  <w:shd w:val="clear" w:color="auto" w:fill="FFFFFF"/>
                </w:rPr>
                <w:instrText>3</w:instrText>
              </w:r>
            </w:fldSimple>
            <w:r w:rsidR="00E351E3">
              <w:rPr>
                <w:shd w:val="clear" w:color="auto" w:fill="FFFFFF"/>
              </w:rPr>
              <w:instrText>.</w:instrText>
            </w:r>
            <w:fldSimple w:instr=" SEQ MTEqn \c \* Arabic \* MERGEFORMAT ">
              <w:r w:rsidR="008F3FF2" w:rsidRPr="008F3FF2">
                <w:rPr>
                  <w:noProof/>
                  <w:shd w:val="clear" w:color="auto" w:fill="FFFFFF"/>
                </w:rPr>
                <w:instrText>9</w:instrText>
              </w:r>
            </w:fldSimple>
            <w:r w:rsidR="00E351E3">
              <w:rPr>
                <w:shd w:val="clear" w:color="auto" w:fill="FFFFFF"/>
              </w:rPr>
              <w:instrText>)</w:instrText>
            </w:r>
            <w:r>
              <w:rPr>
                <w:shd w:val="clear" w:color="auto" w:fill="FFFFFF"/>
              </w:rPr>
              <w:fldChar w:fldCharType="end"/>
            </w:r>
          </w:p>
        </w:tc>
      </w:tr>
    </w:tbl>
    <w:p w:rsidR="005503D9" w:rsidRPr="00195966" w:rsidRDefault="005503D9" w:rsidP="00195966">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ρ</m:t>
            </m:r>
          </m:e>
          <m:sub>
            <m:r>
              <m:rPr>
                <m:sty m:val="p"/>
              </m:rPr>
              <w:rPr>
                <w:rFonts w:cs="Times New Roman"/>
                <w:color w:val="000000"/>
                <w:sz w:val="24"/>
                <w:szCs w:val="24"/>
                <w:shd w:val="clear" w:color="auto" w:fill="FFFFFF"/>
              </w:rPr>
              <m:t>p</m:t>
            </m:r>
          </m:sub>
        </m:sSub>
      </m:oMath>
      <w:r w:rsidR="00F16E6C" w:rsidRPr="00195966">
        <w:rPr>
          <w:rFonts w:ascii="Times New Roman" w:hAnsi="Times New Roman" w:cs="Times New Roman"/>
          <w:color w:val="000000"/>
          <w:sz w:val="24"/>
          <w:szCs w:val="24"/>
          <w:shd w:val="clear" w:color="auto" w:fill="FFFFFF"/>
        </w:rPr>
        <w:t xml:space="preserve"> </w:t>
      </w:r>
      <w:r w:rsidR="007A6297" w:rsidRPr="00195966">
        <w:rPr>
          <w:rFonts w:ascii="Times New Roman" w:hAnsi="Times New Roman" w:cs="Times New Roman"/>
          <w:color w:val="000000"/>
          <w:sz w:val="24"/>
          <w:szCs w:val="24"/>
          <w:shd w:val="clear" w:color="auto" w:fill="FFFFFF"/>
        </w:rPr>
        <w:t xml:space="preserve">is the density of the </w:t>
      </w:r>
      <w:r w:rsidR="00F16E6C" w:rsidRPr="00195966">
        <w:rPr>
          <w:rFonts w:ascii="Times New Roman" w:hAnsi="Times New Roman" w:cs="Times New Roman"/>
          <w:color w:val="000000"/>
          <w:sz w:val="24"/>
          <w:szCs w:val="24"/>
          <w:shd w:val="clear" w:color="auto" w:fill="FFFFFF"/>
        </w:rPr>
        <w:t>particle,</w:t>
      </w:r>
      <w:r w:rsidRPr="00195966">
        <w:rPr>
          <w:rFonts w:ascii="Times New Roman" w:hAnsi="Times New Roman" w:cs="Times New Roman"/>
          <w:color w:val="000000"/>
          <w:sz w:val="24"/>
          <w:szCs w:val="24"/>
          <w:shd w:val="clear" w:color="auto" w:fill="FFFFFF"/>
        </w:rPr>
        <w:t xml:space="preserv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D</m:t>
            </m:r>
          </m:e>
          <m:sub>
            <m:r>
              <m:rPr>
                <m:sty m:val="p"/>
              </m:rPr>
              <w:rPr>
                <w:rFonts w:cs="Times New Roman"/>
                <w:color w:val="000000"/>
                <w:sz w:val="24"/>
                <w:szCs w:val="24"/>
                <w:shd w:val="clear" w:color="auto" w:fill="FFFFFF"/>
              </w:rPr>
              <m:t>p</m:t>
            </m:r>
          </m:sub>
        </m:sSub>
      </m:oMath>
      <w:r w:rsidRPr="00195966">
        <w:rPr>
          <w:rFonts w:ascii="Times New Roman" w:hAnsi="Times New Roman" w:cs="Times New Roman"/>
          <w:color w:val="000000"/>
          <w:sz w:val="24"/>
          <w:szCs w:val="24"/>
          <w:shd w:val="clear" w:color="auto" w:fill="FFFFFF"/>
        </w:rPr>
        <w:t xml:space="preserve"> is the particle </w:t>
      </w:r>
      <w:r w:rsidR="00F16E6C" w:rsidRPr="00195966">
        <w:rPr>
          <w:rFonts w:ascii="Times New Roman" w:hAnsi="Times New Roman" w:cs="Times New Roman"/>
          <w:color w:val="000000"/>
          <w:sz w:val="24"/>
          <w:szCs w:val="24"/>
          <w:shd w:val="clear" w:color="auto" w:fill="FFFFFF"/>
        </w:rPr>
        <w:t xml:space="preserve">diameter, g </w:t>
      </w:r>
      <w:r w:rsidRPr="00195966">
        <w:rPr>
          <w:rFonts w:ascii="Times New Roman" w:hAnsi="Times New Roman" w:cs="Times New Roman"/>
          <w:color w:val="000000"/>
          <w:sz w:val="24"/>
          <w:szCs w:val="24"/>
          <w:shd w:val="clear" w:color="auto" w:fill="FFFFFF"/>
        </w:rPr>
        <w:t xml:space="preserve">is the gravitational </w:t>
      </w:r>
      <w:r w:rsidR="00F16E6C" w:rsidRPr="00195966">
        <w:rPr>
          <w:rFonts w:ascii="Times New Roman" w:hAnsi="Times New Roman" w:cs="Times New Roman"/>
          <w:color w:val="000000"/>
          <w:sz w:val="24"/>
          <w:szCs w:val="24"/>
          <w:shd w:val="clear" w:color="auto" w:fill="FFFFFF"/>
        </w:rPr>
        <w:t xml:space="preserve">acceleration, μ </w:t>
      </w:r>
      <w:r w:rsidRPr="00195966">
        <w:rPr>
          <w:rFonts w:ascii="Times New Roman" w:hAnsi="Times New Roman" w:cs="Times New Roman"/>
          <w:color w:val="000000"/>
          <w:sz w:val="24"/>
          <w:szCs w:val="24"/>
          <w:shd w:val="clear" w:color="auto" w:fill="FFFFFF"/>
        </w:rPr>
        <w:t xml:space="preserve">is the viscosity of air, and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C</m:t>
            </m:r>
          </m:e>
          <m:sub>
            <m:r>
              <m:rPr>
                <m:sty m:val="p"/>
              </m:rPr>
              <w:rPr>
                <w:rFonts w:cs="Times New Roman"/>
                <w:color w:val="000000"/>
                <w:sz w:val="24"/>
                <w:szCs w:val="24"/>
                <w:shd w:val="clear" w:color="auto" w:fill="FFFFFF"/>
              </w:rPr>
              <m:t>c</m:t>
            </m:r>
          </m:sub>
        </m:sSub>
      </m:oMath>
      <w:r w:rsidRPr="00195966">
        <w:rPr>
          <w:rFonts w:ascii="Times New Roman" w:hAnsi="Times New Roman" w:cs="Times New Roman"/>
          <w:color w:val="000000"/>
          <w:sz w:val="24"/>
          <w:szCs w:val="24"/>
          <w:shd w:val="clear" w:color="auto" w:fill="FFFFFF"/>
        </w:rPr>
        <w:t xml:space="preserve"> is the slip correction factor.</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Sc</m:t>
                </m:r>
                <m:r>
                  <m:rPr>
                    <m:sty m:val="p"/>
                  </m:rPr>
                  <w:rPr>
                    <w:rFonts w:ascii="Cambria Math" w:hAnsi="Cambria Math"/>
                  </w:rPr>
                  <m:t>=</m:t>
                </m:r>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ρ</m:t>
                        </m:r>
                      </m:e>
                      <m:sub>
                        <m:r>
                          <w:rPr>
                            <w:rFonts w:ascii="Cambria Math" w:hAnsi="Cambria Math"/>
                          </w:rPr>
                          <m:t>a</m:t>
                        </m:r>
                      </m:sub>
                    </m:sSub>
                    <m:r>
                      <w:rPr>
                        <w:rFonts w:ascii="Cambria Math" w:hAnsi="Cambria Math"/>
                      </w:rPr>
                      <m:t>D</m:t>
                    </m:r>
                  </m:den>
                </m:f>
                <m:r>
                  <w:rPr>
                    <w:rFonts w:ascii="Cambria Math" w:hAnsi="Cambria Math"/>
                    <w:i/>
                    <w:position w:val="-4"/>
                  </w:rPr>
                  <w:object w:dxaOrig="180" w:dyaOrig="279">
                    <v:shape id="_x0000_i1034" type="#_x0000_t75" style="width:9.4pt;height:13.85pt" o:ole="">
                      <v:imagedata r:id="rId16" o:title=""/>
                    </v:shape>
                    <o:OLEObject Type="Embed" ProgID="Equation.DSMT4" ShapeID="_x0000_i1034" DrawAspect="Content" ObjectID="_1448706209" r:id="rId25"/>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8F3FF2">
              <w:fldChar w:fldCharType="begin"/>
            </w:r>
            <w:r w:rsidR="008F3FF2">
              <w:instrText xml:space="preserve"> SEQ MTEqn \h \* MERGEFORMAT </w:instrText>
            </w:r>
            <w:r w:rsidR="008F3FF2">
              <w:fldChar w:fldCharType="end"/>
            </w:r>
            <w:r w:rsidR="00E351E3">
              <w:instrText>(</w:instrText>
            </w:r>
            <w:fldSimple w:instr=" SEQ MTChap \c \* Arabic \* MERGEFORMAT ">
              <w:r w:rsidR="008F3FF2">
                <w:rPr>
                  <w:noProof/>
                </w:rPr>
                <w:instrText>3</w:instrText>
              </w:r>
            </w:fldSimple>
            <w:r w:rsidR="00E351E3">
              <w:instrText>.</w:instrText>
            </w:r>
            <w:fldSimple w:instr=" SEQ MTEqn \c \* Arabic \* MERGEFORMAT ">
              <w:r w:rsidR="008F3FF2">
                <w:rPr>
                  <w:noProof/>
                </w:rPr>
                <w:instrText>10</w:instrText>
              </w:r>
            </w:fldSimple>
            <w:r w:rsidR="00E351E3">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m:t>
                        </m:r>
                      </m:sub>
                    </m:sSub>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m:rPr>
                            <m:sty m:val="p"/>
                          </m:rPr>
                          <w:rPr>
                            <w:rFonts w:ascii="Cambria Math" w:hAnsi="Cambria Math"/>
                          </w:rPr>
                          <m:t>2</m:t>
                        </m:r>
                      </m:sup>
                    </m:sSubSup>
                    <m:sSub>
                      <m:sSubPr>
                        <m:ctrlPr>
                          <w:rPr>
                            <w:rFonts w:ascii="Cambria Math" w:hAnsi="Cambria Math"/>
                          </w:rPr>
                        </m:ctrlPr>
                      </m:sSubPr>
                      <m:e>
                        <m:r>
                          <w:rPr>
                            <w:rFonts w:ascii="Cambria Math" w:hAnsi="Cambria Math"/>
                          </w:rPr>
                          <m:t>ρ</m:t>
                        </m:r>
                      </m:e>
                      <m:sub>
                        <m:r>
                          <w:rPr>
                            <w:rFonts w:ascii="Cambria Math" w:hAnsi="Cambria Math"/>
                          </w:rPr>
                          <m:t>a</m:t>
                        </m:r>
                      </m:sub>
                    </m:sSub>
                  </m:num>
                  <m:den>
                    <m:r>
                      <w:rPr>
                        <w:rFonts w:ascii="Cambria Math" w:hAnsi="Cambria Math"/>
                      </w:rPr>
                      <m:t>gμ</m:t>
                    </m:r>
                  </m:den>
                </m:f>
                <m:r>
                  <w:rPr>
                    <w:rFonts w:ascii="Cambria Math" w:hAnsi="Cambria Math"/>
                    <w:i/>
                    <w:position w:val="-4"/>
                  </w:rPr>
                  <w:object w:dxaOrig="180" w:dyaOrig="279">
                    <v:shape id="_x0000_i1035" type="#_x0000_t75" style="width:9.4pt;height:13.85pt" o:ole="">
                      <v:imagedata r:id="rId16" o:title=""/>
                    </v:shape>
                    <o:OLEObject Type="Embed" ProgID="Equation.DSMT4" ShapeID="_x0000_i1035" DrawAspect="Content" ObjectID="_1448706210" r:id="rId26"/>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8F3FF2">
              <w:fldChar w:fldCharType="begin"/>
            </w:r>
            <w:r w:rsidR="008F3FF2">
              <w:instrText xml:space="preserve"> SEQ MTEqn \h \* MERGEFORMAT </w:instrText>
            </w:r>
            <w:r w:rsidR="008F3FF2">
              <w:fldChar w:fldCharType="end"/>
            </w:r>
            <w:r w:rsidR="00E351E3">
              <w:instrText>(</w:instrText>
            </w:r>
            <w:fldSimple w:instr=" SEQ MTChap \c \* Arabic \* MERGEFORMAT ">
              <w:r w:rsidR="008F3FF2">
                <w:rPr>
                  <w:noProof/>
                </w:rPr>
                <w:instrText>3</w:instrText>
              </w:r>
            </w:fldSimple>
            <w:r w:rsidR="00E351E3">
              <w:instrText>.</w:instrText>
            </w:r>
            <w:fldSimple w:instr=" SEQ MTEqn \c \* Arabic \* MERGEFORMAT ">
              <w:r w:rsidR="008F3FF2">
                <w:rPr>
                  <w:noProof/>
                </w:rPr>
                <w:instrText>11</w:instrText>
              </w:r>
            </w:fldSimple>
            <w:r w:rsidR="00E351E3">
              <w:instrText>)</w:instrText>
            </w:r>
            <w:r>
              <w:fldChar w:fldCharType="end"/>
            </w:r>
          </w:p>
        </w:tc>
      </w:tr>
    </w:tbl>
    <w:p w:rsidR="00E351E3" w:rsidRDefault="00E351E3" w:rsidP="00E351E3">
      <w:pPr>
        <w:pStyle w:val="MTDisplayEquation"/>
        <w:rPr>
          <w:shd w:val="clear" w:color="auto" w:fill="FFFFFF"/>
        </w:rPr>
      </w:pPr>
      <w:r>
        <w:rPr>
          <w:shd w:val="clear" w:color="auto" w:fill="FFFFFF"/>
        </w:rPr>
        <w:tab/>
      </w:r>
      <w:r w:rsidRPr="00E351E3">
        <w:rPr>
          <w:position w:val="-32"/>
          <w:shd w:val="clear" w:color="auto" w:fill="FFFFFF"/>
        </w:rPr>
        <w:object w:dxaOrig="1200" w:dyaOrig="700">
          <v:shape id="_x0000_i1036" type="#_x0000_t75" style="width:59.25pt;height:34.9pt" o:ole="">
            <v:imagedata r:id="rId27" o:title=""/>
          </v:shape>
          <o:OLEObject Type="Embed" ProgID="Equation.DSMT4" ShapeID="_x0000_i1036" DrawAspect="Content" ObjectID="_1448706211" r:id="rId28"/>
        </w:object>
      </w:r>
      <w:r>
        <w:rPr>
          <w:shd w:val="clear" w:color="auto" w:fill="FFFFFF"/>
        </w:rPr>
        <w:t xml:space="preserve"> </w:t>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8F3FF2">
        <w:fldChar w:fldCharType="begin"/>
      </w:r>
      <w:r w:rsidR="008F3FF2">
        <w:instrText xml:space="preserve"> SEQ MTEqn \h \* MERGEFORMAT </w:instrText>
      </w:r>
      <w:r w:rsidR="008F3FF2">
        <w:fldChar w:fldCharType="end"/>
      </w:r>
      <w:r>
        <w:rPr>
          <w:shd w:val="clear" w:color="auto" w:fill="FFFFFF"/>
        </w:rPr>
        <w:instrText>(</w:instrText>
      </w:r>
      <w:fldSimple w:instr=" SEQ MTChap \c \* Arabic \* MERGEFORMAT ">
        <w:r w:rsidR="008F3FF2" w:rsidRPr="008F3FF2">
          <w:rPr>
            <w:noProof/>
            <w:shd w:val="clear" w:color="auto" w:fill="FFFFFF"/>
          </w:rPr>
          <w:instrText>3</w:instrText>
        </w:r>
      </w:fldSimple>
      <w:r>
        <w:rPr>
          <w:shd w:val="clear" w:color="auto" w:fill="FFFFFF"/>
        </w:rPr>
        <w:instrText>.</w:instrText>
      </w:r>
      <w:fldSimple w:instr=" SEQ MTEqn \c \* Arabic \* MERGEFORMAT ">
        <w:r w:rsidR="008F3FF2" w:rsidRPr="008F3FF2">
          <w:rPr>
            <w:noProof/>
            <w:shd w:val="clear" w:color="auto" w:fill="FFFFFF"/>
          </w:rPr>
          <w:instrText>12</w:instrText>
        </w:r>
      </w:fldSimple>
      <w:r>
        <w:rPr>
          <w:shd w:val="clear" w:color="auto" w:fill="FFFFFF"/>
        </w:rPr>
        <w:instrText>)</w:instrText>
      </w:r>
      <w:r w:rsidR="00592BD6">
        <w:rPr>
          <w:shd w:val="clear" w:color="auto" w:fill="FFFFFF"/>
        </w:rPr>
        <w:fldChar w:fldCharType="end"/>
      </w:r>
    </w:p>
    <w:p w:rsidR="007B20B8" w:rsidRPr="00195966" w:rsidRDefault="005503D9"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w:proofErr w:type="spellStart"/>
      <w:r w:rsidR="007B20B8" w:rsidRPr="00195966">
        <w:rPr>
          <w:rFonts w:ascii="Times New Roman" w:hAnsi="Times New Roman" w:cs="Times New Roman"/>
          <w:color w:val="000000"/>
          <w:sz w:val="24"/>
          <w:szCs w:val="24"/>
          <w:shd w:val="clear" w:color="auto" w:fill="FFFFFF"/>
        </w:rPr>
        <w:t>Sc</w:t>
      </w:r>
      <w:proofErr w:type="spellEnd"/>
      <w:r w:rsidR="007B20B8" w:rsidRPr="00195966">
        <w:rPr>
          <w:rFonts w:ascii="Times New Roman" w:hAnsi="Times New Roman" w:cs="Times New Roman"/>
          <w:color w:val="000000"/>
          <w:sz w:val="24"/>
          <w:szCs w:val="24"/>
          <w:shd w:val="clear" w:color="auto" w:fill="FFFFFF"/>
        </w:rPr>
        <w:t xml:space="preserve"> is the Schmidt number, St is the Stokes number, and</w:t>
      </w:r>
      <w:r w:rsidRPr="00195966">
        <w:rPr>
          <w:rFonts w:ascii="Times New Roman" w:hAnsi="Times New Roman" w:cs="Times New Roman"/>
          <w:color w:val="000000"/>
          <w:sz w:val="24"/>
          <w:szCs w:val="24"/>
          <w:shd w:val="clear" w:color="auto" w:fill="FFFFFF"/>
        </w:rPr>
        <w:t xml:space="preserve"> D is the molecular diffusivity,</w:t>
      </w:r>
    </w:p>
    <w:p w:rsidR="003D6BD0" w:rsidRPr="00195966" w:rsidRDefault="00894BCA"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So the direct deposition to the skin can be calculated now</w:t>
      </w:r>
    </w:p>
    <w:p w:rsidR="000F1B6D" w:rsidRPr="00195966" w:rsidRDefault="003D6BD0" w:rsidP="008F7242">
      <w:pPr>
        <w:spacing w:line="480" w:lineRule="auto"/>
        <w:ind w:firstLineChars="300" w:firstLine="720"/>
        <w:rPr>
          <w:rFonts w:ascii="Times New Roman" w:hAnsi="Times New Roman" w:cs="Times New Roman"/>
          <w:color w:val="000000"/>
          <w:sz w:val="24"/>
          <w:szCs w:val="24"/>
          <w:shd w:val="clear" w:color="auto" w:fill="FFFFFF"/>
        </w:rPr>
      </w:pPr>
      <w:commentRangeStart w:id="305"/>
      <w:r w:rsidRPr="00195966">
        <w:rPr>
          <w:rFonts w:ascii="Times New Roman" w:hAnsi="Times New Roman" w:cs="Times New Roman"/>
          <w:color w:val="000000"/>
          <w:sz w:val="24"/>
          <w:szCs w:val="24"/>
          <w:shd w:val="clear" w:color="auto" w:fill="FFFFFF"/>
        </w:rPr>
        <w:t>1 indoor</w:t>
      </w:r>
      <w:r w:rsidR="00894BCA" w:rsidRPr="00195966">
        <w:rPr>
          <w:rFonts w:ascii="Times New Roman" w:hAnsi="Times New Roman" w:cs="Times New Roman"/>
          <w:color w:val="000000"/>
          <w:sz w:val="24"/>
          <w:szCs w:val="24"/>
          <w:shd w:val="clear" w:color="auto" w:fill="FFFFFF"/>
        </w:rPr>
        <w:t xml:space="preserve">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E351E3" w:rsidTr="00E351E3">
        <w:trPr>
          <w:jc w:val="center"/>
        </w:trPr>
        <w:tc>
          <w:tcPr>
            <w:tcW w:w="619" w:type="dxa"/>
            <w:tcMar>
              <w:top w:w="60" w:type="dxa"/>
              <w:bottom w:w="60" w:type="dxa"/>
            </w:tcMar>
            <w:vAlign w:val="center"/>
          </w:tcPr>
          <w:p w:rsidR="00E351E3" w:rsidRDefault="00E351E3" w:rsidP="00E351E3">
            <w:pPr>
              <w:pStyle w:val="MTDisplayEquation"/>
              <w:ind w:left="0"/>
            </w:pPr>
          </w:p>
        </w:tc>
        <w:tc>
          <w:tcPr>
            <w:tcW w:w="7073" w:type="dxa"/>
            <w:tcMar>
              <w:top w:w="60" w:type="dxa"/>
              <w:bottom w:w="60" w:type="dxa"/>
            </w:tcMar>
            <w:vAlign w:val="center"/>
          </w:tcPr>
          <w:p w:rsidR="00E351E3" w:rsidRDefault="008F3FF2"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su</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37" type="#_x0000_t75" style="width:9.4pt;height:13.85pt" o:ole="">
                      <v:imagedata r:id="rId16" o:title=""/>
                    </v:shape>
                    <o:OLEObject Type="Embed" ProgID="Equation.DSMT4" ShapeID="_x0000_i1037" DrawAspect="Content" ObjectID="_1448706212" r:id="rId29"/>
                  </w:object>
                </m:r>
                <m:r>
                  <w:rPr>
                    <w:rFonts w:ascii="Cambria Math" w:hAnsi="Cambria Math"/>
                  </w:rPr>
                  <m:t xml:space="preserve"> </m:t>
                </m:r>
              </m:oMath>
            </m:oMathPara>
          </w:p>
        </w:tc>
        <w:tc>
          <w:tcPr>
            <w:tcW w:w="62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8F3FF2">
              <w:fldChar w:fldCharType="begin"/>
            </w:r>
            <w:r w:rsidR="008F3FF2">
              <w:instrText xml:space="preserve"> SEQ MTEqn \h \* MERGEFORMAT </w:instrText>
            </w:r>
            <w:r w:rsidR="008F3FF2">
              <w:fldChar w:fldCharType="end"/>
            </w:r>
            <w:r w:rsidR="00E351E3">
              <w:instrText>(</w:instrText>
            </w:r>
            <w:fldSimple w:instr=" SEQ MTChap \c \* Arabic \* MERGEFORMAT ">
              <w:r w:rsidR="008F3FF2">
                <w:rPr>
                  <w:noProof/>
                </w:rPr>
                <w:instrText>3</w:instrText>
              </w:r>
            </w:fldSimple>
            <w:r w:rsidR="00E351E3">
              <w:instrText>.</w:instrText>
            </w:r>
            <w:fldSimple w:instr=" SEQ MTEqn \c \* Arabic \* MERGEFORMAT ">
              <w:r w:rsidR="008F3FF2">
                <w:rPr>
                  <w:noProof/>
                </w:rPr>
                <w:instrText>13</w:instrText>
              </w:r>
            </w:fldSimple>
            <w:r w:rsidR="00E351E3">
              <w:instrText>)</w:instrText>
            </w:r>
            <w:r>
              <w:fldChar w:fldCharType="end"/>
            </w:r>
          </w:p>
        </w:tc>
      </w:tr>
    </w:tbl>
    <w:p w:rsidR="003D6BD0" w:rsidRPr="00F96A59" w:rsidRDefault="00F96A59" w:rsidP="00F96A59">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 outdoor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38"/>
        <w:gridCol w:w="6828"/>
        <w:gridCol w:w="740"/>
      </w:tblGrid>
      <w:tr w:rsidR="00E351E3" w:rsidTr="00E351E3">
        <w:trPr>
          <w:jc w:val="center"/>
        </w:trPr>
        <w:tc>
          <w:tcPr>
            <w:tcW w:w="739" w:type="dxa"/>
            <w:tcMar>
              <w:top w:w="60" w:type="dxa"/>
              <w:bottom w:w="60" w:type="dxa"/>
            </w:tcMar>
            <w:vAlign w:val="center"/>
          </w:tcPr>
          <w:p w:rsidR="00E351E3" w:rsidRDefault="00E351E3" w:rsidP="00E351E3">
            <w:pPr>
              <w:pStyle w:val="MTDisplayEquation"/>
              <w:ind w:left="0"/>
            </w:pPr>
          </w:p>
        </w:tc>
        <w:tc>
          <w:tcPr>
            <w:tcW w:w="6833" w:type="dxa"/>
            <w:tcMar>
              <w:top w:w="60" w:type="dxa"/>
              <w:bottom w:w="60" w:type="dxa"/>
            </w:tcMar>
            <w:vAlign w:val="center"/>
          </w:tcPr>
          <w:p w:rsidR="00E351E3" w:rsidRDefault="008F3FF2"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s</m:t>
                    </m:r>
                    <m:r>
                      <w:rPr>
                        <w:rFonts w:ascii="Cambria Math" w:hAnsi="Cambria Math"/>
                      </w:rPr>
                      <m:t>u</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sSub>
                      <m:sSubPr>
                        <m:ctrlPr>
                          <w:rPr>
                            <w:rFonts w:ascii="Cambria Math" w:hAnsi="Cambria Math"/>
                          </w:rPr>
                        </m:ctrlPr>
                      </m:sSubPr>
                      <m:e>
                        <m:r>
                          <w:rPr>
                            <w:rFonts w:ascii="Cambria Math" w:hAnsi="Cambria Math"/>
                          </w:rPr>
                          <m:t>λ</m:t>
                        </m:r>
                      </m:e>
                      <m:sub>
                        <m:r>
                          <w:rPr>
                            <w:rFonts w:ascii="Cambria Math" w:hAnsi="Cambria Math"/>
                          </w:rPr>
                          <m:t>v</m:t>
                        </m:r>
                      </m:sub>
                    </m:sSub>
                  </m:num>
                  <m:den>
                    <m:sSub>
                      <m:sSubPr>
                        <m:ctrlPr>
                          <w:rPr>
                            <w:rFonts w:ascii="Cambria Math" w:hAnsi="Cambria Math"/>
                          </w:rPr>
                        </m:ctrlPr>
                      </m:sSubPr>
                      <m:e>
                        <m:r>
                          <w:rPr>
                            <w:rFonts w:ascii="Cambria Math" w:hAnsi="Cambria Math"/>
                          </w:rPr>
                          <m:t>λ</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den>
                </m:f>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38" type="#_x0000_t75" style="width:9.4pt;height:13.85pt" o:ole="">
                      <v:imagedata r:id="rId16" o:title=""/>
                    </v:shape>
                    <o:OLEObject Type="Embed" ProgID="Equation.DSMT4" ShapeID="_x0000_i1038" DrawAspect="Content" ObjectID="_1448706213" r:id="rId30"/>
                  </w:object>
                </m:r>
                <m:r>
                  <w:rPr>
                    <w:rFonts w:ascii="Cambria Math" w:hAnsi="Cambria Math"/>
                  </w:rPr>
                  <m:t xml:space="preserve"> </m:t>
                </m:r>
              </m:oMath>
            </m:oMathPara>
          </w:p>
        </w:tc>
        <w:tc>
          <w:tcPr>
            <w:tcW w:w="74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8F3FF2">
              <w:fldChar w:fldCharType="begin"/>
            </w:r>
            <w:r w:rsidR="008F3FF2">
              <w:instrText xml:space="preserve"> SEQ MTEqn \h \* MERGEFORMAT </w:instrText>
            </w:r>
            <w:r w:rsidR="008F3FF2">
              <w:fldChar w:fldCharType="end"/>
            </w:r>
            <w:r w:rsidR="00E351E3">
              <w:instrText>(</w:instrText>
            </w:r>
            <w:fldSimple w:instr=" SEQ MTChap \c \* Arabic \* MERGEFORMAT ">
              <w:r w:rsidR="008F3FF2">
                <w:rPr>
                  <w:noProof/>
                </w:rPr>
                <w:instrText>3</w:instrText>
              </w:r>
            </w:fldSimple>
            <w:r w:rsidR="00E351E3">
              <w:instrText>.</w:instrText>
            </w:r>
            <w:fldSimple w:instr=" SEQ MTEqn \c \* Arabic \* MERGEFORMAT ">
              <w:r w:rsidR="008F3FF2">
                <w:rPr>
                  <w:noProof/>
                </w:rPr>
                <w:instrText>14</w:instrText>
              </w:r>
            </w:fldSimple>
            <w:r w:rsidR="00E351E3">
              <w:instrText>)</w:instrText>
            </w:r>
            <w:r>
              <w:fldChar w:fldCharType="end"/>
            </w:r>
          </w:p>
        </w:tc>
      </w:tr>
    </w:tbl>
    <w:commentRangeEnd w:id="305"/>
    <w:p w:rsidR="00F96A59" w:rsidRDefault="00806D6B" w:rsidP="00F96A59">
      <w:pPr>
        <w:spacing w:line="480" w:lineRule="auto"/>
        <w:rPr>
          <w:rFonts w:ascii="Times New Roman" w:hAnsi="Times New Roman" w:cs="Times New Roman"/>
          <w:color w:val="000000"/>
          <w:sz w:val="24"/>
          <w:szCs w:val="24"/>
          <w:shd w:val="clear" w:color="auto" w:fill="FFFFFF"/>
        </w:rPr>
      </w:pPr>
      <w:r>
        <w:rPr>
          <w:rStyle w:val="CommentReference"/>
        </w:rPr>
        <w:commentReference w:id="305"/>
      </w:r>
      <w:r w:rsidR="00D85CE5" w:rsidRPr="00195966">
        <w:rPr>
          <w:rFonts w:ascii="Times New Roman" w:hAnsi="Times New Roman" w:cs="Times New Roman"/>
          <w:color w:val="000000"/>
          <w:sz w:val="24"/>
          <w:szCs w:val="24"/>
          <w:shd w:val="clear" w:color="auto" w:fill="FFFFFF"/>
        </w:rPr>
        <w:t>Where</w:t>
      </w:r>
    </w:p>
    <w:p w:rsidR="00F96A59" w:rsidRDefault="008F3FF2" w:rsidP="003B3572">
      <w:pPr>
        <w:pStyle w:val="ListParagraph"/>
        <w:numPr>
          <w:ilvl w:val="0"/>
          <w:numId w:val="9"/>
        </w:numPr>
        <w:spacing w:line="480" w:lineRule="auto"/>
        <w:rPr>
          <w:rFonts w:ascii="Times New Roman" w:hAnsi="Times New Roman" w:cs="Times New Roman"/>
          <w:color w:val="000000"/>
          <w:sz w:val="24"/>
          <w:szCs w:val="24"/>
          <w:shd w:val="clear" w:color="auto" w:fill="FFFFFF"/>
        </w:rPr>
      </w:pP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M</m:t>
            </m:r>
          </m:e>
          <m:sub>
            <m:r>
              <m:rPr>
                <m:sty m:val="p"/>
              </m:rPr>
              <w:rPr>
                <w:rFonts w:cs="Times New Roman"/>
                <w:color w:val="000000"/>
                <w:sz w:val="24"/>
                <w:szCs w:val="24"/>
                <w:shd w:val="clear" w:color="auto" w:fill="FFFFFF"/>
              </w:rPr>
              <m:t>su</m:t>
            </m:r>
          </m:sub>
        </m:sSub>
      </m:oMath>
      <w:r w:rsidR="00A65FB0" w:rsidRPr="00F96A59">
        <w:rPr>
          <w:rFonts w:ascii="Times New Roman" w:hAnsi="Times New Roman" w:cs="Times New Roman"/>
          <w:color w:val="000000"/>
          <w:sz w:val="24"/>
          <w:szCs w:val="24"/>
          <w:shd w:val="clear" w:color="auto" w:fill="FFFFFF"/>
        </w:rPr>
        <w:t xml:space="preserve">the mass of the substance </w:t>
      </w:r>
      <w:del w:id="306" w:author="Yong" w:date="2013-12-15T16:13:00Z">
        <w:r w:rsidR="00A65FB0" w:rsidRPr="00F96A59" w:rsidDel="00F25D7F">
          <w:rPr>
            <w:rFonts w:ascii="Times New Roman" w:hAnsi="Times New Roman" w:cs="Times New Roman"/>
            <w:color w:val="000000"/>
            <w:sz w:val="24"/>
            <w:szCs w:val="24"/>
            <w:shd w:val="clear" w:color="auto" w:fill="FFFFFF"/>
          </w:rPr>
          <w:delText xml:space="preserve">in </w:delText>
        </w:r>
      </w:del>
      <w:ins w:id="307" w:author="Yong" w:date="2013-12-15T16:13:00Z">
        <w:r w:rsidR="00F25D7F">
          <w:rPr>
            <w:rFonts w:ascii="Times New Roman" w:hAnsi="Times New Roman" w:cs="Times New Roman"/>
            <w:color w:val="000000"/>
            <w:sz w:val="24"/>
            <w:szCs w:val="24"/>
            <w:shd w:val="clear" w:color="auto" w:fill="FFFFFF"/>
          </w:rPr>
          <w:t>on</w:t>
        </w:r>
        <w:r w:rsidR="00F25D7F" w:rsidRPr="00F96A59">
          <w:rPr>
            <w:rFonts w:ascii="Times New Roman" w:hAnsi="Times New Roman" w:cs="Times New Roman"/>
            <w:color w:val="000000"/>
            <w:sz w:val="24"/>
            <w:szCs w:val="24"/>
            <w:shd w:val="clear" w:color="auto" w:fill="FFFFFF"/>
          </w:rPr>
          <w:t xml:space="preserve"> </w:t>
        </w:r>
      </w:ins>
      <w:r w:rsidR="00A65FB0" w:rsidRPr="00F96A59">
        <w:rPr>
          <w:rFonts w:ascii="Times New Roman" w:hAnsi="Times New Roman" w:cs="Times New Roman"/>
          <w:color w:val="000000"/>
          <w:sz w:val="24"/>
          <w:szCs w:val="24"/>
          <w:shd w:val="clear" w:color="auto" w:fill="FFFFFF"/>
        </w:rPr>
        <w:t xml:space="preserve">the skin </w:t>
      </w:r>
      <w:r w:rsidR="00F96A59">
        <w:rPr>
          <w:rFonts w:ascii="Times New Roman" w:hAnsi="Times New Roman" w:cs="Times New Roman"/>
          <w:color w:val="000000"/>
          <w:sz w:val="24"/>
          <w:szCs w:val="24"/>
          <w:shd w:val="clear" w:color="auto" w:fill="FFFFFF"/>
        </w:rPr>
        <w:t>surface</w:t>
      </w:r>
    </w:p>
    <w:p w:rsidR="00303222" w:rsidRDefault="00223F5C" w:rsidP="003B3572">
      <w:pPr>
        <w:pStyle w:val="ListParagraph"/>
        <w:numPr>
          <w:ilvl w:val="0"/>
          <w:numId w:val="9"/>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lastRenderedPageBreak/>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A</m:t>
            </m:r>
          </m:e>
          <m:sub>
            <m:r>
              <m:rPr>
                <m:sty m:val="p"/>
              </m:rPr>
              <w:rPr>
                <w:rFonts w:cs="Times New Roman"/>
                <w:color w:val="000000"/>
                <w:sz w:val="24"/>
                <w:szCs w:val="24"/>
                <w:shd w:val="clear" w:color="auto" w:fill="FFFFFF"/>
              </w:rPr>
              <m:t>skin</m:t>
            </m:r>
          </m:sub>
        </m:sSub>
      </m:oMath>
      <w:r w:rsidR="00D85CE5" w:rsidRPr="00F96A59">
        <w:rPr>
          <w:rFonts w:ascii="Times New Roman" w:hAnsi="Times New Roman" w:cs="Times New Roman"/>
          <w:color w:val="000000"/>
          <w:sz w:val="24"/>
          <w:szCs w:val="24"/>
          <w:shd w:val="clear" w:color="auto" w:fill="FFFFFF"/>
        </w:rPr>
        <w:t xml:space="preserve"> </w:t>
      </w:r>
      <w:proofErr w:type="gramStart"/>
      <w:r w:rsidR="00D85CE5" w:rsidRPr="00F96A59">
        <w:rPr>
          <w:rFonts w:ascii="Times New Roman" w:hAnsi="Times New Roman" w:cs="Times New Roman"/>
          <w:color w:val="000000"/>
          <w:sz w:val="24"/>
          <w:szCs w:val="24"/>
          <w:shd w:val="clear" w:color="auto" w:fill="FFFFFF"/>
        </w:rPr>
        <w:t>is</w:t>
      </w:r>
      <w:proofErr w:type="gramEnd"/>
      <w:r w:rsidR="00D85CE5" w:rsidRPr="00F96A59">
        <w:rPr>
          <w:rFonts w:ascii="Times New Roman" w:hAnsi="Times New Roman" w:cs="Times New Roman"/>
          <w:color w:val="000000"/>
          <w:sz w:val="24"/>
          <w:szCs w:val="24"/>
          <w:shd w:val="clear" w:color="auto" w:fill="FFFFFF"/>
        </w:rPr>
        <w:t xml:space="preserve"> the exposed skin area.</w:t>
      </w:r>
    </w:p>
    <w:p w:rsidR="00D85CE5" w:rsidRDefault="00D85CE5" w:rsidP="003B3572">
      <w:pPr>
        <w:pStyle w:val="ListParagraph"/>
        <w:numPr>
          <w:ilvl w:val="0"/>
          <w:numId w:val="9"/>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The parameters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d</m:t>
            </m:r>
          </m:sub>
        </m:sSub>
      </m:oMath>
      <w:ins w:id="308" w:author="Yong" w:date="2013-12-15T16:13:00Z">
        <w:r w:rsidR="00F25D7F">
          <w:rPr>
            <w:rFonts w:ascii="Times New Roman" w:hAnsi="Times New Roman" w:cs="Times New Roman"/>
            <w:color w:val="000000"/>
            <w:sz w:val="24"/>
            <w:szCs w:val="24"/>
            <w:shd w:val="clear" w:color="auto" w:fill="FFFFFF"/>
          </w:rPr>
          <w:t xml:space="preserve"> and</w:t>
        </w:r>
      </w:ins>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v</m:t>
            </m:r>
          </m:sub>
        </m:sSub>
      </m:oMath>
      <w:r w:rsidR="003D6BD0" w:rsidRPr="00F96A59">
        <w:rPr>
          <w:rFonts w:ascii="Times New Roman" w:hAnsi="Times New Roman" w:cs="Times New Roman"/>
          <w:color w:val="000000"/>
          <w:sz w:val="24"/>
          <w:szCs w:val="24"/>
          <w:shd w:val="clear" w:color="auto" w:fill="FFFFFF"/>
        </w:rPr>
        <w:t xml:space="preserve"> are ventilation rate</w:t>
      </w:r>
      <w:r w:rsidR="0091384F" w:rsidRPr="00F96A59">
        <w:rPr>
          <w:rFonts w:ascii="Times New Roman" w:hAnsi="Times New Roman" w:cs="Times New Roman"/>
          <w:color w:val="000000"/>
          <w:sz w:val="24"/>
          <w:szCs w:val="24"/>
          <w:shd w:val="clear" w:color="auto" w:fill="FFFFFF"/>
        </w:rPr>
        <w:t xml:space="preserve"> and indoor deposition velocity</w:t>
      </w:r>
      <w:r w:rsidR="004D4345" w:rsidRPr="00F96A59">
        <w:rPr>
          <w:rFonts w:ascii="Times New Roman" w:hAnsi="Times New Roman" w:cs="Times New Roman"/>
          <w:color w:val="000000"/>
          <w:sz w:val="24"/>
          <w:szCs w:val="24"/>
          <w:shd w:val="clear" w:color="auto" w:fill="FFFFFF"/>
        </w:rPr>
        <w:t>, respectively</w:t>
      </w:r>
      <w:r w:rsidR="0091384F" w:rsidRPr="00F96A59">
        <w:rPr>
          <w:rFonts w:ascii="Times New Roman" w:hAnsi="Times New Roman" w:cs="Times New Roman"/>
          <w:color w:val="000000"/>
          <w:sz w:val="24"/>
          <w:szCs w:val="24"/>
          <w:shd w:val="clear" w:color="auto" w:fill="FFFFFF"/>
        </w:rPr>
        <w:t>.</w:t>
      </w:r>
    </w:p>
    <w:p w:rsidR="004F7B54" w:rsidRDefault="004F7B54" w:rsidP="00BF6767">
      <w:pPr>
        <w:pStyle w:val="Heading3"/>
      </w:pPr>
      <w:r>
        <w:t>Exposure Calculation Method</w:t>
      </w:r>
    </w:p>
    <w:p w:rsidR="004F7B54" w:rsidRDefault="004F7B54" w:rsidP="004F7B54">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4F7B54">
        <w:rPr>
          <w:rFonts w:ascii="Times New Roman" w:hAnsi="Times New Roman" w:cs="Times New Roman"/>
          <w:color w:val="000000"/>
          <w:sz w:val="24"/>
          <w:szCs w:val="24"/>
          <w:shd w:val="clear" w:color="auto" w:fill="FFFFFF"/>
        </w:rPr>
        <w:t xml:space="preserve">Monte-Carlo method </w:t>
      </w:r>
      <w:del w:id="309" w:author="Yong" w:date="2013-12-15T16:13:00Z">
        <w:r w:rsidRPr="004F7B54" w:rsidDel="00A53630">
          <w:rPr>
            <w:rFonts w:ascii="Times New Roman" w:hAnsi="Times New Roman" w:cs="Times New Roman"/>
            <w:color w:val="000000"/>
            <w:sz w:val="24"/>
            <w:szCs w:val="24"/>
            <w:shd w:val="clear" w:color="auto" w:fill="FFFFFF"/>
          </w:rPr>
          <w:delText xml:space="preserve">is </w:delText>
        </w:r>
      </w:del>
      <w:ins w:id="310" w:author="Yong" w:date="2013-12-15T16:13:00Z">
        <w:r w:rsidR="00A53630">
          <w:rPr>
            <w:rFonts w:ascii="Times New Roman" w:hAnsi="Times New Roman" w:cs="Times New Roman"/>
            <w:color w:val="000000"/>
            <w:sz w:val="24"/>
            <w:szCs w:val="24"/>
            <w:shd w:val="clear" w:color="auto" w:fill="FFFFFF"/>
          </w:rPr>
          <w:t>was</w:t>
        </w:r>
        <w:r w:rsidR="00A53630" w:rsidRPr="004F7B54">
          <w:rPr>
            <w:rFonts w:ascii="Times New Roman" w:hAnsi="Times New Roman" w:cs="Times New Roman"/>
            <w:color w:val="000000"/>
            <w:sz w:val="24"/>
            <w:szCs w:val="24"/>
            <w:shd w:val="clear" w:color="auto" w:fill="FFFFFF"/>
          </w:rPr>
          <w:t xml:space="preserve"> </w:t>
        </w:r>
      </w:ins>
      <w:r w:rsidRPr="004F7B54">
        <w:rPr>
          <w:rFonts w:ascii="Times New Roman" w:hAnsi="Times New Roman" w:cs="Times New Roman"/>
          <w:color w:val="000000"/>
          <w:sz w:val="24"/>
          <w:szCs w:val="24"/>
          <w:shd w:val="clear" w:color="auto" w:fill="FFFFFF"/>
        </w:rPr>
        <w:t xml:space="preserve">used to generate the exposure data. We generate the activity data of 100000 people in each region. </w:t>
      </w:r>
      <w:commentRangeStart w:id="311"/>
      <w:r w:rsidRPr="004F7B54">
        <w:rPr>
          <w:rFonts w:ascii="Times New Roman" w:hAnsi="Times New Roman" w:cs="Times New Roman"/>
          <w:color w:val="000000"/>
          <w:sz w:val="24"/>
          <w:szCs w:val="24"/>
          <w:shd w:val="clear" w:color="auto" w:fill="FFFFFF"/>
        </w:rPr>
        <w:t xml:space="preserve">Also we normalized the pollen data to fit the size of group. </w:t>
      </w:r>
      <w:proofErr w:type="gramStart"/>
      <w:r w:rsidRPr="004F7B54">
        <w:rPr>
          <w:rFonts w:ascii="Times New Roman" w:hAnsi="Times New Roman" w:cs="Times New Roman"/>
          <w:color w:val="000000"/>
          <w:sz w:val="24"/>
          <w:szCs w:val="24"/>
          <w:shd w:val="clear" w:color="auto" w:fill="FFFFFF"/>
        </w:rPr>
        <w:t>by</w:t>
      </w:r>
      <w:proofErr w:type="gramEnd"/>
      <w:r w:rsidRPr="004F7B54">
        <w:rPr>
          <w:rFonts w:ascii="Times New Roman" w:hAnsi="Times New Roman" w:cs="Times New Roman"/>
          <w:color w:val="000000"/>
          <w:sz w:val="24"/>
          <w:szCs w:val="24"/>
          <w:shd w:val="clear" w:color="auto" w:fill="FFFFFF"/>
        </w:rPr>
        <w:t xml:space="preserve"> randomly multiply the </w:t>
      </w:r>
      <w:r>
        <w:rPr>
          <w:rFonts w:ascii="Times New Roman" w:hAnsi="Times New Roman" w:cs="Times New Roman"/>
          <w:color w:val="000000"/>
          <w:sz w:val="24"/>
          <w:szCs w:val="24"/>
          <w:shd w:val="clear" w:color="auto" w:fill="FFFFFF"/>
        </w:rPr>
        <w:t>value</w:t>
      </w:r>
      <w:r w:rsidRPr="004F7B54">
        <w:rPr>
          <w:rFonts w:ascii="Times New Roman" w:hAnsi="Times New Roman" w:cs="Times New Roman"/>
          <w:color w:val="000000"/>
          <w:sz w:val="24"/>
          <w:szCs w:val="24"/>
          <w:shd w:val="clear" w:color="auto" w:fill="FFFFFF"/>
        </w:rPr>
        <w:t xml:space="preserve"> in each data set </w:t>
      </w:r>
      <w:r>
        <w:rPr>
          <w:rFonts w:ascii="Times New Roman" w:hAnsi="Times New Roman" w:cs="Times New Roman"/>
          <w:color w:val="000000"/>
          <w:sz w:val="24"/>
          <w:szCs w:val="24"/>
          <w:shd w:val="clear" w:color="auto" w:fill="FFFFFF"/>
        </w:rPr>
        <w:t xml:space="preserve">one by one </w:t>
      </w:r>
      <w:r w:rsidRPr="004F7B54">
        <w:rPr>
          <w:rFonts w:ascii="Times New Roman" w:hAnsi="Times New Roman" w:cs="Times New Roman"/>
          <w:color w:val="000000"/>
          <w:sz w:val="24"/>
          <w:szCs w:val="24"/>
          <w:shd w:val="clear" w:color="auto" w:fill="FFFFFF"/>
        </w:rPr>
        <w:t xml:space="preserve">and repeat this method </w:t>
      </w:r>
      <w:r>
        <w:rPr>
          <w:rFonts w:ascii="Times New Roman" w:hAnsi="Times New Roman" w:cs="Times New Roman"/>
          <w:color w:val="000000"/>
          <w:sz w:val="24"/>
          <w:szCs w:val="24"/>
          <w:shd w:val="clear" w:color="auto" w:fill="FFFFFF"/>
        </w:rPr>
        <w:t>5 times.</w:t>
      </w:r>
      <w:commentRangeEnd w:id="311"/>
      <w:r w:rsidR="00A53630">
        <w:rPr>
          <w:rStyle w:val="CommentReference"/>
        </w:rPr>
        <w:commentReference w:id="311"/>
      </w:r>
      <w:r>
        <w:rPr>
          <w:rFonts w:ascii="Times New Roman" w:hAnsi="Times New Roman" w:cs="Times New Roman"/>
          <w:color w:val="000000"/>
          <w:sz w:val="24"/>
          <w:szCs w:val="24"/>
          <w:shd w:val="clear" w:color="auto" w:fill="FFFFFF"/>
        </w:rPr>
        <w:t xml:space="preserve"> The mean of the results could be described as the population exposure to pollen</w:t>
      </w:r>
      <w:ins w:id="312" w:author="Yong" w:date="2013-12-15T18:18:00Z">
        <w:r w:rsidR="00E5654F">
          <w:rPr>
            <w:rFonts w:ascii="Times New Roman" w:hAnsi="Times New Roman" w:cs="Times New Roman"/>
            <w:color w:val="000000"/>
            <w:sz w:val="24"/>
            <w:szCs w:val="24"/>
            <w:shd w:val="clear" w:color="auto" w:fill="FFFFFF"/>
          </w:rPr>
          <w:t>.</w:t>
        </w:r>
      </w:ins>
      <w:del w:id="313" w:author="Yong" w:date="2013-12-15T18:18:00Z">
        <w:r w:rsidDel="00E5654F">
          <w:rPr>
            <w:rFonts w:ascii="Times New Roman" w:hAnsi="Times New Roman" w:cs="Times New Roman"/>
            <w:color w:val="000000"/>
            <w:sz w:val="24"/>
            <w:szCs w:val="24"/>
            <w:shd w:val="clear" w:color="auto" w:fill="FFFFFF"/>
          </w:rPr>
          <w:delText>s</w:delText>
        </w:r>
      </w:del>
      <w:r w:rsidR="00E5654F">
        <w:rPr>
          <w:rFonts w:ascii="Times New Roman" w:hAnsi="Times New Roman" w:cs="Times New Roman"/>
          <w:color w:val="000000"/>
          <w:sz w:val="24"/>
          <w:szCs w:val="24"/>
          <w:shd w:val="clear" w:color="auto" w:fill="FFFFFF"/>
        </w:rPr>
        <w:t xml:space="preserve"> </w:t>
      </w:r>
    </w:p>
    <w:p w:rsidR="00344908" w:rsidRPr="007E0204" w:rsidRDefault="00344908" w:rsidP="007E0204">
      <w:pPr>
        <w:pStyle w:val="Heading2"/>
        <w:rPr>
          <w:rFonts w:ascii="Times New Roman" w:hAnsi="Times New Roman" w:cs="Times New Roman"/>
        </w:rPr>
      </w:pPr>
      <w:r w:rsidRPr="007E0204">
        <w:rPr>
          <w:rFonts w:ascii="Times New Roman" w:hAnsi="Times New Roman" w:cs="Times New Roman"/>
        </w:rPr>
        <w:t>Sensitivity Analysis</w:t>
      </w:r>
      <w:r w:rsidR="001F6833" w:rsidRPr="007E0204">
        <w:rPr>
          <w:rFonts w:ascii="Times New Roman" w:hAnsi="Times New Roman" w:cs="Times New Roman"/>
        </w:rPr>
        <w:t xml:space="preserve"> </w:t>
      </w:r>
      <w:del w:id="314" w:author="Yong" w:date="2013-12-15T16:16:00Z">
        <w:r w:rsidR="001F6833" w:rsidRPr="007E0204" w:rsidDel="000D7FE0">
          <w:rPr>
            <w:rFonts w:ascii="Times New Roman" w:hAnsi="Times New Roman" w:cs="Times New Roman"/>
          </w:rPr>
          <w:delText>Method Selection</w:delText>
        </w:r>
      </w:del>
    </w:p>
    <w:p w:rsidR="00A528C2" w:rsidRDefault="00FA32E2" w:rsidP="00A528C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Sensitivity analysis is the analysis of how the uncertainty in the output of a mathematical system or modeling</w:t>
      </w:r>
      <w:ins w:id="315" w:author="Yong" w:date="2013-12-15T16:22:00Z">
        <w:r w:rsidR="00E17434">
          <w:rPr>
            <w:rFonts w:ascii="Times New Roman" w:hAnsi="Times New Roman" w:cs="Times New Roman"/>
            <w:color w:val="000000"/>
            <w:sz w:val="24"/>
            <w:szCs w:val="24"/>
            <w:shd w:val="clear" w:color="auto" w:fill="FFFFFF"/>
          </w:rPr>
          <w:t xml:space="preserve"> </w:t>
        </w:r>
      </w:ins>
      <w:r w:rsidRPr="00195966">
        <w:rPr>
          <w:rFonts w:ascii="Times New Roman" w:hAnsi="Times New Roman" w:cs="Times New Roman"/>
          <w:color w:val="000000"/>
          <w:sz w:val="24"/>
          <w:szCs w:val="24"/>
          <w:shd w:val="clear" w:color="auto" w:fill="FFFFFF"/>
        </w:rPr>
        <w:t>(numerical or otherwise) can be apportioned to variety sources of uncertainty in its inputs</w:t>
      </w:r>
      <w:commentRangeStart w:id="316"/>
      <w:proofErr w:type="gramStart"/>
      <w:r w:rsidRPr="00195966">
        <w:rPr>
          <w:rFonts w:ascii="Times New Roman" w:hAnsi="Times New Roman" w:cs="Times New Roman"/>
          <w:color w:val="000000"/>
          <w:sz w:val="24"/>
          <w:szCs w:val="24"/>
          <w:shd w:val="clear" w:color="auto" w:fill="FFFFFF"/>
        </w:rPr>
        <w:t>.[</w:t>
      </w:r>
      <w:proofErr w:type="gramEnd"/>
      <w:r w:rsidRPr="00195966">
        <w:rPr>
          <w:rFonts w:ascii="Times New Roman" w:hAnsi="Times New Roman" w:cs="Times New Roman"/>
          <w:color w:val="000000"/>
          <w:sz w:val="24"/>
          <w:szCs w:val="24"/>
          <w:shd w:val="clear" w:color="auto" w:fill="FFFFFF"/>
        </w:rPr>
        <w:t xml:space="preserve">1] </w:t>
      </w:r>
      <w:commentRangeEnd w:id="316"/>
      <w:r w:rsidR="00E17434">
        <w:rPr>
          <w:rStyle w:val="CommentReference"/>
        </w:rPr>
        <w:commentReference w:id="316"/>
      </w:r>
      <w:del w:id="317" w:author="Yong" w:date="2013-12-15T16:23:00Z">
        <w:r w:rsidRPr="00195966" w:rsidDel="00E17434">
          <w:rPr>
            <w:rFonts w:ascii="Times New Roman" w:hAnsi="Times New Roman" w:cs="Times New Roman"/>
            <w:color w:val="000000"/>
            <w:sz w:val="24"/>
            <w:szCs w:val="24"/>
            <w:shd w:val="clear" w:color="auto" w:fill="FFFFFF"/>
          </w:rPr>
          <w:delText xml:space="preserve">A </w:delText>
        </w:r>
        <w:r w:rsidR="00580253" w:rsidRPr="00195966" w:rsidDel="00E17434">
          <w:rPr>
            <w:rFonts w:ascii="Times New Roman" w:hAnsi="Times New Roman" w:cs="Times New Roman"/>
            <w:color w:val="000000"/>
            <w:sz w:val="24"/>
            <w:szCs w:val="24"/>
            <w:shd w:val="clear" w:color="auto" w:fill="FFFFFF"/>
          </w:rPr>
          <w:delText xml:space="preserve">similar </w:delText>
        </w:r>
        <w:r w:rsidR="004C3DA9" w:rsidRPr="00195966" w:rsidDel="00E17434">
          <w:rPr>
            <w:rFonts w:ascii="Times New Roman" w:hAnsi="Times New Roman" w:cs="Times New Roman"/>
            <w:color w:val="000000"/>
            <w:sz w:val="24"/>
            <w:szCs w:val="24"/>
            <w:shd w:val="clear" w:color="auto" w:fill="FFFFFF"/>
          </w:rPr>
          <w:delText>test</w:delText>
        </w:r>
        <w:r w:rsidRPr="00195966" w:rsidDel="00E17434">
          <w:rPr>
            <w:rFonts w:ascii="Times New Roman" w:hAnsi="Times New Roman" w:cs="Times New Roman"/>
            <w:color w:val="000000"/>
            <w:sz w:val="24"/>
            <w:szCs w:val="24"/>
            <w:shd w:val="clear" w:color="auto" w:fill="FFFFFF"/>
          </w:rPr>
          <w:delText xml:space="preserve"> is uncertainty analysis, which </w:delText>
        </w:r>
        <w:r w:rsidR="00580253" w:rsidRPr="00195966" w:rsidDel="00E17434">
          <w:rPr>
            <w:rFonts w:ascii="Times New Roman" w:hAnsi="Times New Roman" w:cs="Times New Roman"/>
            <w:color w:val="000000"/>
            <w:sz w:val="24"/>
            <w:szCs w:val="24"/>
            <w:shd w:val="clear" w:color="auto" w:fill="FFFFFF"/>
          </w:rPr>
          <w:delText>mainly focus</w:delText>
        </w:r>
        <w:r w:rsidRPr="00195966" w:rsidDel="00E17434">
          <w:rPr>
            <w:rFonts w:ascii="Times New Roman" w:hAnsi="Times New Roman" w:cs="Times New Roman"/>
            <w:color w:val="000000"/>
            <w:sz w:val="24"/>
            <w:szCs w:val="24"/>
            <w:shd w:val="clear" w:color="auto" w:fill="FFFFFF"/>
          </w:rPr>
          <w:delText xml:space="preserve"> on uncertainty quantification a</w:delText>
        </w:r>
        <w:r w:rsidR="00195966" w:rsidDel="00E17434">
          <w:rPr>
            <w:rFonts w:ascii="Times New Roman" w:hAnsi="Times New Roman" w:cs="Times New Roman"/>
            <w:color w:val="000000"/>
            <w:sz w:val="24"/>
            <w:szCs w:val="24"/>
            <w:shd w:val="clear" w:color="auto" w:fill="FFFFFF"/>
          </w:rPr>
          <w:delText>nd propagation of uncertainty</w:delText>
        </w:r>
      </w:del>
    </w:p>
    <w:p w:rsidR="00A528C2" w:rsidRDefault="00CB28B0" w:rsidP="00A528C2">
      <w:pPr>
        <w:spacing w:line="480" w:lineRule="auto"/>
        <w:ind w:firstLineChars="300" w:firstLine="720"/>
        <w:rPr>
          <w:rFonts w:ascii="Times New Roman" w:hAnsi="Times New Roman" w:cs="Times New Roman"/>
          <w:color w:val="000000"/>
          <w:sz w:val="24"/>
          <w:szCs w:val="24"/>
          <w:shd w:val="clear" w:color="auto" w:fill="FFFFFF"/>
        </w:rPr>
      </w:pPr>
      <w:commentRangeStart w:id="318"/>
      <w:r w:rsidRPr="00A528C2">
        <w:rPr>
          <w:rFonts w:ascii="Times New Roman" w:hAnsi="Times New Roman" w:cs="Times New Roman"/>
          <w:color w:val="000000"/>
          <w:sz w:val="24"/>
          <w:szCs w:val="24"/>
          <w:shd w:val="clear" w:color="auto" w:fill="FFFFFF"/>
        </w:rPr>
        <w:t xml:space="preserve">Mean daily mass intake exposure to </w:t>
      </w:r>
      <w:r w:rsidR="00195966" w:rsidRPr="00A528C2">
        <w:rPr>
          <w:rFonts w:ascii="Times New Roman" w:hAnsi="Times New Roman" w:cs="Times New Roman"/>
          <w:color w:val="000000"/>
          <w:sz w:val="24"/>
          <w:szCs w:val="24"/>
          <w:shd w:val="clear" w:color="auto" w:fill="FFFFFF"/>
        </w:rPr>
        <w:t xml:space="preserve">pollens </w:t>
      </w:r>
      <w:r w:rsidRPr="00A528C2">
        <w:rPr>
          <w:rFonts w:ascii="Times New Roman" w:hAnsi="Times New Roman" w:cs="Times New Roman"/>
          <w:color w:val="000000"/>
          <w:sz w:val="24"/>
          <w:szCs w:val="24"/>
          <w:shd w:val="clear" w:color="auto" w:fill="FFFFFF"/>
        </w:rPr>
        <w:t xml:space="preserve">was selected as a metric for testing the system’s </w:t>
      </w:r>
      <w:del w:id="319" w:author="Yong" w:date="2013-12-15T16:24:00Z">
        <w:r w:rsidR="00E14FCF" w:rsidRPr="00A528C2" w:rsidDel="00E17434">
          <w:rPr>
            <w:rFonts w:ascii="Times New Roman" w:hAnsi="Times New Roman" w:cs="Times New Roman"/>
            <w:color w:val="000000"/>
            <w:sz w:val="24"/>
            <w:szCs w:val="24"/>
            <w:shd w:val="clear" w:color="auto" w:fill="FFFFFF"/>
          </w:rPr>
          <w:delText>senility</w:delText>
        </w:r>
        <w:r w:rsidRPr="00A528C2" w:rsidDel="00E17434">
          <w:rPr>
            <w:rFonts w:ascii="Times New Roman" w:hAnsi="Times New Roman" w:cs="Times New Roman"/>
            <w:color w:val="000000"/>
            <w:sz w:val="24"/>
            <w:szCs w:val="24"/>
            <w:shd w:val="clear" w:color="auto" w:fill="FFFFFF"/>
          </w:rPr>
          <w:delText xml:space="preserve"> </w:delText>
        </w:r>
      </w:del>
      <w:ins w:id="320" w:author="Yong" w:date="2013-12-15T16:24:00Z">
        <w:r w:rsidR="00E17434">
          <w:rPr>
            <w:rFonts w:ascii="Times New Roman" w:hAnsi="Times New Roman" w:cs="Times New Roman"/>
            <w:color w:val="000000"/>
            <w:sz w:val="24"/>
            <w:szCs w:val="24"/>
            <w:shd w:val="clear" w:color="auto" w:fill="FFFFFF"/>
          </w:rPr>
          <w:t>sensitivity</w:t>
        </w:r>
        <w:r w:rsidR="00E17434" w:rsidRPr="00A528C2">
          <w:rPr>
            <w:rFonts w:ascii="Times New Roman" w:hAnsi="Times New Roman" w:cs="Times New Roman"/>
            <w:color w:val="000000"/>
            <w:sz w:val="24"/>
            <w:szCs w:val="24"/>
            <w:shd w:val="clear" w:color="auto" w:fill="FFFFFF"/>
          </w:rPr>
          <w:t xml:space="preserve"> </w:t>
        </w:r>
      </w:ins>
      <w:r w:rsidRPr="00A528C2">
        <w:rPr>
          <w:rFonts w:ascii="Times New Roman" w:hAnsi="Times New Roman" w:cs="Times New Roman"/>
          <w:color w:val="000000"/>
          <w:sz w:val="24"/>
          <w:szCs w:val="24"/>
          <w:shd w:val="clear" w:color="auto" w:fill="FFFFFF"/>
        </w:rPr>
        <w:t xml:space="preserve">to multiple inputs and </w:t>
      </w:r>
      <w:r w:rsidR="00E14FCF" w:rsidRPr="00A528C2">
        <w:rPr>
          <w:rFonts w:ascii="Times New Roman" w:hAnsi="Times New Roman" w:cs="Times New Roman"/>
          <w:color w:val="000000"/>
          <w:sz w:val="24"/>
          <w:szCs w:val="24"/>
          <w:shd w:val="clear" w:color="auto" w:fill="FFFFFF"/>
        </w:rPr>
        <w:t>parameters. Global</w:t>
      </w:r>
      <w:r w:rsidRPr="00A528C2">
        <w:rPr>
          <w:rFonts w:ascii="Times New Roman" w:hAnsi="Times New Roman" w:cs="Times New Roman"/>
          <w:color w:val="000000"/>
          <w:sz w:val="24"/>
          <w:szCs w:val="24"/>
          <w:shd w:val="clear" w:color="auto" w:fill="FFFFFF"/>
        </w:rPr>
        <w:t xml:space="preserve"> sensitivity </w:t>
      </w:r>
      <w:r w:rsidR="00E14FCF" w:rsidRPr="00A528C2">
        <w:rPr>
          <w:rFonts w:ascii="Times New Roman" w:hAnsi="Times New Roman" w:cs="Times New Roman"/>
          <w:color w:val="000000"/>
          <w:sz w:val="24"/>
          <w:szCs w:val="24"/>
          <w:shd w:val="clear" w:color="auto" w:fill="FFFFFF"/>
        </w:rPr>
        <w:t>analysis was</w:t>
      </w:r>
      <w:r w:rsidRPr="00A528C2">
        <w:rPr>
          <w:rFonts w:ascii="Times New Roman" w:hAnsi="Times New Roman" w:cs="Times New Roman"/>
          <w:color w:val="000000"/>
          <w:sz w:val="24"/>
          <w:szCs w:val="24"/>
          <w:shd w:val="clear" w:color="auto" w:fill="FFFFFF"/>
        </w:rPr>
        <w:t xml:space="preserve"> performed based on </w:t>
      </w:r>
      <w:r w:rsidR="00E14FCF" w:rsidRPr="00A528C2">
        <w:rPr>
          <w:rFonts w:ascii="Times New Roman" w:hAnsi="Times New Roman" w:cs="Times New Roman"/>
          <w:color w:val="000000"/>
          <w:sz w:val="24"/>
          <w:szCs w:val="24"/>
          <w:shd w:val="clear" w:color="auto" w:fill="FFFFFF"/>
        </w:rPr>
        <w:t>Morris’s</w:t>
      </w:r>
      <w:r w:rsidRPr="00A528C2">
        <w:rPr>
          <w:rFonts w:ascii="Times New Roman" w:hAnsi="Times New Roman" w:cs="Times New Roman"/>
          <w:color w:val="000000"/>
          <w:sz w:val="24"/>
          <w:szCs w:val="24"/>
          <w:shd w:val="clear" w:color="auto" w:fill="FFFFFF"/>
        </w:rPr>
        <w:t xml:space="preserve"> Design. This design estimate the main effect of a parameter by computing a number of local sensitivities at random points of the parameter </w:t>
      </w:r>
      <w:r w:rsidR="00E14FCF" w:rsidRPr="00A528C2">
        <w:rPr>
          <w:rFonts w:ascii="Times New Roman" w:hAnsi="Times New Roman" w:cs="Times New Roman"/>
          <w:color w:val="000000"/>
          <w:sz w:val="24"/>
          <w:szCs w:val="24"/>
          <w:shd w:val="clear" w:color="auto" w:fill="FFFFFF"/>
        </w:rPr>
        <w:t>space. The</w:t>
      </w:r>
      <w:r w:rsidRPr="00A528C2">
        <w:rPr>
          <w:rFonts w:ascii="Times New Roman" w:hAnsi="Times New Roman" w:cs="Times New Roman"/>
          <w:color w:val="000000"/>
          <w:sz w:val="24"/>
          <w:szCs w:val="24"/>
          <w:shd w:val="clear" w:color="auto" w:fill="FFFFFF"/>
        </w:rPr>
        <w:t xml:space="preserve"> mean </w:t>
      </w:r>
      <w:r w:rsidR="007F764C" w:rsidRPr="00A528C2">
        <w:rPr>
          <w:rFonts w:ascii="Times New Roman" w:hAnsi="Times New Roman" w:cs="Times New Roman"/>
          <w:color w:val="000000"/>
          <w:sz w:val="24"/>
          <w:szCs w:val="24"/>
          <w:shd w:val="clear" w:color="auto" w:fill="FFFFFF"/>
        </w:rPr>
        <w:t xml:space="preserve">of these randomized local sensitivities indicates the overall influence of a given parameter on the output </w:t>
      </w:r>
      <w:r w:rsidR="00E14FCF" w:rsidRPr="00A528C2">
        <w:rPr>
          <w:rFonts w:ascii="Times New Roman" w:hAnsi="Times New Roman" w:cs="Times New Roman"/>
          <w:color w:val="000000"/>
          <w:sz w:val="24"/>
          <w:szCs w:val="24"/>
          <w:shd w:val="clear" w:color="auto" w:fill="FFFFFF"/>
        </w:rPr>
        <w:t>metric, while</w:t>
      </w:r>
      <w:r w:rsidR="007F764C" w:rsidRPr="00A528C2">
        <w:rPr>
          <w:rFonts w:ascii="Times New Roman" w:hAnsi="Times New Roman" w:cs="Times New Roman"/>
          <w:color w:val="000000"/>
          <w:sz w:val="24"/>
          <w:szCs w:val="24"/>
          <w:shd w:val="clear" w:color="auto" w:fill="FFFFFF"/>
        </w:rPr>
        <w:t xml:space="preserve"> the corresponding standard deviation </w:t>
      </w:r>
      <w:del w:id="321" w:author="Yong" w:date="2013-12-15T16:24:00Z">
        <w:r w:rsidR="007F764C" w:rsidRPr="00A528C2" w:rsidDel="00E17434">
          <w:rPr>
            <w:rFonts w:ascii="Times New Roman" w:hAnsi="Times New Roman" w:cs="Times New Roman"/>
            <w:color w:val="000000"/>
            <w:sz w:val="24"/>
            <w:szCs w:val="24"/>
            <w:shd w:val="clear" w:color="auto" w:fill="FFFFFF"/>
          </w:rPr>
          <w:delText xml:space="preserve">indication </w:delText>
        </w:r>
      </w:del>
      <w:ins w:id="322" w:author="Yong" w:date="2013-12-15T16:24:00Z">
        <w:r w:rsidR="00E17434">
          <w:rPr>
            <w:rFonts w:ascii="Times New Roman" w:hAnsi="Times New Roman" w:cs="Times New Roman"/>
            <w:color w:val="000000"/>
            <w:sz w:val="24"/>
            <w:szCs w:val="24"/>
            <w:shd w:val="clear" w:color="auto" w:fill="FFFFFF"/>
          </w:rPr>
          <w:t>indicates</w:t>
        </w:r>
        <w:r w:rsidR="00E17434" w:rsidRPr="00A528C2">
          <w:rPr>
            <w:rFonts w:ascii="Times New Roman" w:hAnsi="Times New Roman" w:cs="Times New Roman"/>
            <w:color w:val="000000"/>
            <w:sz w:val="24"/>
            <w:szCs w:val="24"/>
            <w:shd w:val="clear" w:color="auto" w:fill="FFFFFF"/>
          </w:rPr>
          <w:t xml:space="preserve"> </w:t>
        </w:r>
      </w:ins>
      <w:r w:rsidR="007F764C" w:rsidRPr="00A528C2">
        <w:rPr>
          <w:rFonts w:ascii="Times New Roman" w:hAnsi="Times New Roman" w:cs="Times New Roman"/>
          <w:color w:val="000000"/>
          <w:sz w:val="24"/>
          <w:szCs w:val="24"/>
          <w:shd w:val="clear" w:color="auto" w:fill="FFFFFF"/>
        </w:rPr>
        <w:t>the effects of interacting and nonlinearity.</w:t>
      </w:r>
      <w:commentRangeEnd w:id="318"/>
      <w:r w:rsidR="00E17434">
        <w:rPr>
          <w:rStyle w:val="CommentReference"/>
        </w:rPr>
        <w:commentReference w:id="318"/>
      </w:r>
    </w:p>
    <w:p w:rsidR="00A528C2" w:rsidRDefault="007F764C" w:rsidP="00A528C2">
      <w:pPr>
        <w:spacing w:line="480" w:lineRule="auto"/>
        <w:ind w:firstLineChars="300" w:firstLine="720"/>
        <w:rPr>
          <w:rFonts w:ascii="Times New Roman" w:hAnsi="Times New Roman" w:cs="Times New Roman"/>
          <w:color w:val="000000"/>
          <w:sz w:val="24"/>
          <w:szCs w:val="24"/>
          <w:shd w:val="clear" w:color="auto" w:fill="FFFFFF"/>
        </w:rPr>
      </w:pPr>
      <w:r w:rsidRPr="00A528C2">
        <w:rPr>
          <w:rFonts w:ascii="Times New Roman" w:eastAsia="SimSun" w:hAnsi="Times New Roman" w:cs="Times New Roman"/>
          <w:color w:val="000000"/>
          <w:kern w:val="0"/>
          <w:sz w:val="24"/>
          <w:szCs w:val="24"/>
        </w:rPr>
        <w:t xml:space="preserve">In the current </w:t>
      </w:r>
      <w:r w:rsidR="00E14FCF" w:rsidRPr="00A528C2">
        <w:rPr>
          <w:rFonts w:ascii="Times New Roman" w:eastAsia="SimSun" w:hAnsi="Times New Roman" w:cs="Times New Roman"/>
          <w:color w:val="000000"/>
          <w:kern w:val="0"/>
          <w:sz w:val="24"/>
          <w:szCs w:val="24"/>
        </w:rPr>
        <w:t>study, each</w:t>
      </w:r>
      <w:r w:rsidRPr="00A528C2">
        <w:rPr>
          <w:rFonts w:ascii="Times New Roman" w:eastAsia="SimSun" w:hAnsi="Times New Roman" w:cs="Times New Roman"/>
          <w:color w:val="000000"/>
          <w:kern w:val="0"/>
          <w:sz w:val="24"/>
          <w:szCs w:val="24"/>
        </w:rPr>
        <w:t xml:space="preserve"> of the 17 parameters(Table 1) was sampled 3600 times according to the Morris method from 200 trajectories (each has 18 steps) in the parameter space. Each of the </w:t>
      </w:r>
      <w:r w:rsidR="00E14FCF" w:rsidRPr="00A528C2">
        <w:rPr>
          <w:rFonts w:ascii="Times New Roman" w:eastAsia="SimSun" w:hAnsi="Times New Roman" w:cs="Times New Roman"/>
          <w:color w:val="000000"/>
          <w:kern w:val="0"/>
          <w:sz w:val="24"/>
          <w:szCs w:val="24"/>
        </w:rPr>
        <w:t>parameters</w:t>
      </w:r>
      <w:r w:rsidRPr="00A528C2">
        <w:rPr>
          <w:rFonts w:ascii="Times New Roman" w:eastAsia="SimSun" w:hAnsi="Times New Roman" w:cs="Times New Roman"/>
          <w:color w:val="000000"/>
          <w:kern w:val="0"/>
          <w:sz w:val="24"/>
          <w:szCs w:val="24"/>
        </w:rPr>
        <w:t xml:space="preserve"> in the simulation was perturbed from 50% to 150% of its base value or its distribution while we keep other parameters unchanged </w:t>
      </w:r>
      <w:r w:rsidRPr="00A528C2">
        <w:rPr>
          <w:rFonts w:ascii="Times New Roman" w:eastAsia="SimSun" w:hAnsi="Times New Roman" w:cs="Times New Roman"/>
          <w:color w:val="000000"/>
          <w:kern w:val="0"/>
          <w:sz w:val="24"/>
          <w:szCs w:val="24"/>
        </w:rPr>
        <w:lastRenderedPageBreak/>
        <w:t>in the same time.</w:t>
      </w:r>
    </w:p>
    <w:p w:rsidR="00885C5A" w:rsidRPr="00A528C2" w:rsidRDefault="00015435" w:rsidP="00A528C2">
      <w:pPr>
        <w:spacing w:line="480" w:lineRule="auto"/>
        <w:ind w:firstLineChars="300" w:firstLine="720"/>
        <w:rPr>
          <w:rFonts w:ascii="Times New Roman" w:hAnsi="Times New Roman" w:cs="Times New Roman"/>
          <w:color w:val="000000"/>
          <w:sz w:val="24"/>
          <w:szCs w:val="24"/>
          <w:shd w:val="clear" w:color="auto" w:fill="FFFFFF"/>
        </w:rPr>
      </w:pPr>
      <w:r w:rsidRPr="00A528C2">
        <w:rPr>
          <w:rFonts w:ascii="Times New Roman" w:eastAsia="SimSun" w:hAnsi="Times New Roman" w:cs="Times New Roman"/>
          <w:color w:val="000000"/>
          <w:kern w:val="0"/>
          <w:sz w:val="24"/>
          <w:szCs w:val="24"/>
        </w:rPr>
        <w:t>The mean daily exposure for sensitivity analyses was normally generated using 10000 “</w:t>
      </w:r>
      <w:r w:rsidR="000D5093" w:rsidRPr="00A528C2">
        <w:rPr>
          <w:rFonts w:ascii="Times New Roman" w:eastAsia="SimSun" w:hAnsi="Times New Roman" w:cs="Times New Roman"/>
          <w:color w:val="000000"/>
          <w:kern w:val="0"/>
          <w:sz w:val="24"/>
          <w:szCs w:val="24"/>
        </w:rPr>
        <w:t>virtual</w:t>
      </w:r>
      <w:r w:rsidRPr="00A528C2">
        <w:rPr>
          <w:rFonts w:ascii="Times New Roman" w:eastAsia="SimSun" w:hAnsi="Times New Roman" w:cs="Times New Roman"/>
          <w:color w:val="000000"/>
          <w:kern w:val="0"/>
          <w:sz w:val="24"/>
          <w:szCs w:val="24"/>
        </w:rPr>
        <w:t xml:space="preserve"> men” in each climate </w:t>
      </w:r>
      <w:r w:rsidR="00E10779" w:rsidRPr="00A528C2">
        <w:rPr>
          <w:rFonts w:ascii="Times New Roman" w:eastAsia="SimSun" w:hAnsi="Times New Roman" w:cs="Times New Roman"/>
          <w:color w:val="000000"/>
          <w:kern w:val="0"/>
          <w:sz w:val="24"/>
          <w:szCs w:val="24"/>
        </w:rPr>
        <w:t>regions</w:t>
      </w:r>
      <w:r w:rsidRPr="00A528C2">
        <w:rPr>
          <w:rFonts w:ascii="Times New Roman" w:eastAsia="SimSun" w:hAnsi="Times New Roman" w:cs="Times New Roman"/>
          <w:color w:val="000000"/>
          <w:kern w:val="0"/>
          <w:sz w:val="24"/>
          <w:szCs w:val="24"/>
        </w:rPr>
        <w:t xml:space="preserve"> in the flowering </w:t>
      </w:r>
      <w:r w:rsidR="00E14FCF" w:rsidRPr="00A528C2">
        <w:rPr>
          <w:rFonts w:ascii="Times New Roman" w:eastAsia="SimSun" w:hAnsi="Times New Roman" w:cs="Times New Roman"/>
          <w:color w:val="000000"/>
          <w:kern w:val="0"/>
          <w:sz w:val="24"/>
          <w:szCs w:val="24"/>
        </w:rPr>
        <w:t>season. Equation</w:t>
      </w:r>
      <w:r w:rsidRPr="00A528C2">
        <w:rPr>
          <w:rFonts w:ascii="Times New Roman" w:eastAsia="SimSun" w:hAnsi="Times New Roman" w:cs="Times New Roman"/>
          <w:color w:val="000000"/>
          <w:kern w:val="0"/>
          <w:sz w:val="24"/>
          <w:szCs w:val="24"/>
        </w:rPr>
        <w:t xml:space="preserve"> </w:t>
      </w:r>
      <w:ins w:id="323" w:author="Yong" w:date="2013-12-15T16:26:00Z">
        <w:r w:rsidR="00E17434">
          <w:rPr>
            <w:rFonts w:ascii="Times New Roman" w:eastAsia="SimSun" w:hAnsi="Times New Roman" w:cs="Times New Roman"/>
            <w:color w:val="000000"/>
            <w:kern w:val="0"/>
            <w:sz w:val="24"/>
            <w:szCs w:val="24"/>
          </w:rPr>
          <w:fldChar w:fldCharType="begin"/>
        </w:r>
        <w:r w:rsidR="00E17434">
          <w:rPr>
            <w:rFonts w:ascii="Times New Roman" w:eastAsia="SimSun" w:hAnsi="Times New Roman" w:cs="Times New Roman"/>
            <w:color w:val="000000"/>
            <w:kern w:val="0"/>
            <w:sz w:val="24"/>
            <w:szCs w:val="24"/>
          </w:rPr>
          <w:instrText xml:space="preserve"> GOTOBUTTON ZEqnNum312262  \* MERGEFORMAT </w:instrText>
        </w:r>
        <w:r w:rsidR="00E17434">
          <w:rPr>
            <w:rFonts w:ascii="Times New Roman" w:eastAsia="SimSun" w:hAnsi="Times New Roman" w:cs="Times New Roman"/>
            <w:color w:val="000000"/>
            <w:kern w:val="0"/>
            <w:sz w:val="24"/>
            <w:szCs w:val="24"/>
          </w:rPr>
          <w:fldChar w:fldCharType="begin"/>
        </w:r>
        <w:r w:rsidR="00E17434">
          <w:rPr>
            <w:rFonts w:ascii="Times New Roman" w:eastAsia="SimSun" w:hAnsi="Times New Roman" w:cs="Times New Roman"/>
            <w:color w:val="000000"/>
            <w:kern w:val="0"/>
            <w:sz w:val="24"/>
            <w:szCs w:val="24"/>
          </w:rPr>
          <w:instrText xml:space="preserve"> REF ZEqnNum312262 \* Charformat \! \* MERGEFORMAT </w:instrText>
        </w:r>
      </w:ins>
      <w:r w:rsidR="00E17434">
        <w:rPr>
          <w:rFonts w:ascii="Times New Roman" w:eastAsia="SimSun" w:hAnsi="Times New Roman" w:cs="Times New Roman"/>
          <w:color w:val="000000"/>
          <w:kern w:val="0"/>
          <w:sz w:val="24"/>
          <w:szCs w:val="24"/>
        </w:rPr>
        <w:fldChar w:fldCharType="separate"/>
      </w:r>
      <w:r w:rsidR="008F3FF2" w:rsidRPr="008F3FF2">
        <w:rPr>
          <w:rFonts w:ascii="Times New Roman" w:eastAsia="SimSun" w:hAnsi="Times New Roman" w:cs="Times New Roman"/>
          <w:color w:val="000000"/>
          <w:kern w:val="0"/>
          <w:sz w:val="24"/>
          <w:szCs w:val="24"/>
        </w:rPr>
        <w:instrText>(3.15)</w:instrText>
      </w:r>
      <w:ins w:id="324" w:author="Yong" w:date="2013-12-15T16:26:00Z">
        <w:r w:rsidR="00E17434">
          <w:rPr>
            <w:rFonts w:ascii="Times New Roman" w:eastAsia="SimSun" w:hAnsi="Times New Roman" w:cs="Times New Roman"/>
            <w:color w:val="000000"/>
            <w:kern w:val="0"/>
            <w:sz w:val="24"/>
            <w:szCs w:val="24"/>
          </w:rPr>
          <w:fldChar w:fldCharType="end"/>
        </w:r>
        <w:r w:rsidR="00E17434">
          <w:rPr>
            <w:rFonts w:ascii="Times New Roman" w:eastAsia="SimSun" w:hAnsi="Times New Roman" w:cs="Times New Roman"/>
            <w:color w:val="000000"/>
            <w:kern w:val="0"/>
            <w:sz w:val="24"/>
            <w:szCs w:val="24"/>
          </w:rPr>
          <w:fldChar w:fldCharType="end"/>
        </w:r>
        <w:r w:rsidR="00E17434">
          <w:rPr>
            <w:rFonts w:ascii="Times New Roman" w:eastAsia="SimSun" w:hAnsi="Times New Roman" w:cs="Times New Roman"/>
            <w:color w:val="000000"/>
            <w:kern w:val="0"/>
            <w:sz w:val="24"/>
            <w:szCs w:val="24"/>
          </w:rPr>
          <w:t xml:space="preserve"> </w:t>
        </w:r>
      </w:ins>
      <w:r w:rsidRPr="00A528C2">
        <w:rPr>
          <w:rFonts w:ascii="Times New Roman" w:eastAsia="SimSun" w:hAnsi="Times New Roman" w:cs="Times New Roman"/>
          <w:color w:val="000000"/>
          <w:kern w:val="0"/>
          <w:sz w:val="24"/>
          <w:szCs w:val="24"/>
        </w:rPr>
        <w:t>was used to calculate the Normalized Sensitivity Coefficients</w:t>
      </w:r>
      <w:ins w:id="325" w:author="Yong" w:date="2013-12-15T16:26:00Z">
        <w:r w:rsidR="00E17434">
          <w:rPr>
            <w:rFonts w:ascii="Times New Roman" w:eastAsia="SimSun" w:hAnsi="Times New Roman" w:cs="Times New Roman"/>
            <w:color w:val="000000"/>
            <w:kern w:val="0"/>
            <w:sz w:val="24"/>
            <w:szCs w:val="24"/>
          </w:rPr>
          <w:t xml:space="preserve"> </w:t>
        </w:r>
      </w:ins>
      <w:r w:rsidRPr="00A528C2">
        <w:rPr>
          <w:rFonts w:ascii="Times New Roman" w:eastAsia="SimSun" w:hAnsi="Times New Roman" w:cs="Times New Roman"/>
          <w:color w:val="000000"/>
          <w:kern w:val="0"/>
          <w:sz w:val="24"/>
          <w:szCs w:val="24"/>
        </w:rPr>
        <w:t>(NSC) at a local point.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18"/>
        <w:gridCol w:w="6868"/>
        <w:gridCol w:w="720"/>
      </w:tblGrid>
      <w:tr w:rsidR="00E351E3" w:rsidTr="00E351E3">
        <w:trPr>
          <w:jc w:val="center"/>
        </w:trPr>
        <w:tc>
          <w:tcPr>
            <w:tcW w:w="719" w:type="dxa"/>
            <w:tcMar>
              <w:top w:w="60" w:type="dxa"/>
              <w:bottom w:w="60" w:type="dxa"/>
            </w:tcMar>
            <w:vAlign w:val="center"/>
          </w:tcPr>
          <w:p w:rsidR="00E351E3" w:rsidRDefault="00E351E3" w:rsidP="00E351E3">
            <w:pPr>
              <w:pStyle w:val="MTDisplayEquation"/>
              <w:ind w:left="0"/>
            </w:pPr>
          </w:p>
        </w:tc>
        <w:tc>
          <w:tcPr>
            <w:tcW w:w="6873" w:type="dxa"/>
            <w:tcMar>
              <w:top w:w="60" w:type="dxa"/>
              <w:bottom w:w="60" w:type="dxa"/>
            </w:tcMar>
            <w:vAlign w:val="center"/>
          </w:tcPr>
          <w:p w:rsidR="00E351E3" w:rsidRDefault="00E351E3" w:rsidP="00E351E3">
            <w:pPr>
              <w:pStyle w:val="MTDisplayEquation"/>
              <w:ind w:left="0"/>
              <w:jc w:val="center"/>
            </w:pPr>
            <m:oMathPara>
              <m:oMath>
                <m:r>
                  <w:rPr>
                    <w:rFonts w:ascii="Cambria Math" w:hAnsi="Cambria Math"/>
                  </w:rPr>
                  <m:t>NS</m:t>
                </m:r>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j</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num>
                      <m:den>
                        <m:sSub>
                          <m:sSubPr>
                            <m:ctrlPr>
                              <w:rPr>
                                <w:rFonts w:ascii="Cambria Math" w:hAnsi="Cambria Math"/>
                              </w:rPr>
                            </m:ctrlPr>
                          </m:sSubPr>
                          <m:e>
                            <m:r>
                              <w:rPr>
                                <w:rFonts w:ascii="Cambria Math" w:hAnsi="Cambria Math"/>
                              </w:rPr>
                              <m:t>r</m:t>
                            </m:r>
                          </m:e>
                          <m:sub>
                            <m:r>
                              <w:rPr>
                                <w:rFonts w:ascii="Cambria Math" w:hAnsi="Cambria Math"/>
                              </w:rPr>
                              <m:t>ij</m:t>
                            </m:r>
                          </m:sub>
                        </m:sSub>
                      </m:den>
                    </m:f>
                  </m:num>
                  <m:den>
                    <m:f>
                      <m:fPr>
                        <m:ctrlPr>
                          <w:rPr>
                            <w:rFonts w:ascii="Cambria Math" w:hAnsi="Cambria Math"/>
                          </w:rPr>
                        </m:ctrlPr>
                      </m:fPr>
                      <m:num>
                        <m:r>
                          <m:rPr>
                            <m:sty m:val="p"/>
                          </m:rPr>
                          <w:rPr>
                            <w:rFonts w:ascii="Cambria Math" w:hAnsi="Cambria Math"/>
                          </w:rPr>
                          <m:t>∆</m:t>
                        </m:r>
                        <m:r>
                          <w:rPr>
                            <w:rFonts w:ascii="Cambria Math" w:hAnsi="Cambria Math"/>
                          </w:rPr>
                          <m:t>p</m:t>
                        </m:r>
                      </m:num>
                      <m:den>
                        <m:r>
                          <w:rPr>
                            <w:rFonts w:ascii="Cambria Math" w:hAnsi="Cambria Math"/>
                          </w:rPr>
                          <m:t>p</m:t>
                        </m:r>
                      </m:den>
                    </m:f>
                  </m:den>
                </m:f>
                <m:r>
                  <w:rPr>
                    <w:rFonts w:ascii="Cambria Math" w:hAnsi="Cambria Math"/>
                    <w:i/>
                    <w:position w:val="-4"/>
                  </w:rPr>
                  <w:object w:dxaOrig="180" w:dyaOrig="279">
                    <v:shape id="_x0000_i1039" type="#_x0000_t75" style="width:9.4pt;height:13.85pt" o:ole="">
                      <v:imagedata r:id="rId16" o:title=""/>
                    </v:shape>
                    <o:OLEObject Type="Embed" ProgID="Equation.DSMT4" ShapeID="_x0000_i1039" DrawAspect="Content" ObjectID="_1448706214" r:id="rId31"/>
                  </w:object>
                </m:r>
                <m:r>
                  <w:rPr>
                    <w:rFonts w:ascii="Cambria Math" w:hAnsi="Cambria Math"/>
                  </w:rPr>
                  <m:t xml:space="preserve"> </m:t>
                </m:r>
              </m:oMath>
            </m:oMathPara>
          </w:p>
        </w:tc>
        <w:tc>
          <w:tcPr>
            <w:tcW w:w="72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8F3FF2">
              <w:fldChar w:fldCharType="begin"/>
            </w:r>
            <w:r w:rsidR="008F3FF2">
              <w:instrText xml:space="preserve"> SEQ MTEqn \h \* MERGEFORMAT </w:instrText>
            </w:r>
            <w:r w:rsidR="008F3FF2">
              <w:fldChar w:fldCharType="end"/>
            </w:r>
            <w:bookmarkStart w:id="326" w:name="ZEqnNum312262"/>
            <w:r w:rsidR="00E351E3">
              <w:instrText>(</w:instrText>
            </w:r>
            <w:fldSimple w:instr=" SEQ MTChap \c \* Arabic \* MERGEFORMAT ">
              <w:r w:rsidR="008F3FF2">
                <w:rPr>
                  <w:noProof/>
                </w:rPr>
                <w:instrText>3</w:instrText>
              </w:r>
            </w:fldSimple>
            <w:r w:rsidR="00E351E3">
              <w:instrText>.</w:instrText>
            </w:r>
            <w:fldSimple w:instr=" SEQ MTEqn \c \* Arabic \* MERGEFORMAT ">
              <w:r w:rsidR="008F3FF2">
                <w:rPr>
                  <w:noProof/>
                </w:rPr>
                <w:instrText>15</w:instrText>
              </w:r>
            </w:fldSimple>
            <w:r w:rsidR="00E351E3">
              <w:instrText>)</w:instrText>
            </w:r>
            <w:bookmarkEnd w:id="326"/>
            <w:r>
              <w:fldChar w:fldCharType="end"/>
            </w:r>
          </w:p>
        </w:tc>
      </w:tr>
    </w:tbl>
    <w:p w:rsidR="00366D2F" w:rsidRPr="00E730CA" w:rsidRDefault="003C7D36" w:rsidP="00E730CA">
      <w:pPr>
        <w:widowControl/>
        <w:shd w:val="clear" w:color="auto" w:fill="FFFFFF"/>
        <w:spacing w:before="96" w:after="120" w:line="480" w:lineRule="auto"/>
        <w:ind w:firstLineChars="400" w:firstLine="960"/>
        <w:jc w:val="left"/>
        <w:rPr>
          <w:rFonts w:ascii="Times New Roman" w:eastAsia="SimSun" w:hAnsi="Times New Roman" w:cs="Times New Roman"/>
          <w:color w:val="000000"/>
          <w:kern w:val="0"/>
          <w:sz w:val="24"/>
          <w:szCs w:val="24"/>
        </w:rPr>
      </w:pPr>
      <w:r w:rsidRPr="00A528C2">
        <w:rPr>
          <w:rFonts w:ascii="Times New Roman" w:hAnsi="Times New Roman" w:cs="Times New Roman"/>
          <w:color w:val="000000"/>
          <w:sz w:val="24"/>
          <w:szCs w:val="24"/>
          <w:shd w:val="clear" w:color="auto" w:fill="FFFFFF"/>
        </w:rPr>
        <w:t xml:space="preserve">In this </w:t>
      </w:r>
      <w:r w:rsidR="00E14FCF" w:rsidRPr="00A528C2">
        <w:rPr>
          <w:rFonts w:ascii="Times New Roman" w:hAnsi="Times New Roman" w:cs="Times New Roman"/>
          <w:color w:val="000000"/>
          <w:sz w:val="24"/>
          <w:szCs w:val="24"/>
          <w:shd w:val="clear" w:color="auto" w:fill="FFFFFF"/>
        </w:rPr>
        <w:t>equation, the</w:t>
      </w:r>
      <w:r w:rsidRPr="00A528C2">
        <w:rPr>
          <w:rFonts w:ascii="Times New Roman" w:hAnsi="Times New Roman" w:cs="Times New Roman"/>
          <w:color w:val="000000"/>
          <w:sz w:val="24"/>
          <w:szCs w:val="24"/>
          <w:shd w:val="clear" w:color="auto" w:fill="FFFFFF"/>
        </w:rPr>
        <w:t xml:space="preserve"> </w:t>
      </w:r>
      <w:proofErr w:type="spellStart"/>
      <w:r w:rsidRPr="00A528C2">
        <w:rPr>
          <w:rFonts w:ascii="Times New Roman" w:hAnsi="Times New Roman" w:cs="Times New Roman"/>
          <w:color w:val="000000"/>
          <w:sz w:val="24"/>
          <w:szCs w:val="24"/>
          <w:shd w:val="clear" w:color="auto" w:fill="FFFFFF"/>
        </w:rPr>
        <w:t>NSC</w:t>
      </w:r>
      <w:r w:rsidRPr="00E17434">
        <w:rPr>
          <w:rFonts w:ascii="Times New Roman" w:hAnsi="Times New Roman" w:cs="Times New Roman"/>
          <w:color w:val="000000"/>
          <w:sz w:val="24"/>
          <w:szCs w:val="24"/>
          <w:shd w:val="clear" w:color="auto" w:fill="FFFFFF"/>
          <w:vertAlign w:val="subscript"/>
          <w:rPrChange w:id="327" w:author="Yong" w:date="2013-12-15T16:27:00Z">
            <w:rPr>
              <w:rFonts w:ascii="Times New Roman" w:hAnsi="Times New Roman" w:cs="Times New Roman"/>
              <w:color w:val="000000"/>
              <w:sz w:val="24"/>
              <w:szCs w:val="24"/>
              <w:shd w:val="clear" w:color="auto" w:fill="FFFFFF"/>
            </w:rPr>
          </w:rPrChange>
        </w:rPr>
        <w:t>i</w:t>
      </w:r>
      <w:proofErr w:type="gramStart"/>
      <w:r w:rsidRPr="00E17434">
        <w:rPr>
          <w:rFonts w:ascii="Times New Roman" w:hAnsi="Times New Roman" w:cs="Times New Roman"/>
          <w:color w:val="000000"/>
          <w:sz w:val="24"/>
          <w:szCs w:val="24"/>
          <w:shd w:val="clear" w:color="auto" w:fill="FFFFFF"/>
          <w:vertAlign w:val="subscript"/>
          <w:rPrChange w:id="328" w:author="Yong" w:date="2013-12-15T16:27:00Z">
            <w:rPr>
              <w:rFonts w:ascii="Times New Roman" w:hAnsi="Times New Roman" w:cs="Times New Roman"/>
              <w:color w:val="000000"/>
              <w:sz w:val="24"/>
              <w:szCs w:val="24"/>
              <w:shd w:val="clear" w:color="auto" w:fill="FFFFFF"/>
            </w:rPr>
          </w:rPrChange>
        </w:rPr>
        <w:t>,j</w:t>
      </w:r>
      <w:proofErr w:type="spellEnd"/>
      <w:proofErr w:type="gramEnd"/>
      <w:r w:rsidRPr="00A528C2">
        <w:rPr>
          <w:rFonts w:ascii="Times New Roman" w:hAnsi="Times New Roman" w:cs="Times New Roman"/>
          <w:color w:val="000000"/>
          <w:sz w:val="24"/>
          <w:szCs w:val="24"/>
          <w:shd w:val="clear" w:color="auto" w:fill="FFFFFF"/>
        </w:rPr>
        <w:t xml:space="preserve"> is the N</w:t>
      </w:r>
      <w:r w:rsidR="00A528C2" w:rsidRPr="00A528C2">
        <w:rPr>
          <w:rFonts w:ascii="Times New Roman" w:hAnsi="Times New Roman" w:cs="Times New Roman"/>
          <w:color w:val="000000"/>
          <w:sz w:val="24"/>
          <w:szCs w:val="24"/>
          <w:shd w:val="clear" w:color="auto" w:fill="FFFFFF"/>
        </w:rPr>
        <w:t xml:space="preserve">SC for </w:t>
      </w:r>
      <w:del w:id="329" w:author="Yong" w:date="2013-12-15T16:27:00Z">
        <w:r w:rsidR="00A528C2" w:rsidRPr="00A528C2" w:rsidDel="00E17434">
          <w:rPr>
            <w:rFonts w:ascii="Times New Roman" w:hAnsi="Times New Roman" w:cs="Times New Roman"/>
            <w:color w:val="000000"/>
            <w:sz w:val="24"/>
            <w:szCs w:val="24"/>
            <w:shd w:val="clear" w:color="auto" w:fill="FFFFFF"/>
          </w:rPr>
          <w:delText xml:space="preserve">different </w:delText>
        </w:r>
      </w:del>
      <w:r w:rsidR="00A528C2" w:rsidRPr="00A528C2">
        <w:rPr>
          <w:rFonts w:ascii="Times New Roman" w:hAnsi="Times New Roman" w:cs="Times New Roman"/>
          <w:color w:val="000000"/>
          <w:sz w:val="24"/>
          <w:szCs w:val="24"/>
          <w:shd w:val="clear" w:color="auto" w:fill="FFFFFF"/>
        </w:rPr>
        <w:t xml:space="preserve">exposure route </w:t>
      </w:r>
      <w:proofErr w:type="spellStart"/>
      <w:r w:rsidR="00A528C2">
        <w:rPr>
          <w:rFonts w:ascii="Times New Roman" w:hAnsi="Times New Roman" w:cs="Times New Roman"/>
          <w:color w:val="000000"/>
          <w:sz w:val="24"/>
          <w:szCs w:val="24"/>
          <w:shd w:val="clear" w:color="auto" w:fill="FFFFFF"/>
        </w:rPr>
        <w:t>i</w:t>
      </w:r>
      <w:proofErr w:type="spellEnd"/>
      <w:r w:rsid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w:t>
      </w:r>
      <w:r w:rsidR="00E14FCF" w:rsidRPr="00A528C2">
        <w:rPr>
          <w:rFonts w:ascii="Times New Roman" w:hAnsi="Times New Roman" w:cs="Times New Roman"/>
          <w:color w:val="000000"/>
          <w:sz w:val="24"/>
          <w:szCs w:val="24"/>
          <w:shd w:val="clear" w:color="auto" w:fill="FFFFFF"/>
        </w:rPr>
        <w:t>inhalation,</w:t>
      </w:r>
      <w:r w:rsidR="00E14FCF">
        <w:rPr>
          <w:rFonts w:ascii="Times New Roman" w:hAnsi="Times New Roman" w:cs="Times New Roman"/>
          <w:color w:val="000000"/>
          <w:sz w:val="24"/>
          <w:szCs w:val="24"/>
          <w:shd w:val="clear" w:color="auto" w:fill="FFFFFF"/>
        </w:rPr>
        <w:t xml:space="preserve"> ingestion,</w:t>
      </w:r>
      <w:r w:rsidR="00E14FCF" w:rsidRPr="00A528C2">
        <w:rPr>
          <w:rFonts w:ascii="Times New Roman" w:hAnsi="Times New Roman" w:cs="Times New Roman"/>
          <w:color w:val="000000"/>
          <w:sz w:val="24"/>
          <w:szCs w:val="24"/>
          <w:shd w:val="clear" w:color="auto" w:fill="FFFFFF"/>
        </w:rPr>
        <w:t xml:space="preserve"> dermal</w:t>
      </w:r>
      <w:r w:rsidRPr="00A528C2">
        <w:rPr>
          <w:rFonts w:ascii="Times New Roman" w:hAnsi="Times New Roman" w:cs="Times New Roman"/>
          <w:color w:val="000000"/>
          <w:sz w:val="24"/>
          <w:szCs w:val="24"/>
          <w:shd w:val="clear" w:color="auto" w:fill="FFFFFF"/>
        </w:rPr>
        <w:t xml:space="preserve">) in different climate </w:t>
      </w:r>
      <w:r w:rsidR="00E10779" w:rsidRPr="00A528C2">
        <w:rPr>
          <w:rFonts w:ascii="Times New Roman" w:hAnsi="Times New Roman" w:cs="Times New Roman"/>
          <w:color w:val="000000"/>
          <w:sz w:val="24"/>
          <w:szCs w:val="24"/>
          <w:shd w:val="clear" w:color="auto" w:fill="FFFFFF"/>
        </w:rPr>
        <w:t>regions</w:t>
      </w:r>
      <w:r w:rsidRPr="00A528C2">
        <w:rPr>
          <w:rFonts w:ascii="Times New Roman" w:hAnsi="Times New Roman" w:cs="Times New Roman"/>
          <w:color w:val="000000"/>
          <w:sz w:val="24"/>
          <w:szCs w:val="24"/>
          <w:shd w:val="clear" w:color="auto" w:fill="FFFFFF"/>
        </w:rPr>
        <w:t xml:space="preserve"> j. </w:t>
      </w:r>
      <w:del w:id="330" w:author="Yong" w:date="2013-12-15T16:27:00Z">
        <w:r w:rsidRPr="00A528C2" w:rsidDel="00E17434">
          <w:rPr>
            <w:rFonts w:ascii="Times New Roman" w:hAnsi="Times New Roman" w:cs="Times New Roman"/>
            <w:color w:val="000000"/>
            <w:sz w:val="24"/>
            <w:szCs w:val="24"/>
            <w:shd w:val="clear" w:color="auto" w:fill="FFFFFF"/>
          </w:rPr>
          <w:delText xml:space="preserve">the </w:delText>
        </w:r>
      </w:del>
      <w:ins w:id="331" w:author="Yong" w:date="2013-12-15T16:27:00Z">
        <w:r w:rsidR="00E17434">
          <w:rPr>
            <w:rFonts w:ascii="Times New Roman" w:hAnsi="Times New Roman" w:cs="Times New Roman"/>
            <w:color w:val="000000"/>
            <w:sz w:val="24"/>
            <w:szCs w:val="24"/>
            <w:shd w:val="clear" w:color="auto" w:fill="FFFFFF"/>
          </w:rPr>
          <w:t>T</w:t>
        </w:r>
        <w:r w:rsidR="00E17434" w:rsidRPr="00A528C2">
          <w:rPr>
            <w:rFonts w:ascii="Times New Roman" w:hAnsi="Times New Roman" w:cs="Times New Roman"/>
            <w:color w:val="000000"/>
            <w:sz w:val="24"/>
            <w:szCs w:val="24"/>
            <w:shd w:val="clear" w:color="auto" w:fill="FFFFFF"/>
          </w:rPr>
          <w:t xml:space="preserve">he </w:t>
        </w:r>
      </w:ins>
      <w:r w:rsidRPr="00A528C2">
        <w:rPr>
          <w:rFonts w:ascii="Times New Roman" w:hAnsi="Times New Roman" w:cs="Times New Roman"/>
          <w:color w:val="000000"/>
          <w:sz w:val="24"/>
          <w:szCs w:val="24"/>
          <w:shd w:val="clear" w:color="auto" w:fill="FFFFFF"/>
        </w:rPr>
        <w:t xml:space="preserve">p is the input parameter values </w:t>
      </w:r>
      <w:r w:rsidR="00584C87" w:rsidRPr="00A528C2">
        <w:rPr>
          <w:rFonts w:ascii="Times New Roman" w:hAnsi="Times New Roman" w:cs="Times New Roman"/>
          <w:color w:val="000000"/>
          <w:sz w:val="24"/>
          <w:szCs w:val="24"/>
          <w:shd w:val="clear" w:color="auto" w:fill="FFFFFF"/>
        </w:rPr>
        <w:t>matrix, and</w:t>
      </w:r>
      <w:r w:rsidRPr="00A528C2">
        <w:rPr>
          <w:rFonts w:ascii="Times New Roman" w:hAnsi="Times New Roman" w:cs="Times New Roman"/>
          <w:color w:val="000000"/>
          <w:sz w:val="24"/>
          <w:szCs w:val="24"/>
          <w:shd w:val="clear" w:color="auto" w:fill="FFFFFF"/>
        </w:rPr>
        <w:t xml:space="preserve"> r is the corresponding daily mean output of the exposure </w:t>
      </w:r>
      <w:r w:rsidR="00E14FCF" w:rsidRPr="00A528C2">
        <w:rPr>
          <w:rFonts w:ascii="Times New Roman" w:hAnsi="Times New Roman" w:cs="Times New Roman"/>
          <w:color w:val="000000"/>
          <w:sz w:val="24"/>
          <w:szCs w:val="24"/>
          <w:shd w:val="clear" w:color="auto" w:fill="FFFFFF"/>
        </w:rPr>
        <w:t>effect. The</w:t>
      </w:r>
      <w:r w:rsidRPr="00A528C2">
        <w:rPr>
          <w:rFonts w:ascii="Times New Roman" w:hAnsi="Times New Roman" w:cs="Times New Roman"/>
          <w:color w:val="000000"/>
          <w:sz w:val="24"/>
          <w:szCs w:val="24"/>
          <w:shd w:val="clear" w:color="auto" w:fill="FFFFFF"/>
        </w:rPr>
        <w:t xml:space="preserve"> </w:t>
      </w:r>
      <w:proofErr w:type="spell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r</w:t>
      </w:r>
      <w:proofErr w:type="spellEnd"/>
      <w:r w:rsidR="00081329" w:rsidRPr="00A528C2">
        <w:rPr>
          <w:rFonts w:ascii="Times New Roman" w:hAnsi="Times New Roman" w:cs="Times New Roman"/>
          <w:color w:val="000000"/>
          <w:sz w:val="24"/>
          <w:szCs w:val="24"/>
          <w:shd w:val="clear" w:color="auto" w:fill="FFFFFF"/>
        </w:rPr>
        <w:t xml:space="preserve"> and </w:t>
      </w:r>
      <w:proofErr w:type="spellStart"/>
      <w:proofErr w:type="gram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p</w:t>
      </w:r>
      <w:proofErr w:type="spellEnd"/>
      <w:proofErr w:type="gramEnd"/>
      <w:r w:rsidR="00081329" w:rsidRPr="00A528C2">
        <w:rPr>
          <w:rFonts w:ascii="Times New Roman" w:hAnsi="Times New Roman" w:cs="Times New Roman"/>
          <w:color w:val="000000"/>
          <w:sz w:val="24"/>
          <w:szCs w:val="24"/>
          <w:shd w:val="clear" w:color="auto" w:fill="FFFFFF"/>
        </w:rPr>
        <w:t xml:space="preserve"> is the corresponding perturbation of the parameter values and perturbation of the output,</w:t>
      </w:r>
      <w:r w:rsidR="00E14FCF">
        <w:rPr>
          <w:rFonts w:ascii="Times New Roman" w:hAnsi="Times New Roman" w:cs="Times New Roman"/>
          <w:color w:val="000000"/>
          <w:sz w:val="24"/>
          <w:szCs w:val="24"/>
          <w:shd w:val="clear" w:color="auto" w:fill="FFFFFF"/>
        </w:rPr>
        <w:t xml:space="preserve"> </w:t>
      </w:r>
      <w:r w:rsidR="00081329" w:rsidRPr="00A528C2">
        <w:rPr>
          <w:rFonts w:ascii="Times New Roman" w:hAnsi="Times New Roman" w:cs="Times New Roman"/>
          <w:color w:val="000000"/>
          <w:sz w:val="24"/>
          <w:szCs w:val="24"/>
          <w:shd w:val="clear" w:color="auto" w:fill="FFFFFF"/>
        </w:rPr>
        <w:t>respectively.</w:t>
      </w:r>
      <w:r w:rsidR="00E14FCF">
        <w:rPr>
          <w:rFonts w:ascii="Times New Roman" w:hAnsi="Times New Roman" w:cs="Times New Roman"/>
          <w:color w:val="000000"/>
          <w:sz w:val="24"/>
          <w:szCs w:val="24"/>
          <w:shd w:val="clear" w:color="auto" w:fill="FFFFFF"/>
        </w:rPr>
        <w:t xml:space="preserve"> </w:t>
      </w:r>
      <w:r w:rsidR="00DE10B1" w:rsidRPr="00A528C2">
        <w:rPr>
          <w:rFonts w:ascii="Times New Roman" w:hAnsi="Times New Roman" w:cs="Times New Roman"/>
          <w:color w:val="000000"/>
          <w:sz w:val="24"/>
          <w:szCs w:val="24"/>
          <w:shd w:val="clear" w:color="auto" w:fill="FFFFFF"/>
        </w:rPr>
        <w:t xml:space="preserve">The global NSC of </w:t>
      </w:r>
      <w:ins w:id="332" w:author="Yong" w:date="2013-12-15T16:28:00Z">
        <w:r w:rsidR="00E17434">
          <w:rPr>
            <w:rFonts w:ascii="Times New Roman" w:hAnsi="Times New Roman" w:cs="Times New Roman"/>
            <w:color w:val="000000"/>
            <w:sz w:val="24"/>
            <w:szCs w:val="24"/>
            <w:shd w:val="clear" w:color="auto" w:fill="FFFFFF"/>
          </w:rPr>
          <w:t xml:space="preserve">a </w:t>
        </w:r>
      </w:ins>
      <w:r w:rsidR="00DE10B1" w:rsidRPr="00A528C2">
        <w:rPr>
          <w:rFonts w:ascii="Times New Roman" w:hAnsi="Times New Roman" w:cs="Times New Roman"/>
          <w:color w:val="000000"/>
          <w:sz w:val="24"/>
          <w:szCs w:val="24"/>
          <w:shd w:val="clear" w:color="auto" w:fill="FFFFFF"/>
        </w:rPr>
        <w:t xml:space="preserve">certain parameter, </w:t>
      </w:r>
      <w:proofErr w:type="spellStart"/>
      <w:r w:rsidR="00DE10B1" w:rsidRPr="00A528C2">
        <w:rPr>
          <w:rFonts w:ascii="Times New Roman" w:hAnsi="Times New Roman" w:cs="Times New Roman"/>
          <w:color w:val="000000"/>
          <w:sz w:val="24"/>
          <w:szCs w:val="24"/>
          <w:shd w:val="clear" w:color="auto" w:fill="FFFFFF"/>
        </w:rPr>
        <w:t>NSCg</w:t>
      </w:r>
      <w:proofErr w:type="spellEnd"/>
      <w:r w:rsidR="00DE10B1" w:rsidRPr="00A528C2">
        <w:rPr>
          <w:rFonts w:ascii="Times New Roman" w:hAnsi="Times New Roman" w:cs="Times New Roman"/>
          <w:color w:val="000000"/>
          <w:sz w:val="24"/>
          <w:szCs w:val="24"/>
          <w:shd w:val="clear" w:color="auto" w:fill="FFFFFF"/>
        </w:rPr>
        <w:t xml:space="preserve"> could be defined as the mean of the corresponding local sensitivities. </w:t>
      </w:r>
      <w:commentRangeStart w:id="333"/>
      <w:r w:rsidR="00411BF4" w:rsidRPr="00A528C2">
        <w:rPr>
          <w:rFonts w:ascii="Times New Roman" w:hAnsi="Times New Roman" w:cs="Times New Roman"/>
          <w:color w:val="000000"/>
          <w:sz w:val="24"/>
          <w:szCs w:val="24"/>
          <w:shd w:val="clear" w:color="auto" w:fill="FFFFFF"/>
        </w:rPr>
        <w:t xml:space="preserve">We obtained the </w:t>
      </w:r>
      <w:ins w:id="334" w:author="Yong" w:date="2013-12-15T16:30:00Z">
        <w:r w:rsidR="00E17434">
          <w:rPr>
            <w:rFonts w:ascii="Times New Roman" w:hAnsi="Times New Roman" w:cs="Times New Roman"/>
            <w:color w:val="000000"/>
            <w:sz w:val="24"/>
            <w:szCs w:val="24"/>
            <w:shd w:val="clear" w:color="auto" w:fill="FFFFFF"/>
          </w:rPr>
          <w:t xml:space="preserve">absolute </w:t>
        </w:r>
      </w:ins>
      <w:r w:rsidR="00411BF4" w:rsidRPr="00A528C2">
        <w:rPr>
          <w:rFonts w:ascii="Times New Roman" w:hAnsi="Times New Roman" w:cs="Times New Roman"/>
          <w:color w:val="000000"/>
          <w:sz w:val="24"/>
          <w:szCs w:val="24"/>
          <w:shd w:val="clear" w:color="auto" w:fill="FFFFFF"/>
        </w:rPr>
        <w:t xml:space="preserve">mean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oMath>
      <w:r w:rsidR="00411BF4" w:rsidRPr="00A528C2">
        <w:rPr>
          <w:rFonts w:ascii="Times New Roman" w:hAnsi="Times New Roman" w:cs="Times New Roman"/>
          <w:color w:val="000000"/>
          <w:sz w:val="24"/>
          <w:szCs w:val="24"/>
          <w:shd w:val="clear" w:color="auto" w:fill="FFFFFF"/>
        </w:rPr>
        <w:t xml:space="preserve"> for each route and </w:t>
      </w:r>
      <w:del w:id="335" w:author="Yong" w:date="2013-12-15T16:30:00Z">
        <w:r w:rsidR="00411BF4" w:rsidRPr="00A528C2" w:rsidDel="00E17434">
          <w:rPr>
            <w:rFonts w:ascii="Times New Roman" w:hAnsi="Times New Roman" w:cs="Times New Roman"/>
            <w:color w:val="000000"/>
            <w:sz w:val="24"/>
            <w:szCs w:val="24"/>
            <w:shd w:val="clear" w:color="auto" w:fill="FFFFFF"/>
          </w:rPr>
          <w:delText xml:space="preserve">scenario </w:delText>
        </w:r>
      </w:del>
      <w:ins w:id="336" w:author="Yong" w:date="2013-12-15T16:30:00Z">
        <w:r w:rsidR="00E17434">
          <w:rPr>
            <w:rFonts w:ascii="Times New Roman" w:hAnsi="Times New Roman" w:cs="Times New Roman"/>
            <w:color w:val="000000"/>
            <w:sz w:val="24"/>
            <w:szCs w:val="24"/>
            <w:shd w:val="clear" w:color="auto" w:fill="FFFFFF"/>
          </w:rPr>
          <w:t>region</w:t>
        </w:r>
        <w:r w:rsidR="00E17434" w:rsidRPr="00A528C2">
          <w:rPr>
            <w:rFonts w:ascii="Times New Roman" w:hAnsi="Times New Roman" w:cs="Times New Roman"/>
            <w:color w:val="000000"/>
            <w:sz w:val="24"/>
            <w:szCs w:val="24"/>
            <w:shd w:val="clear" w:color="auto" w:fill="FFFFFF"/>
          </w:rPr>
          <w:t xml:space="preserve"> </w:t>
        </w:r>
      </w:ins>
      <w:r w:rsidR="00411BF4" w:rsidRPr="00A528C2">
        <w:rPr>
          <w:rFonts w:ascii="Times New Roman" w:hAnsi="Times New Roman" w:cs="Times New Roman"/>
          <w:color w:val="000000"/>
          <w:sz w:val="24"/>
          <w:szCs w:val="24"/>
          <w:shd w:val="clear" w:color="auto" w:fill="FFFFFF"/>
        </w:rPr>
        <w:t xml:space="preserve">by </w:t>
      </w:r>
      <w:r w:rsidR="00E14FCF" w:rsidRPr="00A528C2">
        <w:rPr>
          <w:rFonts w:ascii="Times New Roman" w:hAnsi="Times New Roman" w:cs="Times New Roman"/>
          <w:color w:val="000000"/>
          <w:sz w:val="24"/>
          <w:szCs w:val="24"/>
          <w:shd w:val="clear" w:color="auto" w:fill="FFFFFF"/>
        </w:rPr>
        <w:t>averaging</w:t>
      </w:r>
      <w:r w:rsidR="00411BF4" w:rsidRPr="00A528C2">
        <w:rPr>
          <w:rFonts w:ascii="Times New Roman" w:hAnsi="Times New Roman" w:cs="Times New Roman"/>
          <w:color w:val="000000"/>
          <w:sz w:val="24"/>
          <w:szCs w:val="24"/>
          <w:shd w:val="clear" w:color="auto" w:fill="FFFFFF"/>
        </w:rPr>
        <w:t xml:space="preserve"> the NSC values </w:t>
      </w:r>
      <w:del w:id="337" w:author="Yong" w:date="2013-12-15T16:31:00Z">
        <w:r w:rsidR="00411BF4" w:rsidRPr="00A528C2" w:rsidDel="00E17434">
          <w:rPr>
            <w:rFonts w:ascii="Times New Roman" w:hAnsi="Times New Roman" w:cs="Times New Roman"/>
            <w:color w:val="000000"/>
            <w:sz w:val="24"/>
            <w:szCs w:val="24"/>
            <w:shd w:val="clear" w:color="auto" w:fill="FFFFFF"/>
          </w:rPr>
          <w:delText xml:space="preserve">on each </w:delText>
        </w:r>
        <w:r w:rsidR="00E14FCF" w:rsidRPr="00A528C2" w:rsidDel="00E17434">
          <w:rPr>
            <w:rFonts w:ascii="Times New Roman" w:hAnsi="Times New Roman" w:cs="Times New Roman"/>
            <w:color w:val="000000"/>
            <w:sz w:val="24"/>
            <w:szCs w:val="24"/>
            <w:shd w:val="clear" w:color="auto" w:fill="FFFFFF"/>
          </w:rPr>
          <w:delText>trajectory</w:delText>
        </w:r>
      </w:del>
      <w:ins w:id="338" w:author="Yong" w:date="2013-12-15T16:31:00Z">
        <w:r w:rsidR="00E17434">
          <w:rPr>
            <w:rFonts w:ascii="Times New Roman" w:hAnsi="Times New Roman" w:cs="Times New Roman"/>
            <w:color w:val="000000"/>
            <w:sz w:val="24"/>
            <w:szCs w:val="24"/>
            <w:shd w:val="clear" w:color="auto" w:fill="FFFFFF"/>
          </w:rPr>
          <w:t>for that route and region</w:t>
        </w:r>
      </w:ins>
      <w:r w:rsidR="00E14FCF" w:rsidRPr="00A528C2">
        <w:rPr>
          <w:rFonts w:ascii="Times New Roman" w:hAnsi="Times New Roman" w:cs="Times New Roman"/>
          <w:color w:val="000000"/>
          <w:sz w:val="24"/>
          <w:szCs w:val="24"/>
          <w:shd w:val="clear" w:color="auto" w:fill="FFFFFF"/>
        </w:rPr>
        <w:t>. The</w:t>
      </w:r>
      <w:r w:rsidR="00DE10B1" w:rsidRPr="00A528C2">
        <w:rPr>
          <w:rFonts w:ascii="Times New Roman" w:hAnsi="Times New Roman" w:cs="Times New Roman"/>
          <w:color w:val="000000"/>
          <w:sz w:val="24"/>
          <w:szCs w:val="24"/>
          <w:shd w:val="clear" w:color="auto" w:fill="FFFFFF"/>
        </w:rPr>
        <w:t xml:space="preserve"> </w:t>
      </w:r>
      <w:ins w:id="339" w:author="Yong" w:date="2013-12-15T16:30:00Z">
        <w:r w:rsidR="00E17434">
          <w:rPr>
            <w:rFonts w:ascii="Times New Roman" w:hAnsi="Times New Roman" w:cs="Times New Roman"/>
            <w:color w:val="000000"/>
            <w:sz w:val="24"/>
            <w:szCs w:val="24"/>
            <w:shd w:val="clear" w:color="auto" w:fill="FFFFFF"/>
          </w:rPr>
          <w:t xml:space="preserve">mean </w:t>
        </w:r>
      </w:ins>
      <w:r w:rsidR="00DE10B1" w:rsidRPr="00A528C2">
        <w:rPr>
          <w:rFonts w:ascii="Times New Roman" w:hAnsi="Times New Roman" w:cs="Times New Roman"/>
          <w:color w:val="000000"/>
          <w:sz w:val="24"/>
          <w:szCs w:val="24"/>
          <w:shd w:val="clear" w:color="auto" w:fill="FFFFFF"/>
        </w:rPr>
        <w:t xml:space="preserve">standard </w:t>
      </w:r>
      <w:r w:rsidR="00E14FCF" w:rsidRPr="00A528C2">
        <w:rPr>
          <w:rFonts w:ascii="Times New Roman" w:hAnsi="Times New Roman" w:cs="Times New Roman"/>
          <w:color w:val="000000"/>
          <w:sz w:val="24"/>
          <w:szCs w:val="24"/>
          <w:shd w:val="clear" w:color="auto" w:fill="FFFFFF"/>
        </w:rPr>
        <w:t>deviations, in</w:t>
      </w:r>
      <w:r w:rsidR="00DE10B1" w:rsidRPr="00A528C2">
        <w:rPr>
          <w:rFonts w:ascii="Times New Roman" w:hAnsi="Times New Roman" w:cs="Times New Roman"/>
          <w:color w:val="000000"/>
          <w:sz w:val="24"/>
          <w:szCs w:val="24"/>
          <w:shd w:val="clear" w:color="auto" w:fill="FFFFFF"/>
        </w:rPr>
        <w:t xml:space="preserve"> a similar </w:t>
      </w:r>
      <w:proofErr w:type="gramStart"/>
      <w:r w:rsidR="00DE10B1" w:rsidRPr="00A528C2">
        <w:rPr>
          <w:rFonts w:ascii="Times New Roman" w:hAnsi="Times New Roman" w:cs="Times New Roman"/>
          <w:color w:val="000000"/>
          <w:sz w:val="24"/>
          <w:szCs w:val="24"/>
          <w:shd w:val="clear" w:color="auto" w:fill="FFFFFF"/>
        </w:rPr>
        <w:t xml:space="preserve">way </w:t>
      </w:r>
      <w:r w:rsidR="007B08A6" w:rsidRPr="00A528C2">
        <w:rPr>
          <w:rFonts w:ascii="Times New Roman" w:hAnsi="Times New Roman" w:cs="Times New Roman"/>
          <w:color w:val="000000"/>
          <w:sz w:val="24"/>
          <w:szCs w:val="24"/>
          <w:shd w:val="clear" w:color="auto" w:fill="FFFFFF"/>
        </w:rPr>
        <w:t>,</w:t>
      </w:r>
      <w:proofErr w:type="gramEnd"/>
      <w:r w:rsidR="007B08A6" w:rsidRPr="00A528C2">
        <w:rPr>
          <w:rFonts w:ascii="Times New Roman" w:hAnsi="Times New Roman" w:cs="Times New Roman"/>
          <w:color w:val="000000"/>
          <w:sz w:val="24"/>
          <w:szCs w:val="24"/>
          <w:shd w:val="clear" w:color="auto" w:fill="FFFFFF"/>
        </w:rPr>
        <w:t xml:space="preserve"> are average over each exposure path and different climate</w:t>
      </w:r>
      <w:r w:rsidR="007B08A6" w:rsidRPr="007E0204">
        <w:rPr>
          <w:rFonts w:ascii="Times New Roman" w:eastAsia="SimSun" w:hAnsi="Times New Roman" w:cs="Times New Roman"/>
          <w:color w:val="000000"/>
          <w:kern w:val="0"/>
          <w:sz w:val="24"/>
          <w:szCs w:val="24"/>
        </w:rPr>
        <w:t xml:space="preserve"> </w:t>
      </w:r>
      <w:r w:rsidR="00E10779">
        <w:rPr>
          <w:rFonts w:ascii="Times New Roman" w:eastAsia="SimSun" w:hAnsi="Times New Roman" w:cs="Times New Roman"/>
          <w:color w:val="000000"/>
          <w:kern w:val="0"/>
          <w:sz w:val="24"/>
          <w:szCs w:val="24"/>
        </w:rPr>
        <w:t>regions</w:t>
      </w:r>
      <w:del w:id="340" w:author="Yong" w:date="2013-12-15T16:29:00Z">
        <w:r w:rsidR="007B08A6" w:rsidRPr="007E0204" w:rsidDel="00E17434">
          <w:rPr>
            <w:rFonts w:ascii="Times New Roman" w:eastAsia="SimSun" w:hAnsi="Times New Roman" w:cs="Times New Roman"/>
            <w:color w:val="000000"/>
            <w:kern w:val="0"/>
            <w:sz w:val="24"/>
            <w:szCs w:val="24"/>
          </w:rPr>
          <w:delText xml:space="preserve"> </w:delText>
        </w:r>
        <w:r w:rsidR="00584C87" w:rsidRPr="007E0204" w:rsidDel="00E17434">
          <w:rPr>
            <w:rFonts w:ascii="Times New Roman" w:eastAsia="SimSun" w:hAnsi="Times New Roman" w:cs="Times New Roman"/>
            <w:color w:val="000000"/>
            <w:kern w:val="0"/>
            <w:sz w:val="24"/>
            <w:szCs w:val="24"/>
          </w:rPr>
          <w:delText>scenarios</w:delText>
        </w:r>
      </w:del>
      <w:r w:rsidR="007B08A6" w:rsidRPr="007E0204">
        <w:rPr>
          <w:rFonts w:ascii="Times New Roman" w:eastAsia="SimSun" w:hAnsi="Times New Roman" w:cs="Times New Roman"/>
          <w:color w:val="000000"/>
          <w:kern w:val="0"/>
          <w:sz w:val="24"/>
          <w:szCs w:val="24"/>
        </w:rPr>
        <w:t>.</w:t>
      </w:r>
      <w:r w:rsidR="00E14FCF">
        <w:rPr>
          <w:rFonts w:ascii="Times New Roman" w:eastAsia="SimSun" w:hAnsi="Times New Roman" w:cs="Times New Roman"/>
          <w:color w:val="000000"/>
          <w:kern w:val="0"/>
          <w:sz w:val="24"/>
          <w:szCs w:val="24"/>
        </w:rPr>
        <w:t xml:space="preserve"> </w:t>
      </w:r>
      <w:commentRangeEnd w:id="333"/>
      <w:r w:rsidR="00E17434">
        <w:rPr>
          <w:rStyle w:val="CommentReference"/>
        </w:rPr>
        <w:commentReference w:id="333"/>
      </w:r>
      <w:r w:rsidR="007B08A6" w:rsidRPr="007E0204">
        <w:rPr>
          <w:rFonts w:ascii="Times New Roman" w:eastAsia="SimSun" w:hAnsi="Times New Roman" w:cs="Times New Roman"/>
          <w:color w:val="000000"/>
          <w:kern w:val="0"/>
          <w:sz w:val="24"/>
          <w:szCs w:val="24"/>
        </w:rPr>
        <w:t xml:space="preserve">Then these values could be used to evaluate the interaction and </w:t>
      </w:r>
      <w:r w:rsidR="00E14FCF" w:rsidRPr="007E0204">
        <w:rPr>
          <w:rFonts w:ascii="Times New Roman" w:eastAsia="SimSun" w:hAnsi="Times New Roman" w:cs="Times New Roman"/>
          <w:color w:val="000000"/>
          <w:kern w:val="0"/>
          <w:sz w:val="24"/>
          <w:szCs w:val="24"/>
        </w:rPr>
        <w:t>nonlinearity</w:t>
      </w:r>
      <w:r w:rsidR="007B08A6" w:rsidRPr="007E0204">
        <w:rPr>
          <w:rFonts w:ascii="Times New Roman" w:eastAsia="SimSun" w:hAnsi="Times New Roman" w:cs="Times New Roman"/>
          <w:color w:val="000000"/>
          <w:kern w:val="0"/>
          <w:sz w:val="24"/>
          <w:szCs w:val="24"/>
        </w:rPr>
        <w:t xml:space="preserve"> effect of input parameters on modeling output</w:t>
      </w:r>
    </w:p>
    <w:p w:rsidR="00366D2F" w:rsidRPr="007E0204" w:rsidRDefault="002C789B" w:rsidP="007E0204">
      <w:pPr>
        <w:pStyle w:val="Heading2"/>
        <w:rPr>
          <w:rFonts w:ascii="Times New Roman" w:hAnsi="Times New Roman" w:cs="Times New Roman"/>
        </w:rPr>
      </w:pPr>
      <w:r>
        <w:rPr>
          <w:rFonts w:ascii="Times New Roman" w:hAnsi="Times New Roman" w:cs="Times New Roman"/>
        </w:rPr>
        <w:lastRenderedPageBreak/>
        <w:t>Statisti</w:t>
      </w:r>
      <w:r w:rsidR="00E730CA">
        <w:rPr>
          <w:rFonts w:ascii="Times New Roman" w:hAnsi="Times New Roman" w:cs="Times New Roman"/>
        </w:rPr>
        <w:t xml:space="preserve">cs of </w:t>
      </w:r>
      <w:r w:rsidR="00E14FCF">
        <w:rPr>
          <w:rFonts w:ascii="Times New Roman" w:hAnsi="Times New Roman" w:cs="Times New Roman"/>
        </w:rPr>
        <w:t>C</w:t>
      </w:r>
      <w:r w:rsidR="00E14FCF" w:rsidRPr="007E0204">
        <w:rPr>
          <w:rFonts w:ascii="Times New Roman" w:hAnsi="Times New Roman" w:cs="Times New Roman"/>
        </w:rPr>
        <w:t>oncentrations</w:t>
      </w:r>
      <w:r w:rsidR="00366D2F" w:rsidRPr="007E0204">
        <w:rPr>
          <w:rFonts w:ascii="Times New Roman" w:hAnsi="Times New Roman" w:cs="Times New Roman"/>
        </w:rPr>
        <w:t>,</w:t>
      </w:r>
      <w:r w:rsidR="00E14FCF">
        <w:rPr>
          <w:rFonts w:ascii="Times New Roman" w:hAnsi="Times New Roman" w:cs="Times New Roman"/>
        </w:rPr>
        <w:t xml:space="preserve"> </w:t>
      </w:r>
      <w:r w:rsidR="00366D2F" w:rsidRPr="007E0204">
        <w:rPr>
          <w:rFonts w:ascii="Times New Roman" w:hAnsi="Times New Roman" w:cs="Times New Roman"/>
        </w:rPr>
        <w:t xml:space="preserve">Exposure and </w:t>
      </w:r>
      <w:r w:rsidR="00E14FCF" w:rsidRPr="007E0204">
        <w:rPr>
          <w:rFonts w:ascii="Times New Roman" w:hAnsi="Times New Roman" w:cs="Times New Roman"/>
        </w:rPr>
        <w:t>Sensitivity</w:t>
      </w:r>
      <w:r w:rsidR="00366D2F" w:rsidRPr="007E0204">
        <w:rPr>
          <w:rFonts w:ascii="Times New Roman" w:hAnsi="Times New Roman" w:cs="Times New Roman"/>
        </w:rPr>
        <w:t xml:space="preserve"> Analysis</w:t>
      </w:r>
    </w:p>
    <w:p w:rsidR="00323344" w:rsidRPr="00E83E28" w:rsidDel="000D7FE0" w:rsidRDefault="00366D2F" w:rsidP="008F3FF2">
      <w:pPr>
        <w:widowControl/>
        <w:spacing w:before="96" w:after="120" w:line="480" w:lineRule="auto"/>
        <w:ind w:firstLine="723"/>
        <w:jc w:val="left"/>
        <w:rPr>
          <w:del w:id="341" w:author="Yong" w:date="2013-12-15T16:18:00Z"/>
          <w:rFonts w:ascii="Times New Roman" w:hAnsi="Times New Roman" w:cs="Times New Roman"/>
          <w:color w:val="000000"/>
          <w:sz w:val="24"/>
          <w:szCs w:val="24"/>
          <w:shd w:val="clear" w:color="auto" w:fill="FFFFFF"/>
        </w:rPr>
        <w:pPrChange w:id="342" w:author="Yong" w:date="2013-12-15T18:20:00Z">
          <w:pPr>
            <w:spacing w:line="480" w:lineRule="auto"/>
            <w:ind w:firstLineChars="300" w:firstLine="720"/>
          </w:pPr>
        </w:pPrChange>
      </w:pPr>
      <w:r w:rsidRPr="00E83E28">
        <w:rPr>
          <w:rFonts w:ascii="Times New Roman" w:hAnsi="Times New Roman" w:cs="Times New Roman"/>
          <w:color w:val="000000"/>
          <w:sz w:val="24"/>
          <w:szCs w:val="24"/>
          <w:shd w:val="clear" w:color="auto" w:fill="FFFFFF"/>
        </w:rPr>
        <w:t xml:space="preserve">To generated statistics of </w:t>
      </w:r>
      <w:r w:rsidR="00E14FCF" w:rsidRPr="00E83E28">
        <w:rPr>
          <w:rFonts w:ascii="Times New Roman" w:hAnsi="Times New Roman" w:cs="Times New Roman"/>
          <w:color w:val="000000"/>
          <w:sz w:val="24"/>
          <w:szCs w:val="24"/>
          <w:shd w:val="clear" w:color="auto" w:fill="FFFFFF"/>
        </w:rPr>
        <w:t>concentrations, surface</w:t>
      </w:r>
      <w:r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loading, exposures</w:t>
      </w:r>
      <w:r w:rsidRPr="00E83E28">
        <w:rPr>
          <w:rFonts w:ascii="Times New Roman" w:hAnsi="Times New Roman" w:cs="Times New Roman"/>
          <w:color w:val="000000"/>
          <w:sz w:val="24"/>
          <w:szCs w:val="24"/>
          <w:shd w:val="clear" w:color="auto" w:fill="FFFFFF"/>
        </w:rPr>
        <w:t xml:space="preserve"> and sensitivity </w:t>
      </w:r>
      <w:r w:rsidR="00E14FCF" w:rsidRPr="00E83E28">
        <w:rPr>
          <w:rFonts w:ascii="Times New Roman" w:hAnsi="Times New Roman" w:cs="Times New Roman"/>
          <w:color w:val="000000"/>
          <w:sz w:val="24"/>
          <w:szCs w:val="24"/>
          <w:shd w:val="clear" w:color="auto" w:fill="FFFFFF"/>
        </w:rPr>
        <w:t>analysis, simulations</w:t>
      </w:r>
      <w:r w:rsidRPr="00E83E28">
        <w:rPr>
          <w:rFonts w:ascii="Times New Roman" w:hAnsi="Times New Roman" w:cs="Times New Roman"/>
          <w:color w:val="000000"/>
          <w:sz w:val="24"/>
          <w:szCs w:val="24"/>
          <w:shd w:val="clear" w:color="auto" w:fill="FFFFFF"/>
        </w:rPr>
        <w:t xml:space="preserve"> were conducted using 100000</w:t>
      </w:r>
      <w:r w:rsidR="00323344" w:rsidRPr="00E83E28">
        <w:rPr>
          <w:rFonts w:ascii="Times New Roman" w:hAnsi="Times New Roman" w:cs="Times New Roman"/>
          <w:color w:val="000000"/>
          <w:sz w:val="24"/>
          <w:szCs w:val="24"/>
          <w:shd w:val="clear" w:color="auto" w:fill="FFFFFF"/>
        </w:rPr>
        <w:t xml:space="preserve"> </w:t>
      </w:r>
      <w:r w:rsidR="00E17434">
        <w:rPr>
          <w:rFonts w:ascii="Times New Roman" w:hAnsi="Times New Roman" w:cs="Times New Roman"/>
          <w:color w:val="000000"/>
          <w:sz w:val="24"/>
          <w:szCs w:val="24"/>
          <w:shd w:val="clear" w:color="auto" w:fill="FFFFFF"/>
        </w:rPr>
        <w:t>“</w:t>
      </w:r>
      <w:r w:rsidRPr="00E83E28">
        <w:rPr>
          <w:rFonts w:ascii="Times New Roman" w:hAnsi="Times New Roman" w:cs="Times New Roman"/>
          <w:color w:val="000000"/>
          <w:sz w:val="24"/>
          <w:szCs w:val="24"/>
          <w:shd w:val="clear" w:color="auto" w:fill="FFFFFF"/>
        </w:rPr>
        <w:t>virtual residents</w:t>
      </w:r>
      <w:r w:rsidR="00323344" w:rsidRPr="00E83E28">
        <w:rPr>
          <w:rFonts w:ascii="Times New Roman" w:hAnsi="Times New Roman" w:cs="Times New Roman"/>
          <w:color w:val="000000"/>
          <w:sz w:val="24"/>
          <w:szCs w:val="24"/>
          <w:shd w:val="clear" w:color="auto" w:fill="FFFFFF"/>
        </w:rPr>
        <w:t xml:space="preserve">” </w:t>
      </w:r>
      <w:r w:rsidRPr="00E83E28">
        <w:rPr>
          <w:rFonts w:ascii="Times New Roman" w:hAnsi="Times New Roman" w:cs="Times New Roman"/>
          <w:color w:val="000000"/>
          <w:sz w:val="24"/>
          <w:szCs w:val="24"/>
          <w:shd w:val="clear" w:color="auto" w:fill="FFFFFF"/>
        </w:rPr>
        <w:t xml:space="preserve">in </w:t>
      </w:r>
      <w:r w:rsidR="00323344" w:rsidRPr="00E83E28">
        <w:rPr>
          <w:rFonts w:ascii="Times New Roman" w:hAnsi="Times New Roman" w:cs="Times New Roman"/>
          <w:color w:val="000000"/>
          <w:sz w:val="24"/>
          <w:szCs w:val="24"/>
          <w:shd w:val="clear" w:color="auto" w:fill="FFFFFF"/>
        </w:rPr>
        <w:t>these 9</w:t>
      </w:r>
      <w:r w:rsidR="00E14FCF">
        <w:rPr>
          <w:rFonts w:ascii="Times New Roman" w:hAnsi="Times New Roman" w:cs="Times New Roman"/>
          <w:color w:val="000000"/>
          <w:sz w:val="24"/>
          <w:szCs w:val="24"/>
          <w:shd w:val="clear" w:color="auto" w:fill="FFFFFF"/>
        </w:rPr>
        <w:t xml:space="preserve"> d</w:t>
      </w:r>
      <w:r w:rsidR="00E14FCF" w:rsidRPr="00E83E28">
        <w:rPr>
          <w:rFonts w:ascii="Times New Roman" w:hAnsi="Times New Roman" w:cs="Times New Roman"/>
          <w:color w:val="000000"/>
          <w:sz w:val="24"/>
          <w:szCs w:val="24"/>
          <w:shd w:val="clear" w:color="auto" w:fill="FFFFFF"/>
        </w:rPr>
        <w:t>ifferent</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climate</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regions. Each</w:t>
      </w:r>
      <w:r w:rsidR="00323344" w:rsidRPr="00E83E28">
        <w:rPr>
          <w:rFonts w:ascii="Times New Roman" w:hAnsi="Times New Roman" w:cs="Times New Roman"/>
          <w:color w:val="000000"/>
          <w:sz w:val="24"/>
          <w:szCs w:val="24"/>
          <w:shd w:val="clear" w:color="auto" w:fill="FFFFFF"/>
        </w:rPr>
        <w:t xml:space="preserve"> resident will experience the whole flowering season with 5 kinds of pollens in different </w:t>
      </w:r>
      <w:r w:rsidR="00E14FCF" w:rsidRPr="00E83E28">
        <w:rPr>
          <w:rFonts w:ascii="Times New Roman" w:hAnsi="Times New Roman" w:cs="Times New Roman"/>
          <w:color w:val="000000"/>
          <w:sz w:val="24"/>
          <w:szCs w:val="24"/>
          <w:shd w:val="clear" w:color="auto" w:fill="FFFFFF"/>
        </w:rPr>
        <w:t>scenario</w:t>
      </w:r>
      <w:ins w:id="343" w:author="Yong" w:date="2013-12-15T16:34:00Z">
        <w:r w:rsidR="00E17434">
          <w:rPr>
            <w:rFonts w:ascii="Times New Roman" w:hAnsi="Times New Roman" w:cs="Times New Roman"/>
            <w:color w:val="000000"/>
            <w:sz w:val="24"/>
            <w:szCs w:val="24"/>
            <w:shd w:val="clear" w:color="auto" w:fill="FFFFFF"/>
          </w:rPr>
          <w:t>s</w:t>
        </w:r>
      </w:ins>
      <w:r w:rsidR="00E14FCF" w:rsidRPr="00E83E28">
        <w:rPr>
          <w:rFonts w:ascii="Times New Roman" w:hAnsi="Times New Roman" w:cs="Times New Roman"/>
          <w:color w:val="000000"/>
          <w:sz w:val="24"/>
          <w:szCs w:val="24"/>
          <w:shd w:val="clear" w:color="auto" w:fill="FFFFFF"/>
        </w:rPr>
        <w:t xml:space="preserve"> (</w:t>
      </w:r>
      <w:r w:rsidR="00323344" w:rsidRPr="00E83E28">
        <w:rPr>
          <w:rFonts w:ascii="Times New Roman" w:hAnsi="Times New Roman" w:cs="Times New Roman"/>
          <w:color w:val="000000"/>
          <w:sz w:val="24"/>
          <w:szCs w:val="24"/>
          <w:shd w:val="clear" w:color="auto" w:fill="FFFFFF"/>
        </w:rPr>
        <w:t>outdoor and indoor).</w:t>
      </w:r>
      <w:ins w:id="344" w:author="Yong" w:date="2013-12-15T16:17:00Z">
        <w:r w:rsidR="000D7FE0">
          <w:rPr>
            <w:rFonts w:ascii="Times New Roman" w:hAnsi="Times New Roman" w:cs="Times New Roman"/>
            <w:color w:val="000000"/>
            <w:sz w:val="24"/>
            <w:szCs w:val="24"/>
            <w:shd w:val="clear" w:color="auto" w:fill="FFFFFF"/>
          </w:rPr>
          <w:t xml:space="preserve"> </w:t>
        </w:r>
      </w:ins>
      <w:ins w:id="345" w:author="Yong" w:date="2013-12-15T16:18:00Z">
        <w:r w:rsidR="000D7FE0">
          <w:rPr>
            <w:rFonts w:ascii="Times New Roman" w:hAnsi="Times New Roman" w:cs="Times New Roman"/>
            <w:color w:val="000000"/>
            <w:sz w:val="24"/>
            <w:szCs w:val="24"/>
            <w:shd w:val="clear" w:color="auto" w:fill="FFFFFF"/>
          </w:rPr>
          <w:br w:type="page"/>
        </w:r>
      </w:ins>
    </w:p>
    <w:p w:rsidR="007455B6" w:rsidRDefault="007455B6" w:rsidP="00713C12">
      <w:pPr>
        <w:pStyle w:val="Heading1"/>
        <w:rPr>
          <w:rFonts w:hint="eastAsia"/>
        </w:rPr>
      </w:pPr>
      <w:r w:rsidRPr="007455B6">
        <w:rPr>
          <w:rFonts w:hint="eastAsia"/>
        </w:rPr>
        <w:t>Result and Discussion</w:t>
      </w:r>
      <w:r w:rsidR="00DC6450">
        <w:rPr>
          <w:rFonts w:hint="eastAsia"/>
        </w:rPr>
        <w:t xml:space="preserve">   </w:t>
      </w:r>
      <w:r>
        <w:rPr>
          <w:rFonts w:hint="eastAsia"/>
        </w:rPr>
        <w:t xml:space="preserve"> </w:t>
      </w:r>
    </w:p>
    <w:p w:rsidR="007B5143" w:rsidRPr="004C7C64" w:rsidRDefault="000D7FE0" w:rsidP="00C161E2">
      <w:pPr>
        <w:pStyle w:val="Heading2"/>
        <w:ind w:firstLine="630"/>
        <w:rPr>
          <w:rFonts w:hint="eastAsia"/>
        </w:rPr>
        <w:pPrChange w:id="346" w:author="LindaEve" w:date="2013-12-16T11:43:00Z">
          <w:pPr>
            <w:spacing w:line="480" w:lineRule="auto"/>
            <w:ind w:firstLineChars="300" w:firstLine="960"/>
          </w:pPr>
        </w:pPrChange>
      </w:pPr>
      <w:ins w:id="347" w:author="Yong" w:date="2013-12-15T16:17:00Z">
        <w:r>
          <w:t xml:space="preserve"> </w:t>
        </w:r>
      </w:ins>
      <w:proofErr w:type="gramStart"/>
      <w:r w:rsidR="00C82DAA" w:rsidRPr="004C7C64">
        <w:t>Pollen</w:t>
      </w:r>
      <w:r w:rsidR="002702CC" w:rsidRPr="004C7C64">
        <w:t xml:space="preserve"> Concentration and Surface Loading.</w:t>
      </w:r>
      <w:proofErr w:type="gramEnd"/>
    </w:p>
    <w:p w:rsidR="00986DBC" w:rsidRDefault="002702CC" w:rsidP="000F454B">
      <w:pPr>
        <w:spacing w:line="480" w:lineRule="auto"/>
        <w:ind w:firstLineChars="300" w:firstLine="720"/>
        <w:rPr>
          <w:rFonts w:ascii="Times New Roman" w:hAnsi="Times New Roman" w:cs="Times New Roman"/>
          <w:color w:val="000000"/>
          <w:sz w:val="24"/>
          <w:szCs w:val="24"/>
          <w:shd w:val="clear" w:color="auto" w:fill="FFFFFF"/>
        </w:rPr>
      </w:pPr>
      <w:del w:id="348" w:author="Yong" w:date="2013-12-15T16:55:00Z">
        <w:r w:rsidRPr="000F454B" w:rsidDel="00EF1A81">
          <w:rPr>
            <w:rFonts w:ascii="Times New Roman" w:hAnsi="Times New Roman" w:cs="Times New Roman"/>
            <w:color w:val="000000"/>
            <w:sz w:val="24"/>
            <w:szCs w:val="24"/>
            <w:shd w:val="clear" w:color="auto" w:fill="FFFFFF"/>
          </w:rPr>
          <w:delText xml:space="preserve"> Figure </w:delText>
        </w:r>
        <w:r w:rsidR="00986DBC" w:rsidDel="00EF1A81">
          <w:rPr>
            <w:rFonts w:ascii="Times New Roman" w:hAnsi="Times New Roman" w:cs="Times New Roman"/>
            <w:color w:val="000000"/>
            <w:sz w:val="24"/>
            <w:szCs w:val="24"/>
            <w:shd w:val="clear" w:color="auto" w:fill="FFFFFF"/>
          </w:rPr>
          <w:delText>9 to Figure 13</w:delText>
        </w:r>
        <w:r w:rsidRPr="000F454B" w:rsidDel="00EF1A81">
          <w:rPr>
            <w:rFonts w:ascii="Times New Roman" w:hAnsi="Times New Roman" w:cs="Times New Roman"/>
            <w:color w:val="000000"/>
            <w:sz w:val="24"/>
            <w:szCs w:val="24"/>
            <w:shd w:val="clear" w:color="auto" w:fill="FFFFFF"/>
          </w:rPr>
          <w:delText xml:space="preserve"> summarizes the statistics of</w:delText>
        </w:r>
        <w:r w:rsidR="000F454B" w:rsidRPr="000F454B" w:rsidDel="00EF1A81">
          <w:rPr>
            <w:rFonts w:ascii="Times New Roman" w:hAnsi="Times New Roman" w:cs="Times New Roman"/>
            <w:color w:val="000000"/>
            <w:sz w:val="24"/>
            <w:szCs w:val="24"/>
            <w:shd w:val="clear" w:color="auto" w:fill="FFFFFF"/>
          </w:rPr>
          <w:delText xml:space="preserve"> </w:delText>
        </w:r>
        <w:r w:rsidR="00986DBC" w:rsidDel="00EF1A81">
          <w:rPr>
            <w:rFonts w:ascii="Times New Roman" w:hAnsi="Times New Roman" w:cs="Times New Roman"/>
            <w:color w:val="000000"/>
            <w:sz w:val="24"/>
            <w:szCs w:val="24"/>
            <w:shd w:val="clear" w:color="auto" w:fill="FFFFFF"/>
          </w:rPr>
          <w:delText xml:space="preserve">airborne </w:delText>
        </w:r>
        <w:r w:rsidR="00C82DAA" w:rsidDel="00EF1A81">
          <w:rPr>
            <w:rFonts w:ascii="Times New Roman" w:hAnsi="Times New Roman" w:cs="Times New Roman"/>
            <w:color w:val="000000"/>
            <w:sz w:val="24"/>
            <w:szCs w:val="24"/>
            <w:shd w:val="clear" w:color="auto" w:fill="FFFFFF"/>
          </w:rPr>
          <w:delText>pollen</w:delText>
        </w:r>
        <w:r w:rsidRPr="000F454B" w:rsidDel="00EF1A81">
          <w:rPr>
            <w:rFonts w:ascii="Times New Roman" w:hAnsi="Times New Roman" w:cs="Times New Roman"/>
            <w:color w:val="000000"/>
            <w:sz w:val="24"/>
            <w:szCs w:val="24"/>
            <w:shd w:val="clear" w:color="auto" w:fill="FFFFFF"/>
          </w:rPr>
          <w:delText xml:space="preserve"> concentrations</w:delText>
        </w:r>
        <w:r w:rsidR="00986DBC" w:rsidDel="00EF1A81">
          <w:rPr>
            <w:rFonts w:ascii="Times New Roman" w:hAnsi="Times New Roman" w:cs="Times New Roman"/>
            <w:color w:val="000000"/>
            <w:sz w:val="24"/>
            <w:szCs w:val="24"/>
            <w:shd w:val="clear" w:color="auto" w:fill="FFFFFF"/>
          </w:rPr>
          <w:delText xml:space="preserve"> and the time series analysis in UMDNJ and Cherry Hill Monitor Stations</w:delText>
        </w:r>
      </w:del>
      <w:ins w:id="349" w:author="Yong" w:date="2013-12-15T16:55:00Z">
        <w:r w:rsidR="00EF1A81">
          <w:rPr>
            <w:rFonts w:ascii="Times New Roman" w:hAnsi="Times New Roman" w:cs="Times New Roman"/>
            <w:color w:val="000000"/>
            <w:sz w:val="24"/>
            <w:szCs w:val="24"/>
            <w:shd w:val="clear" w:color="auto" w:fill="FFFFFF"/>
          </w:rPr>
          <w:t xml:space="preserve"> </w:t>
        </w:r>
      </w:ins>
      <w:ins w:id="350" w:author="Yong" w:date="2013-12-15T16:56:00Z">
        <w:r w:rsidR="00EF1A81">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_Ref374526417 \h </w:instrText>
        </w:r>
      </w:ins>
      <w:r w:rsidR="00EF1A81">
        <w:rPr>
          <w:rFonts w:ascii="Times New Roman" w:hAnsi="Times New Roman" w:cs="Times New Roman"/>
          <w:color w:val="000000"/>
          <w:sz w:val="24"/>
          <w:szCs w:val="24"/>
          <w:shd w:val="clear" w:color="auto" w:fill="FFFFFF"/>
        </w:rPr>
      </w:r>
      <w:r w:rsidR="00EF1A81">
        <w:rPr>
          <w:rFonts w:ascii="Times New Roman" w:hAnsi="Times New Roman" w:cs="Times New Roman"/>
          <w:color w:val="000000"/>
          <w:sz w:val="24"/>
          <w:szCs w:val="24"/>
          <w:shd w:val="clear" w:color="auto" w:fill="FFFFFF"/>
        </w:rPr>
        <w:fldChar w:fldCharType="separate"/>
      </w:r>
      <w:r w:rsidR="008F3FF2">
        <w:t xml:space="preserve">Figure </w:t>
      </w:r>
      <w:r w:rsidR="008F3FF2">
        <w:rPr>
          <w:noProof/>
        </w:rPr>
        <w:t>9</w:t>
      </w:r>
      <w:ins w:id="351" w:author="Yong" w:date="2013-12-15T16:56:00Z">
        <w:r w:rsidR="00EF1A81">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 </w:t>
        </w:r>
        <w:r w:rsidR="00EF1A81">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_Ref374526692 \h </w:instrText>
        </w:r>
      </w:ins>
      <w:r w:rsidR="00EF1A81">
        <w:rPr>
          <w:rFonts w:ascii="Times New Roman" w:hAnsi="Times New Roman" w:cs="Times New Roman"/>
          <w:color w:val="000000"/>
          <w:sz w:val="24"/>
          <w:szCs w:val="24"/>
          <w:shd w:val="clear" w:color="auto" w:fill="FFFFFF"/>
        </w:rPr>
      </w:r>
      <w:r w:rsidR="00EF1A81">
        <w:rPr>
          <w:rFonts w:ascii="Times New Roman" w:hAnsi="Times New Roman" w:cs="Times New Roman"/>
          <w:color w:val="000000"/>
          <w:sz w:val="24"/>
          <w:szCs w:val="24"/>
          <w:shd w:val="clear" w:color="auto" w:fill="FFFFFF"/>
        </w:rPr>
        <w:fldChar w:fldCharType="separate"/>
      </w:r>
      <w:r w:rsidR="008F3FF2">
        <w:t xml:space="preserve">Figure </w:t>
      </w:r>
      <w:r w:rsidR="008F3FF2">
        <w:rPr>
          <w:noProof/>
        </w:rPr>
        <w:t>13</w:t>
      </w:r>
      <w:ins w:id="352" w:author="Yong" w:date="2013-12-15T16:56:00Z">
        <w:r w:rsidR="00EF1A81">
          <w:rPr>
            <w:rFonts w:ascii="Times New Roman" w:hAnsi="Times New Roman" w:cs="Times New Roman"/>
            <w:color w:val="000000"/>
            <w:sz w:val="24"/>
            <w:szCs w:val="24"/>
            <w:shd w:val="clear" w:color="auto" w:fill="FFFFFF"/>
          </w:rPr>
          <w:fldChar w:fldCharType="end"/>
        </w:r>
      </w:ins>
      <w:ins w:id="353" w:author="Yong" w:date="2013-12-15T16:55:00Z">
        <w:r w:rsidR="00EF1A81">
          <w:rPr>
            <w:rFonts w:ascii="Times New Roman" w:hAnsi="Times New Roman" w:cs="Times New Roman"/>
            <w:color w:val="000000"/>
            <w:sz w:val="24"/>
            <w:szCs w:val="24"/>
            <w:shd w:val="clear" w:color="auto" w:fill="FFFFFF"/>
          </w:rPr>
          <w:t xml:space="preserve"> are time series of </w:t>
        </w:r>
      </w:ins>
      <w:ins w:id="354" w:author="Yong" w:date="2013-12-15T16:58:00Z">
        <w:r w:rsidR="00EF1A81">
          <w:rPr>
            <w:rFonts w:ascii="Times New Roman" w:hAnsi="Times New Roman" w:cs="Times New Roman"/>
            <w:color w:val="000000"/>
            <w:sz w:val="24"/>
            <w:szCs w:val="24"/>
            <w:shd w:val="clear" w:color="auto" w:fill="FFFFFF"/>
          </w:rPr>
          <w:t xml:space="preserve">observed </w:t>
        </w:r>
      </w:ins>
      <w:ins w:id="355" w:author="Yong" w:date="2013-12-15T16:57:00Z">
        <w:r w:rsidR="00EF1A81">
          <w:rPr>
            <w:rFonts w:ascii="Times New Roman" w:hAnsi="Times New Roman" w:cs="Times New Roman"/>
            <w:color w:val="000000"/>
            <w:sz w:val="24"/>
            <w:szCs w:val="24"/>
            <w:shd w:val="clear" w:color="auto" w:fill="FFFFFF"/>
          </w:rPr>
          <w:t xml:space="preserve">daily concentrations of birch, oak, ragweed, </w:t>
        </w:r>
        <w:proofErr w:type="spellStart"/>
        <w:r w:rsidR="00EF1A81">
          <w:rPr>
            <w:rFonts w:ascii="Times New Roman" w:hAnsi="Times New Roman" w:cs="Times New Roman"/>
            <w:color w:val="000000"/>
            <w:sz w:val="24"/>
            <w:szCs w:val="24"/>
            <w:shd w:val="clear" w:color="auto" w:fill="FFFFFF"/>
          </w:rPr>
          <w:t>mugwort</w:t>
        </w:r>
        <w:proofErr w:type="spellEnd"/>
        <w:r w:rsidR="00EF1A81">
          <w:rPr>
            <w:rFonts w:ascii="Times New Roman" w:hAnsi="Times New Roman" w:cs="Times New Roman"/>
            <w:color w:val="000000"/>
            <w:sz w:val="24"/>
            <w:szCs w:val="24"/>
            <w:shd w:val="clear" w:color="auto" w:fill="FFFFFF"/>
          </w:rPr>
          <w:t xml:space="preserve"> and grass pollen </w:t>
        </w:r>
      </w:ins>
      <w:ins w:id="356" w:author="Yong" w:date="2013-12-15T16:58:00Z">
        <w:r w:rsidR="00EF1A81">
          <w:rPr>
            <w:rFonts w:ascii="Times New Roman" w:hAnsi="Times New Roman" w:cs="Times New Roman"/>
            <w:color w:val="000000"/>
            <w:sz w:val="24"/>
            <w:szCs w:val="24"/>
            <w:shd w:val="clear" w:color="auto" w:fill="FFFFFF"/>
          </w:rPr>
          <w:t>from 1994 to 2010 at UMDNJ and Cherry Hill monitoring sta</w:t>
        </w:r>
      </w:ins>
      <w:ins w:id="357" w:author="Yong" w:date="2013-12-15T16:59:00Z">
        <w:r w:rsidR="00EF1A81">
          <w:rPr>
            <w:rFonts w:ascii="Times New Roman" w:hAnsi="Times New Roman" w:cs="Times New Roman"/>
            <w:color w:val="000000"/>
            <w:sz w:val="24"/>
            <w:szCs w:val="24"/>
            <w:shd w:val="clear" w:color="auto" w:fill="FFFFFF"/>
          </w:rPr>
          <w:t>tions in New Jersey, U.SA</w:t>
        </w:r>
      </w:ins>
      <w:r w:rsidR="00986DBC">
        <w:rPr>
          <w:rFonts w:ascii="Times New Roman" w:hAnsi="Times New Roman" w:cs="Times New Roman"/>
          <w:color w:val="000000"/>
          <w:sz w:val="24"/>
          <w:szCs w:val="24"/>
          <w:shd w:val="clear" w:color="auto" w:fill="FFFFFF"/>
        </w:rPr>
        <w:t>. The start dates of pollen</w:t>
      </w:r>
      <w:del w:id="358" w:author="Yong" w:date="2013-12-15T16:59:00Z">
        <w:r w:rsidR="00986DBC" w:rsidDel="00EF1A81">
          <w:rPr>
            <w:rFonts w:ascii="Times New Roman" w:hAnsi="Times New Roman" w:cs="Times New Roman"/>
            <w:color w:val="000000"/>
            <w:sz w:val="24"/>
            <w:szCs w:val="24"/>
            <w:shd w:val="clear" w:color="auto" w:fill="FFFFFF"/>
          </w:rPr>
          <w:delText>s</w:delText>
        </w:r>
      </w:del>
      <w:r w:rsidR="00986DBC">
        <w:rPr>
          <w:rFonts w:ascii="Times New Roman" w:hAnsi="Times New Roman" w:cs="Times New Roman"/>
          <w:color w:val="000000"/>
          <w:sz w:val="24"/>
          <w:szCs w:val="24"/>
          <w:shd w:val="clear" w:color="auto" w:fill="FFFFFF"/>
        </w:rPr>
        <w:t xml:space="preserve"> of different species are varied. The pollen</w:t>
      </w:r>
      <w:del w:id="359" w:author="Yong" w:date="2013-12-15T16:59:00Z">
        <w:r w:rsidR="00986DBC" w:rsidDel="00EF1A81">
          <w:rPr>
            <w:rFonts w:ascii="Times New Roman" w:hAnsi="Times New Roman" w:cs="Times New Roman"/>
            <w:color w:val="000000"/>
            <w:sz w:val="24"/>
            <w:szCs w:val="24"/>
            <w:shd w:val="clear" w:color="auto" w:fill="FFFFFF"/>
          </w:rPr>
          <w:delText>s</w:delText>
        </w:r>
      </w:del>
      <w:r w:rsidR="00986DBC">
        <w:rPr>
          <w:rFonts w:ascii="Times New Roman" w:hAnsi="Times New Roman" w:cs="Times New Roman"/>
          <w:color w:val="000000"/>
          <w:sz w:val="24"/>
          <w:szCs w:val="24"/>
          <w:shd w:val="clear" w:color="auto" w:fill="FFFFFF"/>
        </w:rPr>
        <w:t xml:space="preserve"> season ranges from early March to late October. We also discovered that the peak values often appear in the middle of the pollen seasons. Figure 14 show</w:t>
      </w:r>
      <w:ins w:id="360" w:author="Yong" w:date="2013-12-15T16:59:00Z">
        <w:r w:rsidR="00EF1A81">
          <w:rPr>
            <w:rFonts w:ascii="Times New Roman" w:hAnsi="Times New Roman" w:cs="Times New Roman"/>
            <w:color w:val="000000"/>
            <w:sz w:val="24"/>
            <w:szCs w:val="24"/>
            <w:shd w:val="clear" w:color="auto" w:fill="FFFFFF"/>
          </w:rPr>
          <w:t>s</w:t>
        </w:r>
      </w:ins>
      <w:r w:rsidR="00986DBC">
        <w:rPr>
          <w:rFonts w:ascii="Times New Roman" w:hAnsi="Times New Roman" w:cs="Times New Roman"/>
          <w:color w:val="000000"/>
          <w:sz w:val="24"/>
          <w:szCs w:val="24"/>
          <w:shd w:val="clear" w:color="auto" w:fill="FFFFFF"/>
        </w:rPr>
        <w:t xml:space="preserve"> the spatial distribution of pollens of </w:t>
      </w:r>
      <w:proofErr w:type="spellStart"/>
      <w:r w:rsidR="00986DBC">
        <w:rPr>
          <w:rFonts w:ascii="Times New Roman" w:hAnsi="Times New Roman" w:cs="Times New Roman"/>
          <w:color w:val="000000"/>
          <w:sz w:val="24"/>
          <w:szCs w:val="24"/>
          <w:shd w:val="clear" w:color="auto" w:fill="FFFFFF"/>
        </w:rPr>
        <w:t>Quercus</w:t>
      </w:r>
      <w:proofErr w:type="spellEnd"/>
      <w:r w:rsidR="00986DBC">
        <w:rPr>
          <w:rFonts w:ascii="Times New Roman" w:hAnsi="Times New Roman" w:cs="Times New Roman"/>
          <w:color w:val="000000"/>
          <w:sz w:val="24"/>
          <w:szCs w:val="24"/>
          <w:shd w:val="clear" w:color="auto" w:fill="FFFFFF"/>
        </w:rPr>
        <w:t xml:space="preserve"> in the start </w:t>
      </w:r>
      <w:r w:rsidR="001125C6">
        <w:rPr>
          <w:rFonts w:ascii="Times New Roman" w:hAnsi="Times New Roman" w:cs="Times New Roman"/>
          <w:color w:val="000000"/>
          <w:sz w:val="24"/>
          <w:szCs w:val="24"/>
          <w:shd w:val="clear" w:color="auto" w:fill="FFFFFF"/>
        </w:rPr>
        <w:t>date (</w:t>
      </w:r>
      <w:r w:rsidR="00986DBC">
        <w:rPr>
          <w:rFonts w:ascii="Times New Roman" w:hAnsi="Times New Roman" w:cs="Times New Roman"/>
          <w:color w:val="000000"/>
          <w:sz w:val="24"/>
          <w:szCs w:val="24"/>
          <w:shd w:val="clear" w:color="auto" w:fill="FFFFFF"/>
        </w:rPr>
        <w:t>March 15</w:t>
      </w:r>
      <w:r w:rsidR="00986DBC" w:rsidRPr="00986DBC">
        <w:rPr>
          <w:rFonts w:ascii="Times New Roman" w:hAnsi="Times New Roman" w:cs="Times New Roman"/>
          <w:color w:val="000000"/>
          <w:sz w:val="24"/>
          <w:szCs w:val="24"/>
          <w:shd w:val="clear" w:color="auto" w:fill="FFFFFF"/>
          <w:vertAlign w:val="superscript"/>
        </w:rPr>
        <w:t>th</w:t>
      </w:r>
      <w:r w:rsidR="00986DBC">
        <w:rPr>
          <w:rFonts w:ascii="Times New Roman" w:hAnsi="Times New Roman" w:cs="Times New Roman"/>
          <w:color w:val="000000"/>
          <w:sz w:val="24"/>
          <w:szCs w:val="24"/>
          <w:shd w:val="clear" w:color="auto" w:fill="FFFFFF"/>
        </w:rPr>
        <w:t xml:space="preserve">) in the national wide </w:t>
      </w:r>
      <w:r w:rsidR="001125C6">
        <w:rPr>
          <w:rFonts w:ascii="Times New Roman" w:hAnsi="Times New Roman" w:cs="Times New Roman"/>
          <w:color w:val="000000"/>
          <w:sz w:val="24"/>
          <w:szCs w:val="24"/>
          <w:shd w:val="clear" w:color="auto" w:fill="FFFFFF"/>
        </w:rPr>
        <w:t>scale. The</w:t>
      </w:r>
      <w:r w:rsidR="00986DBC">
        <w:rPr>
          <w:rFonts w:ascii="Times New Roman" w:hAnsi="Times New Roman" w:cs="Times New Roman"/>
          <w:color w:val="000000"/>
          <w:sz w:val="24"/>
          <w:szCs w:val="24"/>
          <w:shd w:val="clear" w:color="auto" w:fill="FFFFFF"/>
        </w:rPr>
        <w:t xml:space="preserve"> peak value </w:t>
      </w:r>
      <w:r w:rsidR="001125C6">
        <w:rPr>
          <w:rFonts w:ascii="Times New Roman" w:hAnsi="Times New Roman" w:cs="Times New Roman"/>
          <w:color w:val="000000"/>
          <w:sz w:val="24"/>
          <w:szCs w:val="24"/>
          <w:shd w:val="clear" w:color="auto" w:fill="FFFFFF"/>
        </w:rPr>
        <w:t>observed</w:t>
      </w:r>
      <w:r w:rsidR="00986DBC">
        <w:rPr>
          <w:rFonts w:ascii="Times New Roman" w:hAnsi="Times New Roman" w:cs="Times New Roman"/>
          <w:color w:val="000000"/>
          <w:sz w:val="24"/>
          <w:szCs w:val="24"/>
          <w:shd w:val="clear" w:color="auto" w:fill="FFFFFF"/>
        </w:rPr>
        <w:t xml:space="preserve"> in the </w:t>
      </w:r>
      <w:r w:rsidR="001125C6">
        <w:rPr>
          <w:rFonts w:ascii="Times New Roman" w:hAnsi="Times New Roman" w:cs="Times New Roman"/>
          <w:color w:val="000000"/>
          <w:sz w:val="24"/>
          <w:szCs w:val="24"/>
          <w:shd w:val="clear" w:color="auto" w:fill="FFFFFF"/>
        </w:rPr>
        <w:t>figure was 4 in the southwest.</w:t>
      </w:r>
    </w:p>
    <w:p w:rsidR="001125C6" w:rsidRDefault="001125C6" w:rsidP="000F454B">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del w:id="361" w:author="Yong" w:date="2013-12-15T17:00:00Z">
        <w:r w:rsidDel="00EF1A81">
          <w:rPr>
            <w:rFonts w:ascii="Times New Roman" w:hAnsi="Times New Roman" w:cs="Times New Roman"/>
            <w:color w:val="000000"/>
            <w:sz w:val="24"/>
            <w:szCs w:val="24"/>
            <w:shd w:val="clear" w:color="auto" w:fill="FFFFFF"/>
          </w:rPr>
          <w:delText xml:space="preserve">figure 15 </w:delText>
        </w:r>
      </w:del>
      <w:ins w:id="362" w:author="Yong" w:date="2013-12-15T17:00:00Z">
        <w:r w:rsidR="00EF1A81">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_Ref374890154 \h </w:instrText>
        </w:r>
      </w:ins>
      <w:r w:rsidR="00EF1A81">
        <w:rPr>
          <w:rFonts w:ascii="Times New Roman" w:hAnsi="Times New Roman" w:cs="Times New Roman"/>
          <w:color w:val="000000"/>
          <w:sz w:val="24"/>
          <w:szCs w:val="24"/>
          <w:shd w:val="clear" w:color="auto" w:fill="FFFFFF"/>
        </w:rPr>
      </w:r>
      <w:r w:rsidR="00EF1A81">
        <w:rPr>
          <w:rFonts w:ascii="Times New Roman" w:hAnsi="Times New Roman" w:cs="Times New Roman"/>
          <w:color w:val="000000"/>
          <w:sz w:val="24"/>
          <w:szCs w:val="24"/>
          <w:shd w:val="clear" w:color="auto" w:fill="FFFFFF"/>
        </w:rPr>
        <w:fldChar w:fldCharType="separate"/>
      </w:r>
      <w:r w:rsidR="008F3FF2" w:rsidRPr="0046460C">
        <w:rPr>
          <w:sz w:val="24"/>
          <w:szCs w:val="24"/>
        </w:rPr>
        <w:t xml:space="preserve">Figure </w:t>
      </w:r>
      <w:r w:rsidR="008F3FF2">
        <w:rPr>
          <w:noProof/>
          <w:sz w:val="24"/>
          <w:szCs w:val="24"/>
        </w:rPr>
        <w:t>15</w:t>
      </w:r>
      <w:ins w:id="363" w:author="Yong" w:date="2013-12-15T17:00:00Z">
        <w:r w:rsidR="00EF1A81">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ins>
      <w:r>
        <w:rPr>
          <w:rFonts w:ascii="Times New Roman" w:hAnsi="Times New Roman" w:cs="Times New Roman"/>
          <w:color w:val="000000"/>
          <w:sz w:val="24"/>
          <w:szCs w:val="24"/>
          <w:shd w:val="clear" w:color="auto" w:fill="FFFFFF"/>
        </w:rPr>
        <w:t xml:space="preserve">to </w:t>
      </w:r>
      <w:del w:id="364" w:author="Yong" w:date="2013-12-15T17:00:00Z">
        <w:r w:rsidDel="00EF1A81">
          <w:rPr>
            <w:rFonts w:ascii="Times New Roman" w:hAnsi="Times New Roman" w:cs="Times New Roman"/>
            <w:color w:val="000000"/>
            <w:sz w:val="24"/>
            <w:szCs w:val="24"/>
            <w:shd w:val="clear" w:color="auto" w:fill="FFFFFF"/>
          </w:rPr>
          <w:delText xml:space="preserve">figure 19 </w:delText>
        </w:r>
      </w:del>
      <w:ins w:id="365" w:author="Yong" w:date="2013-12-15T17:00:00Z">
        <w:r w:rsidR="00EF1A81">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_Ref374890171 \h </w:instrText>
        </w:r>
      </w:ins>
      <w:r w:rsidR="00EF1A81">
        <w:rPr>
          <w:rFonts w:ascii="Times New Roman" w:hAnsi="Times New Roman" w:cs="Times New Roman"/>
          <w:color w:val="000000"/>
          <w:sz w:val="24"/>
          <w:szCs w:val="24"/>
          <w:shd w:val="clear" w:color="auto" w:fill="FFFFFF"/>
        </w:rPr>
      </w:r>
      <w:r w:rsidR="00EF1A81">
        <w:rPr>
          <w:rFonts w:ascii="Times New Roman" w:hAnsi="Times New Roman" w:cs="Times New Roman"/>
          <w:color w:val="000000"/>
          <w:sz w:val="24"/>
          <w:szCs w:val="24"/>
          <w:shd w:val="clear" w:color="auto" w:fill="FFFFFF"/>
        </w:rPr>
        <w:fldChar w:fldCharType="separate"/>
      </w:r>
      <w:r w:rsidR="008F3FF2" w:rsidRPr="0046460C">
        <w:rPr>
          <w:sz w:val="24"/>
          <w:szCs w:val="24"/>
        </w:rPr>
        <w:t xml:space="preserve">Figure </w:t>
      </w:r>
      <w:r w:rsidR="008F3FF2">
        <w:rPr>
          <w:noProof/>
          <w:sz w:val="24"/>
          <w:szCs w:val="24"/>
        </w:rPr>
        <w:t>19</w:t>
      </w:r>
      <w:ins w:id="366" w:author="Yong" w:date="2013-12-15T17:00:00Z">
        <w:r w:rsidR="00EF1A81">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ins>
      <w:r>
        <w:rPr>
          <w:rFonts w:ascii="Times New Roman" w:hAnsi="Times New Roman" w:cs="Times New Roman"/>
          <w:color w:val="000000"/>
          <w:sz w:val="24"/>
          <w:szCs w:val="24"/>
          <w:shd w:val="clear" w:color="auto" w:fill="FFFFFF"/>
        </w:rPr>
        <w:t xml:space="preserve">summaries the cumulative probability of pollen concentration in different </w:t>
      </w:r>
      <w:del w:id="367" w:author="Yong" w:date="2013-12-15T17:00:00Z">
        <w:r w:rsidDel="00EF1A81">
          <w:rPr>
            <w:rFonts w:ascii="Times New Roman" w:hAnsi="Times New Roman" w:cs="Times New Roman"/>
            <w:color w:val="000000"/>
            <w:sz w:val="24"/>
            <w:szCs w:val="24"/>
            <w:shd w:val="clear" w:color="auto" w:fill="FFFFFF"/>
          </w:rPr>
          <w:delText>areas</w:delText>
        </w:r>
      </w:del>
      <w:ins w:id="368" w:author="Yong" w:date="2013-12-15T17:00:00Z">
        <w:r w:rsidR="00EF1A81">
          <w:rPr>
            <w:rFonts w:ascii="Times New Roman" w:hAnsi="Times New Roman" w:cs="Times New Roman"/>
            <w:color w:val="000000"/>
            <w:sz w:val="24"/>
            <w:szCs w:val="24"/>
            <w:shd w:val="clear" w:color="auto" w:fill="FFFFFF"/>
          </w:rPr>
          <w:t>climate regions</w:t>
        </w:r>
      </w:ins>
      <w:r>
        <w:rPr>
          <w:rFonts w:ascii="Times New Roman" w:hAnsi="Times New Roman" w:cs="Times New Roman"/>
          <w:color w:val="000000"/>
          <w:sz w:val="24"/>
          <w:szCs w:val="24"/>
          <w:shd w:val="clear" w:color="auto" w:fill="FFFFFF"/>
        </w:rPr>
        <w:t xml:space="preserve">. The reported peak values </w:t>
      </w:r>
      <w:del w:id="369" w:author="Yong" w:date="2013-12-15T17:01:00Z">
        <w:r w:rsidDel="00EF1A81">
          <w:rPr>
            <w:rFonts w:ascii="Times New Roman" w:hAnsi="Times New Roman" w:cs="Times New Roman"/>
            <w:color w:val="000000"/>
            <w:sz w:val="24"/>
            <w:szCs w:val="24"/>
            <w:shd w:val="clear" w:color="auto" w:fill="FFFFFF"/>
          </w:rPr>
          <w:delText xml:space="preserve">of each species </w:delText>
        </w:r>
      </w:del>
      <w:r>
        <w:rPr>
          <w:rFonts w:ascii="Times New Roman" w:hAnsi="Times New Roman" w:cs="Times New Roman"/>
          <w:color w:val="000000"/>
          <w:sz w:val="24"/>
          <w:szCs w:val="24"/>
          <w:shd w:val="clear" w:color="auto" w:fill="FFFFFF"/>
        </w:rPr>
        <w:t xml:space="preserve">were </w:t>
      </w:r>
      <w:commentRangeStart w:id="370"/>
      <w:r>
        <w:rPr>
          <w:rFonts w:ascii="Times New Roman" w:hAnsi="Times New Roman" w:cs="Times New Roman"/>
          <w:color w:val="000000"/>
          <w:sz w:val="24"/>
          <w:szCs w:val="24"/>
          <w:shd w:val="clear" w:color="auto" w:fill="FFFFFF"/>
        </w:rPr>
        <w:t xml:space="preserve">1794 for Ambrosia, 1242 </w:t>
      </w:r>
      <w:del w:id="371" w:author="Yong" w:date="2013-12-15T17:01:00Z">
        <w:r w:rsidDel="00EF1A81">
          <w:rPr>
            <w:rFonts w:ascii="Times New Roman" w:hAnsi="Times New Roman" w:cs="Times New Roman"/>
            <w:color w:val="000000"/>
            <w:sz w:val="24"/>
            <w:szCs w:val="24"/>
            <w:shd w:val="clear" w:color="auto" w:fill="FFFFFF"/>
          </w:rPr>
          <w:delText xml:space="preserve">fro </w:delText>
        </w:r>
      </w:del>
      <w:ins w:id="372" w:author="Yong" w:date="2013-12-15T17:01:00Z">
        <w:r w:rsidR="00EF1A81">
          <w:rPr>
            <w:rFonts w:ascii="Times New Roman" w:hAnsi="Times New Roman" w:cs="Times New Roman"/>
            <w:color w:val="000000"/>
            <w:sz w:val="24"/>
            <w:szCs w:val="24"/>
            <w:shd w:val="clear" w:color="auto" w:fill="FFFFFF"/>
          </w:rPr>
          <w:t xml:space="preserve">for </w:t>
        </w:r>
      </w:ins>
      <w:r>
        <w:rPr>
          <w:rFonts w:ascii="Times New Roman" w:hAnsi="Times New Roman" w:cs="Times New Roman"/>
          <w:color w:val="000000"/>
          <w:sz w:val="24"/>
          <w:szCs w:val="24"/>
          <w:shd w:val="clear" w:color="auto" w:fill="FFFFFF"/>
        </w:rPr>
        <w:t xml:space="preserve">Artemisia, 1827 for </w:t>
      </w:r>
      <w:proofErr w:type="spellStart"/>
      <w:r>
        <w:rPr>
          <w:rFonts w:ascii="Times New Roman" w:hAnsi="Times New Roman" w:cs="Times New Roman"/>
          <w:color w:val="000000"/>
          <w:sz w:val="24"/>
          <w:szCs w:val="24"/>
          <w:shd w:val="clear" w:color="auto" w:fill="FFFFFF"/>
        </w:rPr>
        <w:t>Betula</w:t>
      </w:r>
      <w:proofErr w:type="spellEnd"/>
      <w:r>
        <w:rPr>
          <w:rFonts w:ascii="Times New Roman" w:hAnsi="Times New Roman" w:cs="Times New Roman"/>
          <w:color w:val="000000"/>
          <w:sz w:val="24"/>
          <w:szCs w:val="24"/>
          <w:shd w:val="clear" w:color="auto" w:fill="FFFFFF"/>
        </w:rPr>
        <w:t xml:space="preserve">, 1320 for </w:t>
      </w:r>
      <w:proofErr w:type="spellStart"/>
      <w:r>
        <w:rPr>
          <w:rFonts w:ascii="Times New Roman" w:hAnsi="Times New Roman" w:cs="Times New Roman"/>
          <w:color w:val="000000"/>
          <w:sz w:val="24"/>
          <w:szCs w:val="24"/>
          <w:shd w:val="clear" w:color="auto" w:fill="FFFFFF"/>
        </w:rPr>
        <w:t>Gramineae</w:t>
      </w:r>
      <w:proofErr w:type="spellEnd"/>
      <w:r>
        <w:rPr>
          <w:rFonts w:ascii="Times New Roman" w:hAnsi="Times New Roman" w:cs="Times New Roman"/>
          <w:color w:val="000000"/>
          <w:sz w:val="24"/>
          <w:szCs w:val="24"/>
          <w:shd w:val="clear" w:color="auto" w:fill="FFFFFF"/>
        </w:rPr>
        <w:t xml:space="preserve"> and 1423 for </w:t>
      </w:r>
      <w:proofErr w:type="spellStart"/>
      <w:r w:rsidR="007D6C2F">
        <w:rPr>
          <w:rFonts w:ascii="Times New Roman" w:hAnsi="Times New Roman" w:cs="Times New Roman"/>
          <w:color w:val="000000"/>
          <w:sz w:val="24"/>
          <w:szCs w:val="24"/>
          <w:shd w:val="clear" w:color="auto" w:fill="FFFFFF"/>
        </w:rPr>
        <w:t>Quercus</w:t>
      </w:r>
      <w:commentRangeEnd w:id="370"/>
      <w:proofErr w:type="spellEnd"/>
      <w:r w:rsidR="00EF1A81">
        <w:rPr>
          <w:rStyle w:val="CommentReference"/>
        </w:rPr>
        <w:commentReference w:id="370"/>
      </w:r>
      <w:ins w:id="373" w:author="Yong" w:date="2013-12-15T17:01:00Z">
        <w:r w:rsidR="00EF1A81">
          <w:rPr>
            <w:rFonts w:ascii="Times New Roman" w:hAnsi="Times New Roman" w:cs="Times New Roman"/>
            <w:color w:val="000000"/>
            <w:sz w:val="24"/>
            <w:szCs w:val="24"/>
            <w:shd w:val="clear" w:color="auto" w:fill="FFFFFF"/>
          </w:rPr>
          <w:t>, respectively</w:t>
        </w:r>
      </w:ins>
      <w:r w:rsidR="007D6C2F">
        <w:rPr>
          <w:rFonts w:ascii="Times New Roman" w:hAnsi="Times New Roman" w:cs="Times New Roman"/>
          <w:color w:val="000000"/>
          <w:sz w:val="24"/>
          <w:szCs w:val="24"/>
          <w:shd w:val="clear" w:color="auto" w:fill="FFFFFF"/>
        </w:rPr>
        <w:t>. Different climate regions show different pollen</w:t>
      </w:r>
      <w:del w:id="374" w:author="Yong" w:date="2013-12-15T17:02:00Z">
        <w:r w:rsidR="007D6C2F" w:rsidDel="00EF1A81">
          <w:rPr>
            <w:rFonts w:ascii="Times New Roman" w:hAnsi="Times New Roman" w:cs="Times New Roman"/>
            <w:color w:val="000000"/>
            <w:sz w:val="24"/>
            <w:szCs w:val="24"/>
            <w:shd w:val="clear" w:color="auto" w:fill="FFFFFF"/>
          </w:rPr>
          <w:delText>s</w:delText>
        </w:r>
      </w:del>
      <w:r w:rsidR="007D6C2F">
        <w:rPr>
          <w:rFonts w:ascii="Times New Roman" w:hAnsi="Times New Roman" w:cs="Times New Roman"/>
          <w:color w:val="000000"/>
          <w:sz w:val="24"/>
          <w:szCs w:val="24"/>
          <w:shd w:val="clear" w:color="auto" w:fill="FFFFFF"/>
        </w:rPr>
        <w:t xml:space="preserve"> concentrations. In the Northeast, Central and East</w:t>
      </w:r>
      <w:ins w:id="375" w:author="Yong" w:date="2013-12-15T17:02:00Z">
        <w:r w:rsidR="00EF1A81">
          <w:rPr>
            <w:rFonts w:ascii="Times New Roman" w:hAnsi="Times New Roman" w:cs="Times New Roman"/>
            <w:color w:val="000000"/>
            <w:sz w:val="24"/>
            <w:szCs w:val="24"/>
            <w:shd w:val="clear" w:color="auto" w:fill="FFFFFF"/>
          </w:rPr>
          <w:t xml:space="preserve"> </w:t>
        </w:r>
      </w:ins>
      <w:del w:id="376" w:author="Yong" w:date="2013-12-15T17:02:00Z">
        <w:r w:rsidR="007D6C2F" w:rsidDel="00EF1A81">
          <w:rPr>
            <w:rFonts w:ascii="Times New Roman" w:hAnsi="Times New Roman" w:cs="Times New Roman"/>
            <w:color w:val="000000"/>
            <w:sz w:val="24"/>
            <w:szCs w:val="24"/>
            <w:shd w:val="clear" w:color="auto" w:fill="FFFFFF"/>
          </w:rPr>
          <w:delText>northcentral</w:delText>
        </w:r>
      </w:del>
      <w:ins w:id="377" w:author="Yong" w:date="2013-12-15T17:02:00Z">
        <w:r w:rsidR="00EF1A81">
          <w:rPr>
            <w:rFonts w:ascii="Times New Roman" w:hAnsi="Times New Roman" w:cs="Times New Roman"/>
            <w:color w:val="000000"/>
            <w:sz w:val="24"/>
            <w:szCs w:val="24"/>
            <w:shd w:val="clear" w:color="auto" w:fill="FFFFFF"/>
          </w:rPr>
          <w:t>North Central climate regions</w:t>
        </w:r>
      </w:ins>
      <w:r w:rsidR="007D6C2F">
        <w:rPr>
          <w:rFonts w:ascii="Times New Roman" w:hAnsi="Times New Roman" w:cs="Times New Roman"/>
          <w:color w:val="000000"/>
          <w:sz w:val="24"/>
          <w:szCs w:val="24"/>
          <w:shd w:val="clear" w:color="auto" w:fill="FFFFFF"/>
        </w:rPr>
        <w:t xml:space="preserve">, the mean concentrations of </w:t>
      </w:r>
      <w:proofErr w:type="spellStart"/>
      <w:r w:rsidR="007D6C2F">
        <w:rPr>
          <w:rFonts w:ascii="Times New Roman" w:hAnsi="Times New Roman" w:cs="Times New Roman"/>
          <w:color w:val="000000"/>
          <w:sz w:val="24"/>
          <w:szCs w:val="24"/>
          <w:shd w:val="clear" w:color="auto" w:fill="FFFFFF"/>
        </w:rPr>
        <w:t>Betula</w:t>
      </w:r>
      <w:proofErr w:type="spellEnd"/>
      <w:r w:rsidR="007D6C2F">
        <w:rPr>
          <w:rFonts w:ascii="Times New Roman" w:hAnsi="Times New Roman" w:cs="Times New Roman"/>
          <w:color w:val="000000"/>
          <w:sz w:val="24"/>
          <w:szCs w:val="24"/>
          <w:shd w:val="clear" w:color="auto" w:fill="FFFFFF"/>
        </w:rPr>
        <w:t xml:space="preserve"> and </w:t>
      </w:r>
      <w:proofErr w:type="spellStart"/>
      <w:r w:rsidR="007D6C2F">
        <w:rPr>
          <w:rFonts w:ascii="Times New Roman" w:hAnsi="Times New Roman" w:cs="Times New Roman"/>
          <w:color w:val="000000"/>
          <w:sz w:val="24"/>
          <w:szCs w:val="24"/>
          <w:shd w:val="clear" w:color="auto" w:fill="FFFFFF"/>
        </w:rPr>
        <w:t>Quercus</w:t>
      </w:r>
      <w:proofErr w:type="spellEnd"/>
      <w:r w:rsidR="007D6C2F">
        <w:rPr>
          <w:rFonts w:ascii="Times New Roman" w:hAnsi="Times New Roman" w:cs="Times New Roman"/>
          <w:color w:val="000000"/>
          <w:sz w:val="24"/>
          <w:szCs w:val="24"/>
          <w:shd w:val="clear" w:color="auto" w:fill="FFFFFF"/>
        </w:rPr>
        <w:t xml:space="preserve"> are the </w:t>
      </w:r>
      <w:del w:id="378" w:author="Yong" w:date="2013-12-15T17:02:00Z">
        <w:r w:rsidR="007D6C2F" w:rsidDel="00EF1A81">
          <w:rPr>
            <w:rFonts w:ascii="Times New Roman" w:hAnsi="Times New Roman" w:cs="Times New Roman"/>
            <w:color w:val="000000"/>
            <w:sz w:val="24"/>
            <w:szCs w:val="24"/>
            <w:shd w:val="clear" w:color="auto" w:fill="FFFFFF"/>
          </w:rPr>
          <w:delText>highest</w:delText>
        </w:r>
      </w:del>
      <w:ins w:id="379" w:author="Yong" w:date="2013-12-15T17:02:00Z">
        <w:r w:rsidR="00EF1A81">
          <w:rPr>
            <w:rFonts w:ascii="Times New Roman" w:hAnsi="Times New Roman" w:cs="Times New Roman"/>
            <w:color w:val="000000"/>
            <w:sz w:val="24"/>
            <w:szCs w:val="24"/>
            <w:shd w:val="clear" w:color="auto" w:fill="FFFFFF"/>
          </w:rPr>
          <w:t>higher than those in other climate re</w:t>
        </w:r>
      </w:ins>
      <w:ins w:id="380" w:author="Yong" w:date="2013-12-15T17:03:00Z">
        <w:r w:rsidR="00EF1A81">
          <w:rPr>
            <w:rFonts w:ascii="Times New Roman" w:hAnsi="Times New Roman" w:cs="Times New Roman"/>
            <w:color w:val="000000"/>
            <w:sz w:val="24"/>
            <w:szCs w:val="24"/>
            <w:shd w:val="clear" w:color="auto" w:fill="FFFFFF"/>
          </w:rPr>
          <w:t>gions</w:t>
        </w:r>
      </w:ins>
      <w:r w:rsidR="007D6C2F">
        <w:rPr>
          <w:rFonts w:ascii="Times New Roman" w:hAnsi="Times New Roman" w:cs="Times New Roman"/>
          <w:color w:val="000000"/>
          <w:sz w:val="24"/>
          <w:szCs w:val="24"/>
          <w:shd w:val="clear" w:color="auto" w:fill="FFFFFF"/>
        </w:rPr>
        <w:t>. In the West, South and Southwest</w:t>
      </w:r>
      <w:ins w:id="381" w:author="Yong" w:date="2013-12-15T17:03:00Z">
        <w:r w:rsidR="00EF1A81">
          <w:rPr>
            <w:rFonts w:ascii="Times New Roman" w:hAnsi="Times New Roman" w:cs="Times New Roman"/>
            <w:color w:val="000000"/>
            <w:sz w:val="24"/>
            <w:szCs w:val="24"/>
            <w:shd w:val="clear" w:color="auto" w:fill="FFFFFF"/>
          </w:rPr>
          <w:t xml:space="preserve"> climate regions</w:t>
        </w:r>
      </w:ins>
      <w:r w:rsidR="007D6C2F">
        <w:rPr>
          <w:rFonts w:ascii="Times New Roman" w:hAnsi="Times New Roman" w:cs="Times New Roman"/>
          <w:color w:val="000000"/>
          <w:sz w:val="24"/>
          <w:szCs w:val="24"/>
          <w:shd w:val="clear" w:color="auto" w:fill="FFFFFF"/>
        </w:rPr>
        <w:t xml:space="preserve">, Ambrosia and Artemisia shows the </w:t>
      </w:r>
      <w:del w:id="382" w:author="Yong" w:date="2013-12-15T17:03:00Z">
        <w:r w:rsidR="007D6C2F" w:rsidDel="00EF1A81">
          <w:rPr>
            <w:rFonts w:ascii="Times New Roman" w:hAnsi="Times New Roman" w:cs="Times New Roman"/>
            <w:color w:val="000000"/>
            <w:sz w:val="24"/>
            <w:szCs w:val="24"/>
            <w:shd w:val="clear" w:color="auto" w:fill="FFFFFF"/>
          </w:rPr>
          <w:delText>main concentration scenario</w:delText>
        </w:r>
      </w:del>
      <w:ins w:id="383" w:author="Yong" w:date="2013-12-15T17:03:00Z">
        <w:r w:rsidR="00EF1A81">
          <w:rPr>
            <w:rFonts w:ascii="Times New Roman" w:hAnsi="Times New Roman" w:cs="Times New Roman"/>
            <w:color w:val="000000"/>
            <w:sz w:val="24"/>
            <w:szCs w:val="24"/>
            <w:shd w:val="clear" w:color="auto" w:fill="FFFFFF"/>
          </w:rPr>
          <w:t>high concentrations</w:t>
        </w:r>
      </w:ins>
      <w:r w:rsidR="007D6C2F">
        <w:rPr>
          <w:rFonts w:ascii="Times New Roman" w:hAnsi="Times New Roman" w:cs="Times New Roman"/>
          <w:color w:val="000000"/>
          <w:sz w:val="24"/>
          <w:szCs w:val="24"/>
          <w:shd w:val="clear" w:color="auto" w:fill="FFFFFF"/>
        </w:rPr>
        <w:t xml:space="preserve">. </w:t>
      </w:r>
    </w:p>
    <w:p w:rsidR="00BC14FE" w:rsidRDefault="007D6C2F" w:rsidP="000F454B">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surface loading was calculated based on </w:t>
      </w:r>
      <w:r w:rsidR="00BC14FE">
        <w:rPr>
          <w:rFonts w:ascii="Times New Roman" w:hAnsi="Times New Roman" w:cs="Times New Roman"/>
          <w:color w:val="000000"/>
          <w:sz w:val="24"/>
          <w:szCs w:val="24"/>
          <w:shd w:val="clear" w:color="auto" w:fill="FFFFFF"/>
        </w:rPr>
        <w:t xml:space="preserve">small particle transport model and </w:t>
      </w:r>
      <w:r>
        <w:rPr>
          <w:rFonts w:ascii="Times New Roman" w:hAnsi="Times New Roman" w:cs="Times New Roman"/>
          <w:color w:val="000000"/>
          <w:sz w:val="24"/>
          <w:szCs w:val="24"/>
          <w:shd w:val="clear" w:color="auto" w:fill="FFFFFF"/>
        </w:rPr>
        <w:t xml:space="preserve">dry deposition model and Einstein-stokes equation. The key parameter is the pollen deposition rate, which </w:t>
      </w:r>
      <w:proofErr w:type="gramStart"/>
      <w:r w:rsidR="00BC14FE">
        <w:rPr>
          <w:rFonts w:ascii="Times New Roman" w:hAnsi="Times New Roman" w:cs="Times New Roman"/>
          <w:color w:val="000000"/>
          <w:sz w:val="24"/>
          <w:szCs w:val="24"/>
          <w:shd w:val="clear" w:color="auto" w:fill="FFFFFF"/>
        </w:rPr>
        <w:t>is</w:t>
      </w:r>
      <w:proofErr w:type="gramEnd"/>
      <w:r>
        <w:rPr>
          <w:rFonts w:ascii="Times New Roman" w:hAnsi="Times New Roman" w:cs="Times New Roman"/>
          <w:color w:val="000000"/>
          <w:sz w:val="24"/>
          <w:szCs w:val="24"/>
          <w:shd w:val="clear" w:color="auto" w:fill="FFFFFF"/>
        </w:rPr>
        <w:t xml:space="preserve"> 0.0909 </w:t>
      </w:r>
      <w:commentRangeStart w:id="384"/>
      <w:r>
        <w:rPr>
          <w:rFonts w:ascii="Times New Roman" w:hAnsi="Times New Roman" w:cs="Times New Roman"/>
          <w:color w:val="000000"/>
          <w:sz w:val="24"/>
          <w:szCs w:val="24"/>
          <w:shd w:val="clear" w:color="auto" w:fill="FFFFFF"/>
        </w:rPr>
        <w:t>grain/m</w:t>
      </w:r>
      <w:r>
        <w:rPr>
          <w:rFonts w:ascii="Times New Roman" w:hAnsi="Times New Roman" w:cs="Times New Roman"/>
          <w:color w:val="000000"/>
          <w:sz w:val="24"/>
          <w:szCs w:val="24"/>
          <w:shd w:val="clear" w:color="auto" w:fill="FFFFFF"/>
          <w:vertAlign w:val="superscript"/>
        </w:rPr>
        <w:t>2</w:t>
      </w:r>
      <w:commentRangeEnd w:id="384"/>
      <w:r w:rsidR="00EF1A81">
        <w:rPr>
          <w:rStyle w:val="CommentReference"/>
        </w:rPr>
        <w:commentReference w:id="384"/>
      </w:r>
      <w:r>
        <w:rPr>
          <w:rFonts w:ascii="Times New Roman" w:hAnsi="Times New Roman" w:cs="Times New Roman"/>
          <w:color w:val="000000"/>
          <w:sz w:val="24"/>
          <w:szCs w:val="24"/>
          <w:shd w:val="clear" w:color="auto" w:fill="FFFFFF"/>
        </w:rPr>
        <w:t xml:space="preserve"> for airborne </w:t>
      </w:r>
      <w:r w:rsidR="00BC14FE">
        <w:rPr>
          <w:rFonts w:ascii="Times New Roman" w:hAnsi="Times New Roman" w:cs="Times New Roman"/>
          <w:color w:val="000000"/>
          <w:sz w:val="24"/>
          <w:szCs w:val="24"/>
          <w:shd w:val="clear" w:color="auto" w:fill="FFFFFF"/>
        </w:rPr>
        <w:t>pollen</w:t>
      </w:r>
      <w:del w:id="385" w:author="Yong" w:date="2013-12-15T17:04:00Z">
        <w:r w:rsidR="00BC14FE" w:rsidDel="00EF1A81">
          <w:rPr>
            <w:rFonts w:ascii="Times New Roman" w:hAnsi="Times New Roman" w:cs="Times New Roman"/>
            <w:color w:val="000000"/>
            <w:sz w:val="24"/>
            <w:szCs w:val="24"/>
            <w:shd w:val="clear" w:color="auto" w:fill="FFFFFF"/>
          </w:rPr>
          <w:delText>s</w:delText>
        </w:r>
      </w:del>
      <w:r w:rsidR="00BC14FE">
        <w:rPr>
          <w:rFonts w:ascii="Times New Roman" w:hAnsi="Times New Roman" w:cs="Times New Roman"/>
          <w:color w:val="000000"/>
          <w:sz w:val="24"/>
          <w:szCs w:val="24"/>
          <w:shd w:val="clear" w:color="auto" w:fill="FFFFFF"/>
        </w:rPr>
        <w:t>. This parameter is affected by many physical parameters which are listed in Table 3.</w:t>
      </w:r>
    </w:p>
    <w:p w:rsidR="00986DBC" w:rsidRDefault="00BC14FE" w:rsidP="002720F4">
      <w:pPr>
        <w:spacing w:line="480" w:lineRule="auto"/>
        <w:ind w:firstLineChars="300" w:firstLine="720"/>
        <w:rPr>
          <w:rFonts w:hint="eastAsia"/>
        </w:rPr>
      </w:pPr>
      <w:r>
        <w:rPr>
          <w:rFonts w:ascii="Times New Roman" w:hAnsi="Times New Roman" w:cs="Times New Roman"/>
          <w:color w:val="000000"/>
          <w:sz w:val="24"/>
          <w:szCs w:val="24"/>
          <w:shd w:val="clear" w:color="auto" w:fill="FFFFFF"/>
        </w:rPr>
        <w:t>Indoor and outdoor</w:t>
      </w:r>
      <w:del w:id="386" w:author="Yong" w:date="2013-12-15T17:05:00Z">
        <w:r w:rsidDel="00EF1A81">
          <w:rPr>
            <w:rFonts w:ascii="Times New Roman" w:hAnsi="Times New Roman" w:cs="Times New Roman"/>
            <w:color w:val="000000"/>
            <w:sz w:val="24"/>
            <w:szCs w:val="24"/>
            <w:shd w:val="clear" w:color="auto" w:fill="FFFFFF"/>
          </w:rPr>
          <w:delText>s</w:delText>
        </w:r>
      </w:del>
      <w:r>
        <w:rPr>
          <w:rFonts w:ascii="Times New Roman" w:hAnsi="Times New Roman" w:cs="Times New Roman"/>
          <w:color w:val="000000"/>
          <w:sz w:val="24"/>
          <w:szCs w:val="24"/>
          <w:shd w:val="clear" w:color="auto" w:fill="FFFFFF"/>
        </w:rPr>
        <w:t xml:space="preserve"> time of human would affect the surface loading rate </w:t>
      </w:r>
      <w:r w:rsidR="00FD2A1F">
        <w:rPr>
          <w:rFonts w:ascii="Times New Roman" w:hAnsi="Times New Roman" w:cs="Times New Roman"/>
          <w:color w:val="000000"/>
          <w:sz w:val="24"/>
          <w:szCs w:val="24"/>
          <w:shd w:val="clear" w:color="auto" w:fill="FFFFFF"/>
        </w:rPr>
        <w:lastRenderedPageBreak/>
        <w:t>significantly (</w:t>
      </w:r>
      <w:r w:rsidRPr="00BC14FE">
        <w:rPr>
          <w:rFonts w:ascii="Times New Roman" w:hAnsi="Times New Roman" w:cs="Times New Roman"/>
          <w:color w:val="000000"/>
          <w:sz w:val="24"/>
          <w:szCs w:val="24"/>
          <w:shd w:val="clear" w:color="auto" w:fill="FFFFFF"/>
        </w:rPr>
        <w:t>Zhang, Y., et al. (2013)).</w:t>
      </w:r>
      <w:ins w:id="387" w:author="Yong" w:date="2013-12-15T17:06:00Z">
        <w:r w:rsidR="00EF1A81">
          <w:rPr>
            <w:rFonts w:ascii="Times New Roman" w:hAnsi="Times New Roman" w:cs="Times New Roman"/>
            <w:color w:val="000000"/>
            <w:sz w:val="24"/>
            <w:szCs w:val="24"/>
            <w:shd w:val="clear" w:color="auto" w:fill="FFFFFF"/>
          </w:rPr>
          <w:t xml:space="preserve"> </w:t>
        </w:r>
      </w:ins>
      <w:del w:id="388" w:author="Yong" w:date="2013-12-15T17:06:00Z">
        <w:r w:rsidRPr="00BC14FE" w:rsidDel="00EF1A81">
          <w:rPr>
            <w:rFonts w:ascii="Times New Roman" w:hAnsi="Times New Roman" w:cs="Times New Roman"/>
            <w:color w:val="000000"/>
            <w:sz w:val="24"/>
            <w:szCs w:val="24"/>
            <w:shd w:val="clear" w:color="auto" w:fill="FFFFFF"/>
          </w:rPr>
          <w:delText xml:space="preserve">the </w:delText>
        </w:r>
      </w:del>
      <w:commentRangeStart w:id="389"/>
      <w:ins w:id="390" w:author="Yong" w:date="2013-12-15T17:06:00Z">
        <w:r w:rsidR="00EF1A81">
          <w:rPr>
            <w:rFonts w:ascii="Times New Roman" w:hAnsi="Times New Roman" w:cs="Times New Roman"/>
            <w:color w:val="000000"/>
            <w:sz w:val="24"/>
            <w:szCs w:val="24"/>
            <w:shd w:val="clear" w:color="auto" w:fill="FFFFFF"/>
          </w:rPr>
          <w:t>T</w:t>
        </w:r>
        <w:r w:rsidR="00EF1A81" w:rsidRPr="00BC14FE">
          <w:rPr>
            <w:rFonts w:ascii="Times New Roman" w:hAnsi="Times New Roman" w:cs="Times New Roman"/>
            <w:color w:val="000000"/>
            <w:sz w:val="24"/>
            <w:szCs w:val="24"/>
            <w:shd w:val="clear" w:color="auto" w:fill="FFFFFF"/>
          </w:rPr>
          <w:t xml:space="preserve">he </w:t>
        </w:r>
      </w:ins>
      <w:r w:rsidRPr="00BC14FE">
        <w:rPr>
          <w:rFonts w:ascii="Times New Roman" w:hAnsi="Times New Roman" w:cs="Times New Roman"/>
          <w:color w:val="000000"/>
          <w:sz w:val="24"/>
          <w:szCs w:val="24"/>
          <w:shd w:val="clear" w:color="auto" w:fill="FFFFFF"/>
        </w:rPr>
        <w:t xml:space="preserve">parameter ventilation rate </w:t>
      </w:r>
      <w:del w:id="391" w:author="Yong" w:date="2013-12-15T17:06:00Z">
        <w:r w:rsidRPr="00BC14FE" w:rsidDel="00EF1A81">
          <w:rPr>
            <w:rFonts w:ascii="Times New Roman" w:hAnsi="Times New Roman" w:cs="Times New Roman"/>
            <w:color w:val="000000"/>
            <w:sz w:val="24"/>
            <w:szCs w:val="24"/>
            <w:shd w:val="clear" w:color="auto" w:fill="FFFFFF"/>
          </w:rPr>
          <w:delText xml:space="preserve">are </w:delText>
        </w:r>
      </w:del>
      <w:ins w:id="392" w:author="Yong" w:date="2013-12-15T17:06:00Z">
        <w:r w:rsidR="00EF1A81">
          <w:rPr>
            <w:rFonts w:ascii="Times New Roman" w:hAnsi="Times New Roman" w:cs="Times New Roman"/>
            <w:color w:val="000000"/>
            <w:sz w:val="24"/>
            <w:szCs w:val="24"/>
            <w:shd w:val="clear" w:color="auto" w:fill="FFFFFF"/>
          </w:rPr>
          <w:t>is</w:t>
        </w:r>
        <w:r w:rsidR="00EF1A81" w:rsidRPr="00BC14FE">
          <w:rPr>
            <w:rFonts w:ascii="Times New Roman" w:hAnsi="Times New Roman" w:cs="Times New Roman"/>
            <w:color w:val="000000"/>
            <w:sz w:val="24"/>
            <w:szCs w:val="24"/>
            <w:shd w:val="clear" w:color="auto" w:fill="FFFFFF"/>
          </w:rPr>
          <w:t xml:space="preserve"> </w:t>
        </w:r>
      </w:ins>
      <w:r w:rsidRPr="00BC14FE">
        <w:rPr>
          <w:rFonts w:ascii="Times New Roman" w:hAnsi="Times New Roman" w:cs="Times New Roman"/>
          <w:color w:val="000000"/>
          <w:sz w:val="24"/>
          <w:szCs w:val="24"/>
          <w:shd w:val="clear" w:color="auto" w:fill="FFFFFF"/>
        </w:rPr>
        <w:t xml:space="preserve">carried out to illustrate the difference between </w:t>
      </w:r>
      <w:ins w:id="393" w:author="Yong" w:date="2013-12-15T17:06:00Z">
        <w:r w:rsidR="00EF1A81" w:rsidRPr="00BC14FE">
          <w:rPr>
            <w:rFonts w:ascii="Times New Roman" w:hAnsi="Times New Roman" w:cs="Times New Roman"/>
            <w:color w:val="000000"/>
            <w:sz w:val="24"/>
            <w:szCs w:val="24"/>
            <w:shd w:val="clear" w:color="auto" w:fill="FFFFFF"/>
          </w:rPr>
          <w:t xml:space="preserve">indoor and outdoor </w:t>
        </w:r>
      </w:ins>
      <w:r w:rsidRPr="00BC14FE">
        <w:rPr>
          <w:rFonts w:ascii="Times New Roman" w:hAnsi="Times New Roman" w:cs="Times New Roman"/>
          <w:color w:val="000000"/>
          <w:sz w:val="24"/>
          <w:szCs w:val="24"/>
          <w:shd w:val="clear" w:color="auto" w:fill="FFFFFF"/>
        </w:rPr>
        <w:t>pollen</w:t>
      </w:r>
      <w:del w:id="394" w:author="Yong" w:date="2013-12-15T17:06:00Z">
        <w:r w:rsidRPr="00BC14FE" w:rsidDel="00EF1A81">
          <w:rPr>
            <w:rFonts w:ascii="Times New Roman" w:hAnsi="Times New Roman" w:cs="Times New Roman"/>
            <w:color w:val="000000"/>
            <w:sz w:val="24"/>
            <w:szCs w:val="24"/>
            <w:shd w:val="clear" w:color="auto" w:fill="FFFFFF"/>
          </w:rPr>
          <w:delText>s</w:delText>
        </w:r>
      </w:del>
      <w:r w:rsidRPr="00BC14FE">
        <w:rPr>
          <w:rFonts w:ascii="Times New Roman" w:hAnsi="Times New Roman" w:cs="Times New Roman"/>
          <w:color w:val="000000"/>
          <w:sz w:val="24"/>
          <w:szCs w:val="24"/>
          <w:shd w:val="clear" w:color="auto" w:fill="FFFFFF"/>
        </w:rPr>
        <w:t xml:space="preserve"> concentration</w:t>
      </w:r>
      <w:ins w:id="395" w:author="Yong" w:date="2013-12-15T17:06:00Z">
        <w:r w:rsidR="00EF1A81">
          <w:rPr>
            <w:rFonts w:ascii="Times New Roman" w:hAnsi="Times New Roman" w:cs="Times New Roman"/>
            <w:color w:val="000000"/>
            <w:sz w:val="24"/>
            <w:szCs w:val="24"/>
            <w:shd w:val="clear" w:color="auto" w:fill="FFFFFF"/>
          </w:rPr>
          <w:t>s</w:t>
        </w:r>
      </w:ins>
      <w:del w:id="396" w:author="Yong" w:date="2013-12-15T17:06:00Z">
        <w:r w:rsidRPr="00BC14FE" w:rsidDel="00EF1A81">
          <w:rPr>
            <w:rFonts w:ascii="Times New Roman" w:hAnsi="Times New Roman" w:cs="Times New Roman"/>
            <w:color w:val="000000"/>
            <w:sz w:val="24"/>
            <w:szCs w:val="24"/>
            <w:shd w:val="clear" w:color="auto" w:fill="FFFFFF"/>
          </w:rPr>
          <w:delText xml:space="preserve"> indoor and </w:delText>
        </w:r>
        <w:r w:rsidR="002720F4" w:rsidRPr="00BC14FE" w:rsidDel="00EF1A81">
          <w:rPr>
            <w:rFonts w:ascii="Times New Roman" w:hAnsi="Times New Roman" w:cs="Times New Roman"/>
            <w:color w:val="000000"/>
            <w:sz w:val="24"/>
            <w:szCs w:val="24"/>
            <w:shd w:val="clear" w:color="auto" w:fill="FFFFFF"/>
          </w:rPr>
          <w:delText>outdoor</w:delText>
        </w:r>
      </w:del>
      <w:r w:rsidR="002720F4" w:rsidRPr="00BC14FE">
        <w:rPr>
          <w:rFonts w:ascii="Times New Roman" w:hAnsi="Times New Roman" w:cs="Times New Roman"/>
          <w:color w:val="000000"/>
          <w:sz w:val="24"/>
          <w:szCs w:val="24"/>
          <w:shd w:val="clear" w:color="auto" w:fill="FFFFFF"/>
        </w:rPr>
        <w:t>.</w:t>
      </w:r>
      <w:commentRangeEnd w:id="389"/>
      <w:r w:rsidR="00EF1A81">
        <w:rPr>
          <w:rStyle w:val="CommentReference"/>
        </w:rPr>
        <w:commentReference w:id="389"/>
      </w:r>
      <w:r w:rsidR="002720F4">
        <w:rPr>
          <w:rFonts w:ascii="Times New Roman" w:hAnsi="Times New Roman" w:cs="Times New Roman"/>
          <w:color w:val="000000"/>
          <w:sz w:val="24"/>
          <w:szCs w:val="24"/>
          <w:shd w:val="clear" w:color="auto" w:fill="FFFFFF"/>
        </w:rPr>
        <w:t xml:space="preserve"> The</w:t>
      </w:r>
      <w:r>
        <w:rPr>
          <w:rFonts w:ascii="Times New Roman" w:hAnsi="Times New Roman" w:cs="Times New Roman"/>
          <w:color w:val="000000"/>
          <w:sz w:val="24"/>
          <w:szCs w:val="24"/>
          <w:shd w:val="clear" w:color="auto" w:fill="FFFFFF"/>
        </w:rPr>
        <w:t xml:space="preserve"> </w:t>
      </w:r>
      <w:r w:rsidR="002720F4">
        <w:rPr>
          <w:rFonts w:ascii="Times New Roman" w:hAnsi="Times New Roman" w:cs="Times New Roman"/>
          <w:color w:val="000000"/>
          <w:sz w:val="24"/>
          <w:szCs w:val="24"/>
          <w:shd w:val="clear" w:color="auto" w:fill="FFFFFF"/>
        </w:rPr>
        <w:t>outdoor concentration of pollen</w:t>
      </w:r>
      <w:del w:id="397" w:author="Yong" w:date="2013-12-15T17:07:00Z">
        <w:r w:rsidR="002720F4" w:rsidDel="00EF1A81">
          <w:rPr>
            <w:rFonts w:ascii="Times New Roman" w:hAnsi="Times New Roman" w:cs="Times New Roman"/>
            <w:color w:val="000000"/>
            <w:sz w:val="24"/>
            <w:szCs w:val="24"/>
            <w:shd w:val="clear" w:color="auto" w:fill="FFFFFF"/>
          </w:rPr>
          <w:delText>s</w:delText>
        </w:r>
      </w:del>
      <w:r w:rsidR="002720F4">
        <w:rPr>
          <w:rFonts w:ascii="Times New Roman" w:hAnsi="Times New Roman" w:cs="Times New Roman"/>
          <w:color w:val="000000"/>
          <w:sz w:val="24"/>
          <w:szCs w:val="24"/>
          <w:shd w:val="clear" w:color="auto" w:fill="FFFFFF"/>
        </w:rPr>
        <w:t xml:space="preserve"> is normally 5-8 times higher than </w:t>
      </w:r>
      <w:ins w:id="398" w:author="Yong" w:date="2013-12-15T17:07:00Z">
        <w:r w:rsidR="00EF1A81">
          <w:rPr>
            <w:rFonts w:ascii="Times New Roman" w:hAnsi="Times New Roman" w:cs="Times New Roman"/>
            <w:color w:val="000000"/>
            <w:sz w:val="24"/>
            <w:szCs w:val="24"/>
            <w:shd w:val="clear" w:color="auto" w:fill="FFFFFF"/>
          </w:rPr>
          <w:t xml:space="preserve">indoor </w:t>
        </w:r>
      </w:ins>
      <w:r w:rsidR="002720F4">
        <w:rPr>
          <w:rFonts w:ascii="Times New Roman" w:hAnsi="Times New Roman" w:cs="Times New Roman"/>
          <w:color w:val="000000"/>
          <w:sz w:val="24"/>
          <w:szCs w:val="24"/>
          <w:shd w:val="clear" w:color="auto" w:fill="FFFFFF"/>
        </w:rPr>
        <w:t>concentration</w:t>
      </w:r>
      <w:del w:id="399" w:author="Yong" w:date="2013-12-15T17:07:00Z">
        <w:r w:rsidR="002720F4" w:rsidDel="00EF1A81">
          <w:rPr>
            <w:rFonts w:ascii="Times New Roman" w:hAnsi="Times New Roman" w:cs="Times New Roman"/>
            <w:color w:val="000000"/>
            <w:sz w:val="24"/>
            <w:szCs w:val="24"/>
            <w:shd w:val="clear" w:color="auto" w:fill="FFFFFF"/>
          </w:rPr>
          <w:delText xml:space="preserve"> indoor</w:delText>
        </w:r>
      </w:del>
      <w:r w:rsidR="002720F4">
        <w:rPr>
          <w:rFonts w:ascii="Times New Roman" w:hAnsi="Times New Roman" w:cs="Times New Roman"/>
          <w:color w:val="000000"/>
          <w:sz w:val="24"/>
          <w:szCs w:val="24"/>
          <w:shd w:val="clear" w:color="auto" w:fill="FFFFFF"/>
        </w:rPr>
        <w:t>. There is no reports about pollen</w:t>
      </w:r>
      <w:del w:id="400" w:author="Yong" w:date="2013-12-15T17:07:00Z">
        <w:r w:rsidR="002720F4" w:rsidDel="00EF1A81">
          <w:rPr>
            <w:rFonts w:ascii="Times New Roman" w:hAnsi="Times New Roman" w:cs="Times New Roman"/>
            <w:color w:val="000000"/>
            <w:sz w:val="24"/>
            <w:szCs w:val="24"/>
            <w:shd w:val="clear" w:color="auto" w:fill="FFFFFF"/>
          </w:rPr>
          <w:delText>s</w:delText>
        </w:r>
      </w:del>
      <w:r w:rsidR="002720F4">
        <w:rPr>
          <w:rFonts w:ascii="Times New Roman" w:hAnsi="Times New Roman" w:cs="Times New Roman"/>
          <w:color w:val="000000"/>
          <w:sz w:val="24"/>
          <w:szCs w:val="24"/>
          <w:shd w:val="clear" w:color="auto" w:fill="FFFFFF"/>
        </w:rPr>
        <w:t xml:space="preserve"> shows that if this prediction is valid. Similar methods and data are reported mainly about particulate matters (PM2.5 and PM10) and pesticides (</w:t>
      </w:r>
      <w:r w:rsidR="002720F4" w:rsidRPr="00D61707">
        <w:t>Zhang, Y., et al. (2013)</w:t>
      </w:r>
      <w:r w:rsidR="002720F4">
        <w:t>).</w:t>
      </w:r>
    </w:p>
    <w:p w:rsidR="00D324FF" w:rsidRDefault="000D7FE0" w:rsidP="00C161E2">
      <w:pPr>
        <w:pStyle w:val="Heading2"/>
        <w:ind w:firstLine="630"/>
        <w:rPr>
          <w:rFonts w:hint="eastAsia"/>
        </w:rPr>
        <w:pPrChange w:id="401" w:author="LindaEve" w:date="2013-12-16T11:43:00Z">
          <w:pPr>
            <w:spacing w:line="480" w:lineRule="auto"/>
            <w:ind w:firstLineChars="300" w:firstLine="960"/>
          </w:pPr>
        </w:pPrChange>
      </w:pPr>
      <w:ins w:id="402" w:author="Yong" w:date="2013-12-15T16:17:00Z">
        <w:r>
          <w:t xml:space="preserve"> </w:t>
        </w:r>
      </w:ins>
      <w:r w:rsidR="00524BD0" w:rsidRPr="00524BD0">
        <w:t>Exposures to Pollen</w:t>
      </w:r>
      <w:del w:id="403" w:author="Yong" w:date="2013-12-15T17:08:00Z">
        <w:r w:rsidR="00524BD0" w:rsidRPr="00524BD0" w:rsidDel="001C5ED6">
          <w:delText>s</w:delText>
        </w:r>
      </w:del>
    </w:p>
    <w:p w:rsidR="00524BD0" w:rsidRPr="00D557A7" w:rsidRDefault="00D324FF" w:rsidP="000930FE">
      <w:pPr>
        <w:pStyle w:val="Caption"/>
        <w:spacing w:line="480" w:lineRule="auto"/>
        <w:rPr>
          <w:rFonts w:ascii="Times New Roman" w:eastAsiaTheme="minorEastAsia" w:hAnsi="Times New Roman" w:cs="Times New Roman"/>
          <w:color w:val="000000"/>
          <w:sz w:val="24"/>
          <w:szCs w:val="24"/>
          <w:shd w:val="clear" w:color="auto" w:fill="FFFFFF"/>
        </w:rPr>
      </w:pPr>
      <w:del w:id="404" w:author="Yong" w:date="2013-12-15T17:08:00Z">
        <w:r w:rsidDel="001C5ED6">
          <w:rPr>
            <w:rFonts w:ascii="Times New Roman" w:hAnsi="Times New Roman" w:cs="Times New Roman"/>
            <w:color w:val="000000"/>
            <w:sz w:val="24"/>
            <w:szCs w:val="24"/>
            <w:shd w:val="clear" w:color="auto" w:fill="FFFFFF"/>
          </w:rPr>
          <w:tab/>
          <w:delText xml:space="preserve">  </w:delText>
        </w:r>
      </w:del>
      <w:r w:rsidR="00524BD0" w:rsidRPr="000930FE">
        <w:rPr>
          <w:rFonts w:ascii="Times New Roman" w:eastAsiaTheme="minorEastAsia" w:hAnsi="Times New Roman" w:cs="Times New Roman"/>
          <w:color w:val="000000"/>
          <w:sz w:val="24"/>
          <w:szCs w:val="24"/>
          <w:shd w:val="clear" w:color="auto" w:fill="FFFFFF"/>
        </w:rPr>
        <w:t xml:space="preserve">While </w:t>
      </w:r>
      <w:r w:rsidR="00BC265E" w:rsidRPr="000930FE">
        <w:rPr>
          <w:rFonts w:ascii="Times New Roman" w:eastAsiaTheme="minorEastAsia" w:hAnsi="Times New Roman" w:cs="Times New Roman"/>
          <w:color w:val="000000"/>
          <w:sz w:val="24"/>
          <w:szCs w:val="24"/>
          <w:shd w:val="clear" w:color="auto" w:fill="FFFFFF"/>
        </w:rPr>
        <w:t xml:space="preserve">the </w:t>
      </w:r>
      <w:r w:rsidR="00524BD0" w:rsidRPr="000930FE">
        <w:rPr>
          <w:rFonts w:ascii="Times New Roman" w:eastAsiaTheme="minorEastAsia" w:hAnsi="Times New Roman" w:cs="Times New Roman"/>
          <w:color w:val="000000"/>
          <w:sz w:val="24"/>
          <w:szCs w:val="24"/>
          <w:shd w:val="clear" w:color="auto" w:fill="FFFFFF"/>
        </w:rPr>
        <w:t xml:space="preserve">female and male </w:t>
      </w:r>
      <w:r w:rsidR="00BC265E" w:rsidRPr="000930FE">
        <w:rPr>
          <w:rFonts w:ascii="Times New Roman" w:eastAsiaTheme="minorEastAsia" w:hAnsi="Times New Roman" w:cs="Times New Roman"/>
          <w:color w:val="000000"/>
          <w:sz w:val="24"/>
          <w:szCs w:val="24"/>
          <w:shd w:val="clear" w:color="auto" w:fill="FFFFFF"/>
        </w:rPr>
        <w:t xml:space="preserve">residents </w:t>
      </w:r>
      <w:r w:rsidR="00524BD0" w:rsidRPr="000930FE">
        <w:rPr>
          <w:rFonts w:ascii="Times New Roman" w:eastAsiaTheme="minorEastAsia" w:hAnsi="Times New Roman" w:cs="Times New Roman"/>
          <w:color w:val="000000"/>
          <w:sz w:val="24"/>
          <w:szCs w:val="24"/>
          <w:shd w:val="clear" w:color="auto" w:fill="FFFFFF"/>
        </w:rPr>
        <w:t>distributions of</w:t>
      </w:r>
      <w:r w:rsidR="00BC265E" w:rsidRPr="000930FE">
        <w:rPr>
          <w:rFonts w:ascii="Times New Roman" w:eastAsiaTheme="minorEastAsia" w:hAnsi="Times New Roman" w:cs="Times New Roman"/>
          <w:color w:val="000000"/>
          <w:sz w:val="24"/>
          <w:szCs w:val="24"/>
          <w:shd w:val="clear" w:color="auto" w:fill="FFFFFF"/>
        </w:rPr>
        <w:t xml:space="preserve"> body weight,</w:t>
      </w:r>
      <w:r w:rsidR="00524BD0" w:rsidRPr="000930FE">
        <w:rPr>
          <w:rFonts w:ascii="Times New Roman" w:eastAsiaTheme="minorEastAsia" w:hAnsi="Times New Roman" w:cs="Times New Roman"/>
          <w:color w:val="000000"/>
          <w:sz w:val="24"/>
          <w:szCs w:val="24"/>
          <w:shd w:val="clear" w:color="auto" w:fill="FFFFFF"/>
        </w:rPr>
        <w:t xml:space="preserve"> inhalation </w:t>
      </w:r>
      <w:r w:rsidR="00BC265E" w:rsidRPr="000930FE">
        <w:rPr>
          <w:rFonts w:ascii="Times New Roman" w:eastAsiaTheme="minorEastAsia" w:hAnsi="Times New Roman" w:cs="Times New Roman"/>
          <w:color w:val="000000"/>
          <w:sz w:val="24"/>
          <w:szCs w:val="24"/>
          <w:shd w:val="clear" w:color="auto" w:fill="FFFFFF"/>
        </w:rPr>
        <w:t>rate</w:t>
      </w:r>
      <w:del w:id="405" w:author="Yong" w:date="2013-12-15T17:11:00Z">
        <w:r w:rsidR="00BC265E" w:rsidRPr="000930FE" w:rsidDel="001C5ED6">
          <w:rPr>
            <w:rFonts w:ascii="Times New Roman" w:eastAsiaTheme="minorEastAsia" w:hAnsi="Times New Roman" w:cs="Times New Roman"/>
            <w:color w:val="000000"/>
            <w:sz w:val="24"/>
            <w:szCs w:val="24"/>
            <w:shd w:val="clear" w:color="auto" w:fill="FFFFFF"/>
          </w:rPr>
          <w:delText xml:space="preserve">, </w:delText>
        </w:r>
      </w:del>
      <w:ins w:id="406" w:author="Yong" w:date="2013-12-15T17:11:00Z">
        <w:r w:rsidR="001C5ED6">
          <w:rPr>
            <w:rFonts w:ascii="Times New Roman" w:eastAsiaTheme="minorEastAsia" w:hAnsi="Times New Roman" w:cs="Times New Roman"/>
            <w:color w:val="000000"/>
            <w:sz w:val="24"/>
            <w:szCs w:val="24"/>
            <w:shd w:val="clear" w:color="auto" w:fill="FFFFFF"/>
          </w:rPr>
          <w:t xml:space="preserve"> and</w:t>
        </w:r>
        <w:r w:rsidR="001C5ED6" w:rsidRPr="000930FE">
          <w:rPr>
            <w:rFonts w:ascii="Times New Roman" w:eastAsiaTheme="minorEastAsia" w:hAnsi="Times New Roman" w:cs="Times New Roman"/>
            <w:color w:val="000000"/>
            <w:sz w:val="24"/>
            <w:szCs w:val="24"/>
            <w:shd w:val="clear" w:color="auto" w:fill="FFFFFF"/>
          </w:rPr>
          <w:t xml:space="preserve"> </w:t>
        </w:r>
      </w:ins>
      <w:r w:rsidR="00BC265E" w:rsidRPr="000930FE">
        <w:rPr>
          <w:rFonts w:ascii="Times New Roman" w:eastAsiaTheme="minorEastAsia" w:hAnsi="Times New Roman" w:cs="Times New Roman"/>
          <w:color w:val="000000"/>
          <w:sz w:val="24"/>
          <w:szCs w:val="24"/>
          <w:shd w:val="clear" w:color="auto" w:fill="FFFFFF"/>
        </w:rPr>
        <w:t xml:space="preserve">body skin surface </w:t>
      </w:r>
      <w:commentRangeStart w:id="407"/>
      <w:del w:id="408" w:author="Yong" w:date="2013-12-15T17:11:00Z">
        <w:r w:rsidR="00524BD0" w:rsidRPr="000930FE" w:rsidDel="001C5ED6">
          <w:rPr>
            <w:rFonts w:ascii="Times New Roman" w:eastAsiaTheme="minorEastAsia" w:hAnsi="Times New Roman" w:cs="Times New Roman"/>
            <w:color w:val="000000"/>
            <w:sz w:val="24"/>
            <w:szCs w:val="24"/>
            <w:shd w:val="clear" w:color="auto" w:fill="FFFFFF"/>
          </w:rPr>
          <w:delText xml:space="preserve">and </w:delText>
        </w:r>
      </w:del>
      <w:del w:id="409" w:author="Yong" w:date="2013-12-15T17:10:00Z">
        <w:r w:rsidR="00524BD0" w:rsidRPr="000930FE" w:rsidDel="001C5ED6">
          <w:rPr>
            <w:rFonts w:ascii="Times New Roman" w:eastAsiaTheme="minorEastAsia" w:hAnsi="Times New Roman" w:cs="Times New Roman"/>
            <w:color w:val="000000"/>
            <w:sz w:val="24"/>
            <w:szCs w:val="24"/>
            <w:shd w:val="clear" w:color="auto" w:fill="FFFFFF"/>
          </w:rPr>
          <w:delText xml:space="preserve">hand surface area </w:delText>
        </w:r>
      </w:del>
      <w:commentRangeEnd w:id="407"/>
      <w:r w:rsidR="001C5ED6">
        <w:rPr>
          <w:rStyle w:val="CommentReference"/>
          <w:rFonts w:ascii="Cambria Math" w:eastAsiaTheme="minorEastAsia" w:hAnsi="Cambria Math" w:cstheme="minorBidi"/>
        </w:rPr>
        <w:commentReference w:id="407"/>
      </w:r>
      <w:r w:rsidR="00524BD0" w:rsidRPr="000930FE">
        <w:rPr>
          <w:rFonts w:ascii="Times New Roman" w:eastAsiaTheme="minorEastAsia" w:hAnsi="Times New Roman" w:cs="Times New Roman"/>
          <w:color w:val="000000"/>
          <w:sz w:val="24"/>
          <w:szCs w:val="24"/>
          <w:shd w:val="clear" w:color="auto" w:fill="FFFFFF"/>
        </w:rPr>
        <w:t xml:space="preserve">are different, no significant differences in simulated exposures between female and male </w:t>
      </w:r>
      <w:r w:rsidR="000930FE" w:rsidRPr="000930FE">
        <w:rPr>
          <w:rFonts w:ascii="Times New Roman" w:eastAsiaTheme="minorEastAsia" w:hAnsi="Times New Roman" w:cs="Times New Roman"/>
          <w:color w:val="000000"/>
          <w:sz w:val="24"/>
          <w:szCs w:val="24"/>
          <w:shd w:val="clear" w:color="auto" w:fill="FFFFFF"/>
        </w:rPr>
        <w:t>residents</w:t>
      </w:r>
      <w:r w:rsidR="00524BD0" w:rsidRPr="000930FE">
        <w:rPr>
          <w:rFonts w:ascii="Times New Roman" w:eastAsiaTheme="minorEastAsia" w:hAnsi="Times New Roman" w:cs="Times New Roman"/>
          <w:color w:val="000000"/>
          <w:sz w:val="24"/>
          <w:szCs w:val="24"/>
          <w:shd w:val="clear" w:color="auto" w:fill="FFFFFF"/>
        </w:rPr>
        <w:t xml:space="preserve"> were identified based on </w:t>
      </w:r>
      <w:commentRangeStart w:id="410"/>
      <w:r w:rsidR="00524BD0" w:rsidRPr="000930FE">
        <w:rPr>
          <w:rFonts w:ascii="Times New Roman" w:eastAsiaTheme="minorEastAsia" w:hAnsi="Times New Roman" w:cs="Times New Roman"/>
          <w:color w:val="000000"/>
          <w:sz w:val="24"/>
          <w:szCs w:val="24"/>
          <w:shd w:val="clear" w:color="auto" w:fill="FFFFFF"/>
        </w:rPr>
        <w:t xml:space="preserve">a </w:t>
      </w:r>
      <w:r w:rsidR="000930FE" w:rsidRPr="000930FE">
        <w:rPr>
          <w:rFonts w:ascii="Times New Roman" w:eastAsiaTheme="minorEastAsia" w:hAnsi="Times New Roman" w:cs="Times New Roman"/>
          <w:color w:val="000000"/>
          <w:sz w:val="24"/>
          <w:szCs w:val="24"/>
          <w:shd w:val="clear" w:color="auto" w:fill="FFFFFF"/>
        </w:rPr>
        <w:t>statistic test</w:t>
      </w:r>
      <w:commentRangeEnd w:id="410"/>
      <w:r w:rsidR="001C5ED6">
        <w:rPr>
          <w:rStyle w:val="CommentReference"/>
          <w:rFonts w:ascii="Cambria Math" w:eastAsiaTheme="minorEastAsia" w:hAnsi="Cambria Math" w:cstheme="minorBidi"/>
        </w:rPr>
        <w:commentReference w:id="410"/>
      </w:r>
      <w:r w:rsidR="00524BD0" w:rsidRPr="000930FE">
        <w:rPr>
          <w:rFonts w:ascii="Times New Roman" w:eastAsiaTheme="minorEastAsia" w:hAnsi="Times New Roman" w:cs="Times New Roman"/>
          <w:color w:val="000000"/>
          <w:sz w:val="24"/>
          <w:szCs w:val="24"/>
          <w:shd w:val="clear" w:color="auto" w:fill="FFFFFF"/>
        </w:rPr>
        <w:t xml:space="preserve">. Thus data from all </w:t>
      </w:r>
      <w:r w:rsidR="000930FE" w:rsidRPr="000930FE">
        <w:rPr>
          <w:rFonts w:ascii="Times New Roman" w:eastAsiaTheme="minorEastAsia" w:hAnsi="Times New Roman" w:cs="Times New Roman"/>
          <w:color w:val="000000"/>
          <w:sz w:val="24"/>
          <w:szCs w:val="24"/>
          <w:shd w:val="clear" w:color="auto" w:fill="FFFFFF"/>
        </w:rPr>
        <w:t>residents</w:t>
      </w:r>
      <w:r w:rsidR="00524BD0" w:rsidRPr="000930FE">
        <w:rPr>
          <w:rFonts w:ascii="Times New Roman" w:eastAsiaTheme="minorEastAsia" w:hAnsi="Times New Roman" w:cs="Times New Roman"/>
          <w:color w:val="000000"/>
          <w:sz w:val="24"/>
          <w:szCs w:val="24"/>
          <w:shd w:val="clear" w:color="auto" w:fill="FFFFFF"/>
        </w:rPr>
        <w:t xml:space="preserve"> were combined. </w:t>
      </w:r>
      <w:commentRangeStart w:id="411"/>
      <w:proofErr w:type="gramStart"/>
      <w:r w:rsidR="000930FE">
        <w:rPr>
          <w:rFonts w:ascii="Times New Roman" w:eastAsiaTheme="minorEastAsia" w:hAnsi="Times New Roman" w:cs="Times New Roman"/>
          <w:color w:val="000000"/>
          <w:sz w:val="24"/>
          <w:szCs w:val="24"/>
          <w:shd w:val="clear" w:color="auto" w:fill="FFFFFF"/>
        </w:rPr>
        <w:t>we</w:t>
      </w:r>
      <w:proofErr w:type="gramEnd"/>
      <w:r w:rsidR="000930FE">
        <w:rPr>
          <w:rFonts w:ascii="Times New Roman" w:eastAsiaTheme="minorEastAsia" w:hAnsi="Times New Roman" w:cs="Times New Roman"/>
          <w:color w:val="000000"/>
          <w:sz w:val="24"/>
          <w:szCs w:val="24"/>
          <w:shd w:val="clear" w:color="auto" w:fill="FFFFFF"/>
        </w:rPr>
        <w:t xml:space="preserve"> used normalized method to </w:t>
      </w:r>
      <w:r w:rsidR="00D557A7">
        <w:rPr>
          <w:rFonts w:ascii="Times New Roman" w:eastAsiaTheme="minorEastAsia" w:hAnsi="Times New Roman" w:cs="Times New Roman"/>
          <w:color w:val="000000"/>
          <w:sz w:val="24"/>
          <w:szCs w:val="24"/>
          <w:shd w:val="clear" w:color="auto" w:fill="FFFFFF"/>
        </w:rPr>
        <w:t xml:space="preserve">scale down the size </w:t>
      </w:r>
      <w:ins w:id="412" w:author="Yong" w:date="2013-12-15T17:12:00Z">
        <w:r w:rsidR="001C5ED6">
          <w:rPr>
            <w:rFonts w:ascii="Times New Roman" w:eastAsiaTheme="minorEastAsia" w:hAnsi="Times New Roman" w:cs="Times New Roman"/>
            <w:color w:val="000000"/>
            <w:sz w:val="24"/>
            <w:szCs w:val="24"/>
            <w:shd w:val="clear" w:color="auto" w:fill="FFFFFF"/>
          </w:rPr>
          <w:t xml:space="preserve">of </w:t>
        </w:r>
      </w:ins>
      <w:r w:rsidR="000930FE">
        <w:rPr>
          <w:rFonts w:ascii="Times New Roman" w:eastAsiaTheme="minorEastAsia" w:hAnsi="Times New Roman" w:cs="Times New Roman"/>
          <w:color w:val="000000"/>
          <w:sz w:val="24"/>
          <w:szCs w:val="24"/>
          <w:shd w:val="clear" w:color="auto" w:fill="FFFFFF"/>
        </w:rPr>
        <w:t xml:space="preserve">the population in each climate region </w:t>
      </w:r>
      <w:r w:rsidR="00D557A7">
        <w:rPr>
          <w:rFonts w:ascii="Times New Roman" w:eastAsiaTheme="minorEastAsia" w:hAnsi="Times New Roman" w:cs="Times New Roman"/>
          <w:color w:val="000000"/>
          <w:sz w:val="24"/>
          <w:szCs w:val="24"/>
          <w:shd w:val="clear" w:color="auto" w:fill="FFFFFF"/>
        </w:rPr>
        <w:t>to 100000,</w:t>
      </w:r>
      <w:ins w:id="413" w:author="Yong" w:date="2013-12-15T17:12:00Z">
        <w:r w:rsidR="001C5ED6">
          <w:rPr>
            <w:rFonts w:ascii="Times New Roman" w:eastAsiaTheme="minorEastAsia" w:hAnsi="Times New Roman" w:cs="Times New Roman"/>
            <w:color w:val="000000"/>
            <w:sz w:val="24"/>
            <w:szCs w:val="24"/>
            <w:shd w:val="clear" w:color="auto" w:fill="FFFFFF"/>
          </w:rPr>
          <w:t xml:space="preserve"> </w:t>
        </w:r>
      </w:ins>
      <w:r w:rsidR="00D557A7">
        <w:rPr>
          <w:rFonts w:ascii="Times New Roman" w:eastAsiaTheme="minorEastAsia" w:hAnsi="Times New Roman" w:cs="Times New Roman"/>
          <w:color w:val="000000"/>
          <w:sz w:val="24"/>
          <w:szCs w:val="24"/>
          <w:shd w:val="clear" w:color="auto" w:fill="FFFFFF"/>
        </w:rPr>
        <w:t>so the exposure to pollen in each climate region could be compared</w:t>
      </w:r>
      <w:commentRangeEnd w:id="411"/>
      <w:r w:rsidR="001C5ED6">
        <w:rPr>
          <w:rStyle w:val="CommentReference"/>
          <w:rFonts w:ascii="Cambria Math" w:eastAsiaTheme="minorEastAsia" w:hAnsi="Cambria Math" w:cstheme="minorBidi"/>
        </w:rPr>
        <w:commentReference w:id="411"/>
      </w:r>
      <w:r w:rsidR="00D557A7">
        <w:rPr>
          <w:rFonts w:ascii="Times New Roman" w:eastAsiaTheme="minorEastAsia" w:hAnsi="Times New Roman" w:cs="Times New Roman"/>
          <w:color w:val="000000"/>
          <w:sz w:val="24"/>
          <w:szCs w:val="24"/>
          <w:shd w:val="clear" w:color="auto" w:fill="FFFFFF"/>
        </w:rPr>
        <w:t xml:space="preserve">. </w:t>
      </w:r>
      <w:commentRangeStart w:id="414"/>
      <w:r w:rsidR="00D557A7">
        <w:rPr>
          <w:rFonts w:ascii="Times New Roman" w:eastAsiaTheme="minorEastAsia" w:hAnsi="Times New Roman" w:cs="Times New Roman"/>
          <w:color w:val="000000"/>
          <w:sz w:val="24"/>
          <w:szCs w:val="24"/>
          <w:shd w:val="clear" w:color="auto" w:fill="FFFFFF"/>
        </w:rPr>
        <w:t>The distribution curve by age is maintained in every region</w:t>
      </w:r>
      <w:commentRangeEnd w:id="414"/>
      <w:r w:rsidR="001C5ED6">
        <w:rPr>
          <w:rStyle w:val="CommentReference"/>
          <w:rFonts w:ascii="Cambria Math" w:eastAsiaTheme="minorEastAsia" w:hAnsi="Cambria Math" w:cstheme="minorBidi"/>
        </w:rPr>
        <w:commentReference w:id="414"/>
      </w:r>
      <w:r w:rsidR="00D557A7">
        <w:rPr>
          <w:rFonts w:ascii="Times New Roman" w:eastAsiaTheme="minorEastAsia" w:hAnsi="Times New Roman" w:cs="Times New Roman"/>
          <w:color w:val="000000"/>
          <w:sz w:val="24"/>
          <w:szCs w:val="24"/>
          <w:shd w:val="clear" w:color="auto" w:fill="FFFFFF"/>
        </w:rPr>
        <w:t>.</w:t>
      </w:r>
      <w:r w:rsidR="000930FE">
        <w:rPr>
          <w:rFonts w:ascii="Times New Roman" w:hAnsi="Times New Roman" w:cs="Times New Roman"/>
          <w:color w:val="000000"/>
          <w:sz w:val="24"/>
          <w:szCs w:val="24"/>
          <w:shd w:val="clear" w:color="auto" w:fill="FFFFFF"/>
        </w:rPr>
        <w:t xml:space="preserve"> </w:t>
      </w:r>
      <w:commentRangeStart w:id="415"/>
      <w:r w:rsidR="00524BD0" w:rsidRPr="00524BD0">
        <w:rPr>
          <w:rFonts w:ascii="Times New Roman" w:hAnsi="Times New Roman" w:cs="Times New Roman"/>
          <w:color w:val="000000"/>
          <w:sz w:val="24"/>
          <w:szCs w:val="24"/>
          <w:shd w:val="clear" w:color="auto" w:fill="FFFFFF"/>
        </w:rPr>
        <w:t xml:space="preserve">Figure </w:t>
      </w:r>
      <w:r w:rsidR="000930FE">
        <w:rPr>
          <w:rFonts w:ascii="Times New Roman" w:hAnsi="Times New Roman" w:cs="Times New Roman"/>
          <w:color w:val="000000"/>
          <w:sz w:val="24"/>
          <w:szCs w:val="24"/>
          <w:shd w:val="clear" w:color="auto" w:fill="FFFFFF"/>
        </w:rPr>
        <w:t>20 to Figure 21</w:t>
      </w:r>
      <w:commentRangeEnd w:id="415"/>
      <w:r w:rsidR="001C5ED6">
        <w:rPr>
          <w:rStyle w:val="CommentReference"/>
          <w:rFonts w:ascii="Cambria Math" w:eastAsiaTheme="minorEastAsia" w:hAnsi="Cambria Math" w:cstheme="minorBidi"/>
        </w:rPr>
        <w:commentReference w:id="415"/>
      </w:r>
      <w:r w:rsidR="00524BD0" w:rsidRPr="00524BD0">
        <w:rPr>
          <w:rFonts w:ascii="Times New Roman" w:hAnsi="Times New Roman" w:cs="Times New Roman"/>
          <w:color w:val="000000"/>
          <w:sz w:val="24"/>
          <w:szCs w:val="24"/>
          <w:shd w:val="clear" w:color="auto" w:fill="FFFFFF"/>
        </w:rPr>
        <w:t xml:space="preserve"> show</w:t>
      </w:r>
      <w:del w:id="416" w:author="Yong" w:date="2013-12-15T17:14:00Z">
        <w:r w:rsidR="00524BD0" w:rsidRPr="00524BD0" w:rsidDel="001C5ED6">
          <w:rPr>
            <w:rFonts w:ascii="Times New Roman" w:hAnsi="Times New Roman" w:cs="Times New Roman"/>
            <w:color w:val="000000"/>
            <w:sz w:val="24"/>
            <w:szCs w:val="24"/>
            <w:shd w:val="clear" w:color="auto" w:fill="FFFFFF"/>
          </w:rPr>
          <w:delText>s</w:delText>
        </w:r>
      </w:del>
      <w:r w:rsidR="00524BD0" w:rsidRPr="00524BD0">
        <w:rPr>
          <w:rFonts w:ascii="Times New Roman" w:hAnsi="Times New Roman" w:cs="Times New Roman"/>
          <w:color w:val="000000"/>
          <w:sz w:val="24"/>
          <w:szCs w:val="24"/>
          <w:shd w:val="clear" w:color="auto" w:fill="FFFFFF"/>
        </w:rPr>
        <w:t xml:space="preserve"> the simulated cumulative probability of </w:t>
      </w:r>
      <w:r w:rsidR="000930FE">
        <w:rPr>
          <w:rFonts w:ascii="Times New Roman" w:hAnsi="Times New Roman" w:cs="Times New Roman"/>
          <w:color w:val="000000"/>
          <w:sz w:val="24"/>
          <w:szCs w:val="24"/>
          <w:shd w:val="clear" w:color="auto" w:fill="FFFFFF"/>
        </w:rPr>
        <w:t>resident</w:t>
      </w:r>
      <w:r w:rsidR="00524BD0" w:rsidRPr="00524BD0">
        <w:rPr>
          <w:rFonts w:ascii="Times New Roman" w:hAnsi="Times New Roman" w:cs="Times New Roman"/>
          <w:color w:val="000000"/>
          <w:sz w:val="24"/>
          <w:szCs w:val="24"/>
          <w:shd w:val="clear" w:color="auto" w:fill="FFFFFF"/>
        </w:rPr>
        <w:t xml:space="preserve">s’ daily exposures to </w:t>
      </w:r>
      <w:r w:rsidR="000930FE">
        <w:rPr>
          <w:rFonts w:ascii="Times New Roman" w:hAnsi="Times New Roman" w:cs="Times New Roman"/>
          <w:color w:val="000000"/>
          <w:sz w:val="24"/>
          <w:szCs w:val="24"/>
          <w:shd w:val="clear" w:color="auto" w:fill="FFFFFF"/>
        </w:rPr>
        <w:t>pollen</w:t>
      </w:r>
      <w:del w:id="417" w:author="Yong" w:date="2013-12-15T17:14:00Z">
        <w:r w:rsidR="000930FE" w:rsidDel="001C5ED6">
          <w:rPr>
            <w:rFonts w:ascii="Times New Roman" w:hAnsi="Times New Roman" w:cs="Times New Roman"/>
            <w:color w:val="000000"/>
            <w:sz w:val="24"/>
            <w:szCs w:val="24"/>
            <w:shd w:val="clear" w:color="auto" w:fill="FFFFFF"/>
          </w:rPr>
          <w:delText>s</w:delText>
        </w:r>
      </w:del>
      <w:r w:rsidR="00524BD0" w:rsidRPr="00524BD0">
        <w:rPr>
          <w:rFonts w:ascii="Times New Roman" w:hAnsi="Times New Roman" w:cs="Times New Roman"/>
          <w:color w:val="000000"/>
          <w:sz w:val="24"/>
          <w:szCs w:val="24"/>
          <w:shd w:val="clear" w:color="auto" w:fill="FFFFFF"/>
        </w:rPr>
        <w:t xml:space="preserve"> </w:t>
      </w:r>
      <w:r w:rsidR="00D557A7">
        <w:rPr>
          <w:rFonts w:ascii="Times New Roman" w:hAnsi="Times New Roman" w:cs="Times New Roman"/>
          <w:color w:val="000000"/>
          <w:sz w:val="24"/>
          <w:szCs w:val="24"/>
          <w:shd w:val="clear" w:color="auto" w:fill="FFFFFF"/>
        </w:rPr>
        <w:t xml:space="preserve">under </w:t>
      </w:r>
      <w:commentRangeStart w:id="418"/>
      <w:r w:rsidR="00D557A7">
        <w:rPr>
          <w:rFonts w:ascii="Times New Roman" w:hAnsi="Times New Roman" w:cs="Times New Roman"/>
          <w:color w:val="000000"/>
          <w:sz w:val="24"/>
          <w:szCs w:val="24"/>
          <w:shd w:val="clear" w:color="auto" w:fill="FFFFFF"/>
        </w:rPr>
        <w:t>three different exposure routes</w:t>
      </w:r>
      <w:commentRangeEnd w:id="418"/>
      <w:r w:rsidR="001C5ED6">
        <w:rPr>
          <w:rStyle w:val="CommentReference"/>
          <w:rFonts w:ascii="Cambria Math" w:eastAsiaTheme="minorEastAsia" w:hAnsi="Cambria Math" w:cstheme="minorBidi"/>
        </w:rPr>
        <w:commentReference w:id="418"/>
      </w:r>
      <w:del w:id="419" w:author="Yong" w:date="2013-12-15T17:14:00Z">
        <w:r w:rsidR="00D557A7" w:rsidDel="001C5ED6">
          <w:rPr>
            <w:rFonts w:ascii="Times New Roman" w:hAnsi="Times New Roman" w:cs="Times New Roman"/>
            <w:color w:val="000000"/>
            <w:sz w:val="24"/>
            <w:szCs w:val="24"/>
            <w:shd w:val="clear" w:color="auto" w:fill="FFFFFF"/>
          </w:rPr>
          <w:delText xml:space="preserve"> </w:delText>
        </w:r>
      </w:del>
      <w:r w:rsidR="00D557A7">
        <w:rPr>
          <w:rFonts w:ascii="Times New Roman" w:hAnsi="Times New Roman" w:cs="Times New Roman"/>
          <w:color w:val="000000"/>
          <w:sz w:val="24"/>
          <w:szCs w:val="24"/>
          <w:shd w:val="clear" w:color="auto" w:fill="FFFFFF"/>
        </w:rPr>
        <w:t>.</w:t>
      </w:r>
      <w:ins w:id="420" w:author="Yong" w:date="2013-12-15T17:14:00Z">
        <w:r w:rsidR="001C5ED6">
          <w:rPr>
            <w:rFonts w:ascii="Times New Roman" w:hAnsi="Times New Roman" w:cs="Times New Roman"/>
            <w:color w:val="000000"/>
            <w:sz w:val="24"/>
            <w:szCs w:val="24"/>
            <w:shd w:val="clear" w:color="auto" w:fill="FFFFFF"/>
          </w:rPr>
          <w:t xml:space="preserve"> </w:t>
        </w:r>
      </w:ins>
      <w:del w:id="421" w:author="Yong" w:date="2013-12-15T17:17:00Z">
        <w:r w:rsidR="00524BD0" w:rsidRPr="00524BD0" w:rsidDel="001C5ED6">
          <w:rPr>
            <w:rFonts w:ascii="Times New Roman" w:hAnsi="Times New Roman" w:cs="Times New Roman"/>
            <w:color w:val="000000"/>
            <w:sz w:val="24"/>
            <w:szCs w:val="24"/>
            <w:shd w:val="clear" w:color="auto" w:fill="FFFFFF"/>
          </w:rPr>
          <w:delText xml:space="preserve">the </w:delText>
        </w:r>
      </w:del>
      <w:ins w:id="422" w:author="Yong" w:date="2013-12-15T17:17:00Z">
        <w:r w:rsidR="001C5ED6">
          <w:rPr>
            <w:rFonts w:ascii="Times New Roman" w:hAnsi="Times New Roman" w:cs="Times New Roman"/>
            <w:color w:val="000000"/>
            <w:sz w:val="24"/>
            <w:szCs w:val="24"/>
            <w:shd w:val="clear" w:color="auto" w:fill="FFFFFF"/>
          </w:rPr>
          <w:t>T</w:t>
        </w:r>
        <w:r w:rsidR="001C5ED6" w:rsidRPr="00524BD0">
          <w:rPr>
            <w:rFonts w:ascii="Times New Roman" w:hAnsi="Times New Roman" w:cs="Times New Roman"/>
            <w:color w:val="000000"/>
            <w:sz w:val="24"/>
            <w:szCs w:val="24"/>
            <w:shd w:val="clear" w:color="auto" w:fill="FFFFFF"/>
          </w:rPr>
          <w:t xml:space="preserve">he </w:t>
        </w:r>
      </w:ins>
      <w:r w:rsidR="00524BD0" w:rsidRPr="00524BD0">
        <w:rPr>
          <w:rFonts w:ascii="Times New Roman" w:hAnsi="Times New Roman" w:cs="Times New Roman"/>
          <w:color w:val="000000"/>
          <w:sz w:val="24"/>
          <w:szCs w:val="24"/>
          <w:shd w:val="clear" w:color="auto" w:fill="FFFFFF"/>
        </w:rPr>
        <w:t xml:space="preserve">medians of the daily exposures </w:t>
      </w:r>
      <w:r w:rsidR="00D557A7">
        <w:rPr>
          <w:rFonts w:ascii="Times New Roman" w:hAnsi="Times New Roman" w:cs="Times New Roman"/>
          <w:color w:val="000000"/>
          <w:sz w:val="24"/>
          <w:szCs w:val="24"/>
          <w:shd w:val="clear" w:color="auto" w:fill="FFFFFF"/>
        </w:rPr>
        <w:t xml:space="preserve">of Ambrosia, Artemisia, </w:t>
      </w:r>
      <w:proofErr w:type="spellStart"/>
      <w:r w:rsidR="00D557A7">
        <w:rPr>
          <w:rFonts w:ascii="Times New Roman" w:hAnsi="Times New Roman" w:cs="Times New Roman"/>
          <w:color w:val="000000"/>
          <w:sz w:val="24"/>
          <w:szCs w:val="24"/>
          <w:shd w:val="clear" w:color="auto" w:fill="FFFFFF"/>
        </w:rPr>
        <w:t>Betula</w:t>
      </w:r>
      <w:proofErr w:type="spellEnd"/>
      <w:r w:rsidR="00D557A7">
        <w:rPr>
          <w:rFonts w:ascii="Times New Roman" w:hAnsi="Times New Roman" w:cs="Times New Roman"/>
          <w:color w:val="000000"/>
          <w:sz w:val="24"/>
          <w:szCs w:val="24"/>
          <w:shd w:val="clear" w:color="auto" w:fill="FFFFFF"/>
        </w:rPr>
        <w:t xml:space="preserve">, </w:t>
      </w:r>
      <w:proofErr w:type="spellStart"/>
      <w:r w:rsidR="00D557A7">
        <w:rPr>
          <w:rFonts w:ascii="Times New Roman" w:hAnsi="Times New Roman" w:cs="Times New Roman"/>
          <w:color w:val="000000"/>
          <w:sz w:val="24"/>
          <w:szCs w:val="24"/>
          <w:shd w:val="clear" w:color="auto" w:fill="FFFFFF"/>
        </w:rPr>
        <w:t>Gramineae</w:t>
      </w:r>
      <w:proofErr w:type="spellEnd"/>
      <w:r w:rsidR="00D557A7">
        <w:rPr>
          <w:rFonts w:ascii="Times New Roman" w:hAnsi="Times New Roman" w:cs="Times New Roman"/>
          <w:color w:val="000000"/>
          <w:sz w:val="24"/>
          <w:szCs w:val="24"/>
          <w:shd w:val="clear" w:color="auto" w:fill="FFFFFF"/>
        </w:rPr>
        <w:t xml:space="preserve">, </w:t>
      </w:r>
      <w:proofErr w:type="spellStart"/>
      <w:r w:rsidR="00D557A7">
        <w:rPr>
          <w:rFonts w:ascii="Times New Roman" w:hAnsi="Times New Roman" w:cs="Times New Roman"/>
          <w:color w:val="000000"/>
          <w:sz w:val="24"/>
          <w:szCs w:val="24"/>
          <w:shd w:val="clear" w:color="auto" w:fill="FFFFFF"/>
        </w:rPr>
        <w:t>Quercus</w:t>
      </w:r>
      <w:proofErr w:type="spellEnd"/>
      <w:r w:rsidR="00D557A7">
        <w:rPr>
          <w:rFonts w:ascii="Times New Roman" w:hAnsi="Times New Roman" w:cs="Times New Roman"/>
          <w:color w:val="000000"/>
          <w:sz w:val="24"/>
          <w:szCs w:val="24"/>
          <w:shd w:val="clear" w:color="auto" w:fill="FFFFFF"/>
        </w:rPr>
        <w:t xml:space="preserve"> </w:t>
      </w:r>
      <w:r w:rsidR="00524BD0" w:rsidRPr="00524BD0">
        <w:rPr>
          <w:rFonts w:ascii="Times New Roman" w:hAnsi="Times New Roman" w:cs="Times New Roman"/>
          <w:color w:val="000000"/>
          <w:sz w:val="24"/>
          <w:szCs w:val="24"/>
          <w:shd w:val="clear" w:color="auto" w:fill="FFFFFF"/>
        </w:rPr>
        <w:t xml:space="preserve">were </w:t>
      </w:r>
      <w:commentRangeStart w:id="423"/>
      <w:r w:rsidR="00524BD0" w:rsidRPr="00524BD0">
        <w:rPr>
          <w:rFonts w:ascii="Times New Roman" w:hAnsi="Times New Roman" w:cs="Times New Roman"/>
          <w:color w:val="000000"/>
          <w:sz w:val="24"/>
          <w:szCs w:val="24"/>
          <w:shd w:val="clear" w:color="auto" w:fill="FFFFFF"/>
        </w:rPr>
        <w:t>2.3×10</w:t>
      </w:r>
      <w:r w:rsidR="00524BD0" w:rsidRPr="00D557A7">
        <w:rPr>
          <w:rFonts w:ascii="Times New Roman" w:hAnsi="Times New Roman" w:cs="Times New Roman"/>
          <w:color w:val="000000"/>
          <w:sz w:val="24"/>
          <w:szCs w:val="24"/>
          <w:shd w:val="clear" w:color="auto" w:fill="FFFFFF"/>
          <w:vertAlign w:val="superscript"/>
        </w:rPr>
        <w:t>-3</w:t>
      </w:r>
      <w:r w:rsidR="00524BD0" w:rsidRPr="00524BD0">
        <w:rPr>
          <w:rFonts w:ascii="Times New Roman" w:hAnsi="Times New Roman" w:cs="Times New Roman"/>
          <w:color w:val="000000"/>
          <w:sz w:val="24"/>
          <w:szCs w:val="24"/>
          <w:shd w:val="clear" w:color="auto" w:fill="FFFFFF"/>
        </w:rPr>
        <w:t>, 1.2</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-3</w:t>
      </w:r>
      <w:r w:rsidR="00524BD0" w:rsidRPr="00524BD0">
        <w:rPr>
          <w:rFonts w:ascii="Times New Roman" w:hAnsi="Times New Roman" w:cs="Times New Roman"/>
          <w:color w:val="000000"/>
          <w:sz w:val="24"/>
          <w:szCs w:val="24"/>
          <w:shd w:val="clear" w:color="auto" w:fill="FFFFFF"/>
        </w:rPr>
        <w:t>,</w:t>
      </w:r>
      <w:ins w:id="424" w:author="Yong" w:date="2013-12-15T17:19:00Z">
        <w:r w:rsidR="001C5ED6">
          <w:rPr>
            <w:rFonts w:ascii="Times New Roman" w:hAnsi="Times New Roman" w:cs="Times New Roman"/>
            <w:color w:val="000000"/>
            <w:sz w:val="24"/>
            <w:szCs w:val="24"/>
            <w:shd w:val="clear" w:color="auto" w:fill="FFFFFF"/>
          </w:rPr>
          <w:t xml:space="preserve"> </w:t>
        </w:r>
      </w:ins>
      <w:r w:rsidR="00D557A7">
        <w:rPr>
          <w:rFonts w:ascii="Times New Roman" w:hAnsi="Times New Roman" w:cs="Times New Roman"/>
          <w:color w:val="000000"/>
          <w:sz w:val="24"/>
          <w:szCs w:val="24"/>
          <w:shd w:val="clear" w:color="auto" w:fill="FFFFFF"/>
        </w:rPr>
        <w:t>9.5</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w:t>
      </w:r>
      <w:r w:rsidR="00D557A7">
        <w:rPr>
          <w:rFonts w:ascii="Times New Roman" w:hAnsi="Times New Roman" w:cs="Times New Roman"/>
          <w:color w:val="000000"/>
          <w:sz w:val="24"/>
          <w:szCs w:val="24"/>
          <w:shd w:val="clear" w:color="auto" w:fill="FFFFFF"/>
          <w:vertAlign w:val="superscript"/>
        </w:rPr>
        <w:t>2</w:t>
      </w:r>
      <w:r w:rsidR="00D557A7">
        <w:rPr>
          <w:rFonts w:ascii="Times New Roman" w:hAnsi="Times New Roman" w:cs="Times New Roman"/>
          <w:color w:val="000000"/>
          <w:sz w:val="24"/>
          <w:szCs w:val="24"/>
          <w:shd w:val="clear" w:color="auto" w:fill="FFFFFF"/>
        </w:rPr>
        <w:t>, 3.2</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-3</w:t>
      </w:r>
      <w:proofErr w:type="gramStart"/>
      <w:r w:rsidR="00D557A7">
        <w:rPr>
          <w:rFonts w:ascii="Times New Roman" w:hAnsi="Times New Roman" w:cs="Times New Roman"/>
          <w:color w:val="000000"/>
          <w:sz w:val="24"/>
          <w:szCs w:val="24"/>
          <w:shd w:val="clear" w:color="auto" w:fill="FFFFFF"/>
        </w:rPr>
        <w:t>,1.4</w:t>
      </w:r>
      <w:proofErr w:type="gramEnd"/>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w:t>
      </w:r>
      <w:r w:rsidR="00D557A7">
        <w:rPr>
          <w:rFonts w:ascii="Times New Roman" w:hAnsi="Times New Roman" w:cs="Times New Roman"/>
          <w:color w:val="000000"/>
          <w:sz w:val="24"/>
          <w:szCs w:val="24"/>
          <w:shd w:val="clear" w:color="auto" w:fill="FFFFFF"/>
          <w:vertAlign w:val="superscript"/>
        </w:rPr>
        <w:t>2</w:t>
      </w:r>
      <w:commentRangeEnd w:id="423"/>
      <w:r w:rsidR="001C5ED6">
        <w:rPr>
          <w:rStyle w:val="CommentReference"/>
          <w:rFonts w:ascii="Cambria Math" w:eastAsiaTheme="minorEastAsia" w:hAnsi="Cambria Math" w:cstheme="minorBidi"/>
        </w:rPr>
        <w:commentReference w:id="423"/>
      </w:r>
      <w:r w:rsidR="00D557A7">
        <w:rPr>
          <w:rFonts w:ascii="Times New Roman" w:hAnsi="Times New Roman" w:cs="Times New Roman"/>
          <w:color w:val="000000"/>
          <w:sz w:val="24"/>
          <w:szCs w:val="24"/>
          <w:shd w:val="clear" w:color="auto" w:fill="FFFFFF"/>
        </w:rPr>
        <w:t>, respectively.</w:t>
      </w:r>
    </w:p>
    <w:p w:rsidR="004C7C64" w:rsidRPr="004C7C64" w:rsidRDefault="000D7FE0" w:rsidP="00C161E2">
      <w:pPr>
        <w:pStyle w:val="Heading2"/>
        <w:ind w:firstLine="630"/>
        <w:rPr>
          <w:rFonts w:hint="eastAsia"/>
        </w:rPr>
        <w:pPrChange w:id="425" w:author="LindaEve" w:date="2013-12-16T11:43:00Z">
          <w:pPr>
            <w:spacing w:line="480" w:lineRule="auto"/>
            <w:ind w:firstLineChars="300" w:firstLine="960"/>
          </w:pPr>
        </w:pPrChange>
      </w:pPr>
      <w:ins w:id="426" w:author="Yong" w:date="2013-12-15T16:17:00Z">
        <w:r>
          <w:t xml:space="preserve"> </w:t>
        </w:r>
      </w:ins>
      <w:r w:rsidR="004C7C64">
        <w:t>Sensitivity Analysis</w:t>
      </w:r>
      <w:r w:rsidR="002702CC" w:rsidRPr="004C7C64">
        <w:t xml:space="preserve"> </w:t>
      </w:r>
    </w:p>
    <w:p w:rsidR="00F64FB2" w:rsidRDefault="002702CC" w:rsidP="00DE3195">
      <w:pPr>
        <w:spacing w:line="480" w:lineRule="auto"/>
        <w:ind w:firstLineChars="300" w:firstLine="720"/>
        <w:rPr>
          <w:rFonts w:ascii="Times New Roman" w:hAnsi="Times New Roman" w:cs="Times New Roman"/>
          <w:color w:val="000000"/>
          <w:sz w:val="24"/>
          <w:szCs w:val="24"/>
          <w:shd w:val="clear" w:color="auto" w:fill="FFFFFF"/>
        </w:rPr>
      </w:pPr>
      <w:r w:rsidRPr="000F454B">
        <w:rPr>
          <w:rFonts w:ascii="Times New Roman" w:hAnsi="Times New Roman" w:cs="Times New Roman"/>
          <w:color w:val="000000"/>
          <w:sz w:val="24"/>
          <w:szCs w:val="24"/>
          <w:shd w:val="clear" w:color="auto" w:fill="FFFFFF"/>
        </w:rPr>
        <w:t xml:space="preserve">The global sensitivity of the simulated exposures to different </w:t>
      </w:r>
      <w:r w:rsidR="002720F4">
        <w:rPr>
          <w:rFonts w:ascii="Times New Roman" w:hAnsi="Times New Roman" w:cs="Times New Roman"/>
          <w:color w:val="000000"/>
          <w:sz w:val="24"/>
          <w:szCs w:val="24"/>
          <w:shd w:val="clear" w:color="auto" w:fill="FFFFFF"/>
        </w:rPr>
        <w:t xml:space="preserve">18 </w:t>
      </w:r>
      <w:r w:rsidR="00696769" w:rsidRPr="000F454B">
        <w:rPr>
          <w:rFonts w:ascii="Times New Roman" w:hAnsi="Times New Roman" w:cs="Times New Roman"/>
          <w:color w:val="000000"/>
          <w:sz w:val="24"/>
          <w:szCs w:val="24"/>
          <w:shd w:val="clear" w:color="auto" w:fill="FFFFFF"/>
        </w:rPr>
        <w:t>parameters is</w:t>
      </w:r>
      <w:r w:rsidRPr="000F454B">
        <w:rPr>
          <w:rFonts w:ascii="Times New Roman" w:hAnsi="Times New Roman" w:cs="Times New Roman"/>
          <w:color w:val="000000"/>
          <w:sz w:val="24"/>
          <w:szCs w:val="24"/>
          <w:shd w:val="clear" w:color="auto" w:fill="FFFFFF"/>
        </w:rPr>
        <w:t xml:space="preserve"> illustrated in </w:t>
      </w:r>
      <w:commentRangeStart w:id="427"/>
      <w:r w:rsidRPr="000F454B">
        <w:rPr>
          <w:rFonts w:ascii="Times New Roman" w:hAnsi="Times New Roman" w:cs="Times New Roman"/>
          <w:color w:val="000000"/>
          <w:sz w:val="24"/>
          <w:szCs w:val="24"/>
          <w:shd w:val="clear" w:color="auto" w:fill="FFFFFF"/>
        </w:rPr>
        <w:t xml:space="preserve">Figure </w:t>
      </w:r>
      <w:r w:rsidR="002720F4">
        <w:rPr>
          <w:rFonts w:ascii="Times New Roman" w:hAnsi="Times New Roman" w:cs="Times New Roman"/>
          <w:color w:val="000000"/>
          <w:sz w:val="24"/>
          <w:szCs w:val="24"/>
          <w:shd w:val="clear" w:color="auto" w:fill="FFFFFF"/>
        </w:rPr>
        <w:t>25 and Figure 26</w:t>
      </w:r>
      <w:commentRangeEnd w:id="427"/>
      <w:r w:rsidR="00A1622A">
        <w:rPr>
          <w:rStyle w:val="CommentReference"/>
        </w:rPr>
        <w:commentReference w:id="427"/>
      </w:r>
      <w:r w:rsidR="00696769">
        <w:rPr>
          <w:rFonts w:ascii="Times New Roman" w:hAnsi="Times New Roman" w:cs="Times New Roman"/>
          <w:color w:val="000000"/>
          <w:sz w:val="24"/>
          <w:szCs w:val="24"/>
          <w:shd w:val="clear" w:color="auto" w:fill="FFFFFF"/>
        </w:rPr>
        <w:t>, for Central Climate Region and Southeast Climate Region, respectively. Overall</w:t>
      </w:r>
      <w:r w:rsidRPr="000F454B">
        <w:rPr>
          <w:rFonts w:ascii="Times New Roman" w:hAnsi="Times New Roman" w:cs="Times New Roman"/>
          <w:color w:val="000000"/>
          <w:sz w:val="24"/>
          <w:szCs w:val="24"/>
          <w:shd w:val="clear" w:color="auto" w:fill="FFFFFF"/>
        </w:rPr>
        <w:t>, the global NSC of</w:t>
      </w:r>
      <w:r w:rsidR="00C4510A">
        <w:rPr>
          <w:rFonts w:ascii="Times New Roman" w:hAnsi="Times New Roman" w:cs="Times New Roman"/>
          <w:color w:val="000000"/>
          <w:sz w:val="24"/>
          <w:szCs w:val="24"/>
          <w:shd w:val="clear" w:color="auto" w:fill="FFFFFF"/>
        </w:rPr>
        <w:t xml:space="preserve"> all parameters varied between </w:t>
      </w:r>
      <w:r w:rsidRPr="000F454B">
        <w:rPr>
          <w:rFonts w:ascii="Times New Roman" w:hAnsi="Times New Roman" w:cs="Times New Roman"/>
          <w:color w:val="000000"/>
          <w:sz w:val="24"/>
          <w:szCs w:val="24"/>
          <w:shd w:val="clear" w:color="auto" w:fill="FFFFFF"/>
        </w:rPr>
        <w:t>0.</w:t>
      </w:r>
      <w:r w:rsidR="00C4510A">
        <w:rPr>
          <w:rFonts w:ascii="Times New Roman" w:hAnsi="Times New Roman" w:cs="Times New Roman"/>
          <w:color w:val="000000"/>
          <w:sz w:val="24"/>
          <w:szCs w:val="24"/>
          <w:shd w:val="clear" w:color="auto" w:fill="FFFFFF"/>
        </w:rPr>
        <w:t>0</w:t>
      </w:r>
      <w:r w:rsidRPr="000F454B">
        <w:rPr>
          <w:rFonts w:ascii="Times New Roman" w:hAnsi="Times New Roman" w:cs="Times New Roman"/>
          <w:color w:val="000000"/>
          <w:sz w:val="24"/>
          <w:szCs w:val="24"/>
          <w:shd w:val="clear" w:color="auto" w:fill="FFFFFF"/>
        </w:rPr>
        <w:t xml:space="preserve"> and 0.</w:t>
      </w:r>
      <w:r w:rsidR="00C4510A">
        <w:rPr>
          <w:rFonts w:ascii="Times New Roman" w:hAnsi="Times New Roman" w:cs="Times New Roman"/>
          <w:color w:val="000000"/>
          <w:sz w:val="24"/>
          <w:szCs w:val="24"/>
          <w:shd w:val="clear" w:color="auto" w:fill="FFFFFF"/>
        </w:rPr>
        <w:t>3</w:t>
      </w:r>
      <w:r w:rsidRPr="000F454B">
        <w:rPr>
          <w:rFonts w:ascii="Times New Roman" w:hAnsi="Times New Roman" w:cs="Times New Roman"/>
          <w:color w:val="000000"/>
          <w:sz w:val="24"/>
          <w:szCs w:val="24"/>
          <w:shd w:val="clear" w:color="auto" w:fill="FFFFFF"/>
        </w:rPr>
        <w:t>5,</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indicating the robustness of this</w:t>
      </w:r>
      <w:r w:rsidRPr="000F454B">
        <w:rPr>
          <w:rFonts w:ascii="Times New Roman" w:hAnsi="Times New Roman" w:cs="Times New Roman"/>
          <w:color w:val="000000"/>
          <w:sz w:val="24"/>
          <w:szCs w:val="24"/>
          <w:shd w:val="clear" w:color="auto" w:fill="FFFFFF"/>
        </w:rPr>
        <w:t xml:space="preserve"> modeling approach. Ingestion </w:t>
      </w:r>
      <w:r w:rsidR="003F2442">
        <w:rPr>
          <w:rFonts w:ascii="Times New Roman" w:hAnsi="Times New Roman" w:cs="Times New Roman"/>
          <w:color w:val="000000"/>
          <w:sz w:val="24"/>
          <w:szCs w:val="24"/>
          <w:shd w:val="clear" w:color="auto" w:fill="FFFFFF"/>
        </w:rPr>
        <w:t>exposure</w:t>
      </w:r>
      <w:r w:rsidRPr="000F454B">
        <w:rPr>
          <w:rFonts w:ascii="Times New Roman" w:hAnsi="Times New Roman" w:cs="Times New Roman"/>
          <w:color w:val="000000"/>
          <w:sz w:val="24"/>
          <w:szCs w:val="24"/>
          <w:shd w:val="clear" w:color="auto" w:fill="FFFFFF"/>
        </w:rPr>
        <w:t xml:space="preserve"> were more</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s</w:t>
      </w:r>
      <w:r w:rsidRPr="000F454B">
        <w:rPr>
          <w:rFonts w:ascii="Times New Roman" w:hAnsi="Times New Roman" w:cs="Times New Roman"/>
          <w:color w:val="000000"/>
          <w:sz w:val="24"/>
          <w:szCs w:val="24"/>
          <w:shd w:val="clear" w:color="auto" w:fill="FFFFFF"/>
        </w:rPr>
        <w:t>ensitive to parameter perturbations, with averag</w:t>
      </w:r>
      <w:r w:rsidR="008C7E0F">
        <w:rPr>
          <w:rFonts w:ascii="Times New Roman" w:hAnsi="Times New Roman" w:cs="Times New Roman"/>
          <w:color w:val="000000"/>
          <w:sz w:val="24"/>
          <w:szCs w:val="24"/>
          <w:shd w:val="clear" w:color="auto" w:fill="FFFFFF"/>
        </w:rPr>
        <w:t xml:space="preserve">e absolute </w:t>
      </w:r>
      <w:r w:rsidR="008C7E0F">
        <w:rPr>
          <w:rFonts w:ascii="Times New Roman" w:hAnsi="Times New Roman" w:cs="Times New Roman"/>
          <w:color w:val="000000"/>
          <w:sz w:val="24"/>
          <w:szCs w:val="24"/>
          <w:shd w:val="clear" w:color="auto" w:fill="FFFFFF"/>
        </w:rPr>
        <w:lastRenderedPageBreak/>
        <w:t xml:space="preserve">global NSC, </w:t>
      </w:r>
      <w:commentRangeStart w:id="428"/>
      <w:r w:rsidR="008C7E0F">
        <w:rPr>
          <w:rFonts w:ascii="Times New Roman" w:hAnsi="Times New Roman" w:cs="Times New Roman"/>
          <w:color w:val="000000"/>
          <w:sz w:val="24"/>
          <w:szCs w:val="24"/>
          <w:shd w:val="clear" w:color="auto" w:fill="FFFFFF"/>
        </w:rPr>
        <w:t xml:space="preserve">| </w:t>
      </w:r>
      <w:proofErr w:type="spellStart"/>
      <w:r w:rsidR="008C7E0F">
        <w:rPr>
          <w:rFonts w:ascii="Times New Roman" w:hAnsi="Times New Roman" w:cs="Times New Roman"/>
          <w:color w:val="000000"/>
          <w:sz w:val="24"/>
          <w:szCs w:val="24"/>
          <w:shd w:val="clear" w:color="auto" w:fill="FFFFFF"/>
        </w:rPr>
        <w:t>NSCg</w:t>
      </w:r>
      <w:proofErr w:type="spellEnd"/>
      <w:r w:rsidR="008C7E0F">
        <w:rPr>
          <w:rFonts w:ascii="Times New Roman" w:hAnsi="Times New Roman" w:cs="Times New Roman"/>
          <w:color w:val="000000"/>
          <w:sz w:val="24"/>
          <w:szCs w:val="24"/>
          <w:shd w:val="clear" w:color="auto" w:fill="FFFFFF"/>
        </w:rPr>
        <w:t xml:space="preserve"> |</w:t>
      </w:r>
      <w:commentRangeEnd w:id="428"/>
      <w:r w:rsidR="00A1622A">
        <w:rPr>
          <w:rStyle w:val="CommentReference"/>
        </w:rPr>
        <w:commentReference w:id="428"/>
      </w:r>
      <w:r w:rsidRPr="000F454B">
        <w:rPr>
          <w:rFonts w:ascii="Times New Roman" w:hAnsi="Times New Roman" w:cs="Times New Roman"/>
          <w:color w:val="000000"/>
          <w:sz w:val="24"/>
          <w:szCs w:val="24"/>
          <w:shd w:val="clear" w:color="auto" w:fill="FFFFFF"/>
        </w:rPr>
        <w:t xml:space="preserve">, being 0.15 </w:t>
      </w:r>
      <w:r w:rsidR="0044561E">
        <w:rPr>
          <w:rFonts w:ascii="Times New Roman" w:hAnsi="Times New Roman" w:cs="Times New Roman"/>
          <w:color w:val="000000"/>
          <w:sz w:val="24"/>
          <w:szCs w:val="24"/>
          <w:shd w:val="clear" w:color="auto" w:fill="FFFFFF"/>
        </w:rPr>
        <w:t xml:space="preserve">to </w:t>
      </w:r>
      <w:r w:rsidRPr="000F454B">
        <w:rPr>
          <w:rFonts w:ascii="Times New Roman" w:hAnsi="Times New Roman" w:cs="Times New Roman"/>
          <w:color w:val="000000"/>
          <w:sz w:val="24"/>
          <w:szCs w:val="24"/>
          <w:shd w:val="clear" w:color="auto" w:fill="FFFFFF"/>
        </w:rPr>
        <w:t>0.</w:t>
      </w:r>
      <w:r w:rsidR="0044561E">
        <w:rPr>
          <w:rFonts w:ascii="Times New Roman" w:hAnsi="Times New Roman" w:cs="Times New Roman"/>
          <w:color w:val="000000"/>
          <w:sz w:val="24"/>
          <w:szCs w:val="24"/>
          <w:shd w:val="clear" w:color="auto" w:fill="FFFFFF"/>
        </w:rPr>
        <w:t xml:space="preserve">35. </w:t>
      </w:r>
      <w:r w:rsidRPr="000F454B">
        <w:rPr>
          <w:rFonts w:ascii="Times New Roman" w:hAnsi="Times New Roman" w:cs="Times New Roman"/>
          <w:color w:val="000000"/>
          <w:sz w:val="24"/>
          <w:szCs w:val="24"/>
          <w:shd w:val="clear" w:color="auto" w:fill="FFFFFF"/>
        </w:rPr>
        <w:t xml:space="preserve">Sensitive parameters included: </w:t>
      </w:r>
      <w:r w:rsidR="00493306">
        <w:rPr>
          <w:rFonts w:ascii="Times New Roman" w:hAnsi="Times New Roman" w:cs="Times New Roman"/>
          <w:color w:val="000000"/>
          <w:sz w:val="24"/>
          <w:szCs w:val="24"/>
          <w:shd w:val="clear" w:color="auto" w:fill="FFFFFF"/>
        </w:rPr>
        <w:t xml:space="preserve">viscosity of </w:t>
      </w:r>
      <w:proofErr w:type="gramStart"/>
      <w:r w:rsidR="00493306">
        <w:rPr>
          <w:rFonts w:ascii="Times New Roman" w:hAnsi="Times New Roman" w:cs="Times New Roman"/>
          <w:color w:val="000000"/>
          <w:sz w:val="24"/>
          <w:szCs w:val="24"/>
          <w:shd w:val="clear" w:color="auto" w:fill="FFFFFF"/>
        </w:rPr>
        <w:t>air(</w:t>
      </w:r>
      <w:proofErr w:type="gramEnd"/>
      <w:ins w:id="429" w:author="Yong" w:date="2013-12-15T17:30:00Z">
        <w:r w:rsidR="00A1622A">
          <w:rPr>
            <w:rFonts w:ascii="Times New Roman" w:hAnsi="Times New Roman" w:cs="Times New Roman"/>
            <w:color w:val="000000"/>
            <w:sz w:val="24"/>
            <w:szCs w:val="24"/>
            <w:shd w:val="clear" w:color="auto" w:fill="FFFFFF"/>
          </w:rPr>
          <w:t>µ</w:t>
        </w:r>
      </w:ins>
      <w:del w:id="430" w:author="Yong" w:date="2013-12-15T17:30:00Z">
        <w:r w:rsidR="00493306" w:rsidDel="00A1622A">
          <w:rPr>
            <w:rFonts w:ascii="Times New Roman" w:hAnsi="Times New Roman" w:cs="Times New Roman"/>
            <w:color w:val="000000"/>
            <w:sz w:val="24"/>
            <w:szCs w:val="24"/>
            <w:shd w:val="clear" w:color="auto" w:fill="FFFFFF"/>
          </w:rPr>
          <w:delText>Pa</w:delText>
        </w:r>
      </w:del>
      <w:r w:rsidR="00493306">
        <w:rPr>
          <w:rFonts w:ascii="Times New Roman" w:hAnsi="Times New Roman" w:cs="Times New Roman"/>
          <w:color w:val="000000"/>
          <w:sz w:val="24"/>
          <w:szCs w:val="24"/>
          <w:shd w:val="clear" w:color="auto" w:fill="FFFFFF"/>
        </w:rPr>
        <w:t>),</w:t>
      </w:r>
      <w:ins w:id="431" w:author="Yong" w:date="2013-12-15T17:30:00Z">
        <w:r w:rsidR="00A1622A">
          <w:rPr>
            <w:rFonts w:ascii="Times New Roman" w:hAnsi="Times New Roman" w:cs="Times New Roman"/>
            <w:color w:val="000000"/>
            <w:sz w:val="24"/>
            <w:szCs w:val="24"/>
            <w:shd w:val="clear" w:color="auto" w:fill="FFFFFF"/>
          </w:rPr>
          <w:t xml:space="preserve"> </w:t>
        </w:r>
      </w:ins>
      <w:r w:rsidR="00493306">
        <w:rPr>
          <w:rFonts w:ascii="Times New Roman" w:hAnsi="Times New Roman" w:cs="Times New Roman"/>
          <w:color w:val="000000"/>
          <w:sz w:val="24"/>
          <w:szCs w:val="24"/>
          <w:shd w:val="clear" w:color="auto" w:fill="FFFFFF"/>
        </w:rPr>
        <w:t>diameter of pollen(</w:t>
      </w:r>
      <w:proofErr w:type="spellStart"/>
      <w:r w:rsidR="00493306">
        <w:rPr>
          <w:rFonts w:ascii="Times New Roman" w:hAnsi="Times New Roman" w:cs="Times New Roman"/>
          <w:color w:val="000000"/>
          <w:sz w:val="24"/>
          <w:szCs w:val="24"/>
          <w:shd w:val="clear" w:color="auto" w:fill="FFFFFF"/>
        </w:rPr>
        <w:t>Dp</w:t>
      </w:r>
      <w:proofErr w:type="spellEnd"/>
      <w:r w:rsidR="00493306">
        <w:rPr>
          <w:rFonts w:ascii="Times New Roman" w:hAnsi="Times New Roman" w:cs="Times New Roman"/>
          <w:color w:val="000000"/>
          <w:sz w:val="24"/>
          <w:szCs w:val="24"/>
          <w:shd w:val="clear" w:color="auto" w:fill="FFFFFF"/>
        </w:rPr>
        <w:t>), friction velocity(u*)</w:t>
      </w:r>
      <w:r w:rsidR="00DE3195" w:rsidRPr="00297704">
        <w:rPr>
          <w:rFonts w:ascii="Times New Roman" w:hAnsi="Times New Roman" w:cs="Times New Roman"/>
          <w:color w:val="000000"/>
          <w:sz w:val="24"/>
          <w:szCs w:val="24"/>
          <w:shd w:val="clear" w:color="auto" w:fill="FFFFFF"/>
        </w:rPr>
        <w:t xml:space="preserve"> </w:t>
      </w:r>
      <w:r w:rsidR="00DE3195" w:rsidRPr="00DE3195">
        <w:rPr>
          <w:rFonts w:ascii="Times New Roman" w:hAnsi="Times New Roman" w:cs="Times New Roman"/>
          <w:color w:val="000000"/>
          <w:sz w:val="24"/>
          <w:szCs w:val="24"/>
          <w:shd w:val="clear" w:color="auto" w:fill="FFFFFF"/>
        </w:rPr>
        <w:t xml:space="preserve">and </w:t>
      </w:r>
      <w:commentRangeStart w:id="432"/>
      <w:r w:rsidR="00493306">
        <w:rPr>
          <w:rFonts w:ascii="Times New Roman" w:hAnsi="Times New Roman" w:cs="Times New Roman"/>
          <w:color w:val="000000"/>
          <w:sz w:val="24"/>
          <w:szCs w:val="24"/>
          <w:shd w:val="clear" w:color="auto" w:fill="FFFFFF"/>
        </w:rPr>
        <w:t>hand surface rate</w:t>
      </w:r>
      <w:commentRangeEnd w:id="432"/>
      <w:r w:rsidR="00A1622A">
        <w:rPr>
          <w:rStyle w:val="CommentReference"/>
        </w:rPr>
        <w:commentReference w:id="432"/>
      </w:r>
      <w:r w:rsidR="00DE3195" w:rsidRPr="00DE3195">
        <w:rPr>
          <w:rFonts w:ascii="Times New Roman" w:hAnsi="Times New Roman" w:cs="Times New Roman"/>
          <w:color w:val="000000"/>
          <w:sz w:val="24"/>
          <w:szCs w:val="24"/>
          <w:shd w:val="clear" w:color="auto" w:fill="FFFFFF"/>
        </w:rPr>
        <w:t xml:space="preserve"> (</w:t>
      </w:r>
      <w:proofErr w:type="spellStart"/>
      <w:r w:rsidR="00493306">
        <w:rPr>
          <w:rFonts w:ascii="Times New Roman" w:hAnsi="Times New Roman" w:cs="Times New Roman"/>
          <w:color w:val="000000"/>
          <w:sz w:val="24"/>
          <w:szCs w:val="24"/>
          <w:shd w:val="clear" w:color="auto" w:fill="FFFFFF"/>
        </w:rPr>
        <w:t>Sr</w:t>
      </w:r>
      <w:proofErr w:type="spellEnd"/>
      <w:r w:rsidR="00DE3195" w:rsidRPr="00DE3195">
        <w:rPr>
          <w:rFonts w:ascii="Times New Roman" w:hAnsi="Times New Roman" w:cs="Times New Roman"/>
          <w:color w:val="000000"/>
          <w:sz w:val="24"/>
          <w:szCs w:val="24"/>
          <w:shd w:val="clear" w:color="auto" w:fill="FFFFFF"/>
        </w:rPr>
        <w:t xml:space="preserve">). Inhalation exposure was less sensitive to modeling </w:t>
      </w:r>
      <w:r w:rsidR="00297704" w:rsidRPr="00DE3195">
        <w:rPr>
          <w:rFonts w:ascii="Times New Roman" w:hAnsi="Times New Roman" w:cs="Times New Roman"/>
          <w:color w:val="000000"/>
          <w:sz w:val="24"/>
          <w:szCs w:val="24"/>
          <w:shd w:val="clear" w:color="auto" w:fill="FFFFFF"/>
        </w:rPr>
        <w:t>parameters.</w:t>
      </w:r>
      <w:r w:rsidR="00297704">
        <w:rPr>
          <w:rFonts w:ascii="Times New Roman" w:hAnsi="Times New Roman" w:cs="Times New Roman"/>
          <w:color w:val="000000"/>
          <w:sz w:val="24"/>
          <w:szCs w:val="24"/>
          <w:shd w:val="clear" w:color="auto" w:fill="FFFFFF"/>
        </w:rPr>
        <w:t xml:space="preserve"> </w:t>
      </w:r>
      <w:commentRangeStart w:id="433"/>
      <w:r w:rsidR="00297704">
        <w:rPr>
          <w:rFonts w:ascii="Times New Roman" w:hAnsi="Times New Roman" w:cs="Times New Roman"/>
          <w:color w:val="000000"/>
          <w:sz w:val="24"/>
          <w:szCs w:val="24"/>
          <w:shd w:val="clear" w:color="auto" w:fill="FFFFFF"/>
        </w:rPr>
        <w:t>The</w:t>
      </w:r>
      <w:r w:rsidR="00493306">
        <w:rPr>
          <w:rFonts w:ascii="Times New Roman" w:hAnsi="Times New Roman" w:cs="Times New Roman"/>
          <w:color w:val="000000"/>
          <w:sz w:val="24"/>
          <w:szCs w:val="24"/>
          <w:shd w:val="clear" w:color="auto" w:fill="FFFFFF"/>
        </w:rPr>
        <w:t xml:space="preserve"> outliers are friction </w:t>
      </w:r>
      <w:r w:rsidR="00297704">
        <w:rPr>
          <w:rFonts w:ascii="Times New Roman" w:hAnsi="Times New Roman" w:cs="Times New Roman"/>
          <w:color w:val="000000"/>
          <w:sz w:val="24"/>
          <w:szCs w:val="24"/>
          <w:shd w:val="clear" w:color="auto" w:fill="FFFFFF"/>
        </w:rPr>
        <w:t>velocity (</w:t>
      </w:r>
      <w:r w:rsidR="00493306">
        <w:rPr>
          <w:rFonts w:ascii="Times New Roman" w:hAnsi="Times New Roman" w:cs="Times New Roman"/>
          <w:color w:val="000000"/>
          <w:sz w:val="24"/>
          <w:szCs w:val="24"/>
          <w:shd w:val="clear" w:color="auto" w:fill="FFFFFF"/>
        </w:rPr>
        <w:t>u*)</w:t>
      </w:r>
      <w:r w:rsidR="00493306" w:rsidRPr="00297704">
        <w:rPr>
          <w:rFonts w:ascii="Times New Roman" w:hAnsi="Times New Roman" w:cs="Times New Roman"/>
          <w:color w:val="000000"/>
          <w:sz w:val="24"/>
          <w:szCs w:val="24"/>
          <w:shd w:val="clear" w:color="auto" w:fill="FFFFFF"/>
        </w:rPr>
        <w:t xml:space="preserve">, </w:t>
      </w:r>
      <w:r w:rsidR="00297704" w:rsidRPr="00297704">
        <w:rPr>
          <w:rFonts w:ascii="Times New Roman" w:hAnsi="Times New Roman" w:cs="Times New Roman"/>
          <w:color w:val="000000"/>
          <w:sz w:val="24"/>
          <w:szCs w:val="24"/>
          <w:shd w:val="clear" w:color="auto" w:fill="FFFFFF"/>
        </w:rPr>
        <w:t xml:space="preserve">diameter of </w:t>
      </w:r>
      <w:r w:rsidR="008C6F56" w:rsidRPr="00297704">
        <w:rPr>
          <w:rFonts w:ascii="Times New Roman" w:hAnsi="Times New Roman" w:cs="Times New Roman"/>
          <w:color w:val="000000"/>
          <w:sz w:val="24"/>
          <w:szCs w:val="24"/>
          <w:shd w:val="clear" w:color="auto" w:fill="FFFFFF"/>
        </w:rPr>
        <w:t>pollen (</w:t>
      </w:r>
      <w:proofErr w:type="spellStart"/>
      <w:del w:id="434" w:author="Yong" w:date="2013-12-15T17:30:00Z">
        <w:r w:rsidR="00297704" w:rsidRPr="00297704" w:rsidDel="00A1622A">
          <w:rPr>
            <w:rFonts w:ascii="Times New Roman" w:hAnsi="Times New Roman" w:cs="Times New Roman"/>
            <w:color w:val="000000"/>
            <w:sz w:val="24"/>
            <w:szCs w:val="24"/>
            <w:shd w:val="clear" w:color="auto" w:fill="FFFFFF"/>
          </w:rPr>
          <w:delText>Pp</w:delText>
        </w:r>
      </w:del>
      <w:proofErr w:type="gramStart"/>
      <w:ins w:id="435" w:author="Yong" w:date="2013-12-15T17:30:00Z">
        <w:r w:rsidR="00A1622A" w:rsidRPr="00A1622A">
          <w:rPr>
            <w:rFonts w:ascii="Times New Roman" w:hAnsi="Times New Roman" w:cs="Times New Roman"/>
            <w:i/>
            <w:color w:val="000000"/>
            <w:sz w:val="24"/>
            <w:szCs w:val="24"/>
            <w:shd w:val="clear" w:color="auto" w:fill="FFFFFF"/>
            <w:rPrChange w:id="436" w:author="Yong" w:date="2013-12-15T17:31:00Z">
              <w:rPr>
                <w:rFonts w:ascii="Times New Roman" w:hAnsi="Times New Roman" w:cs="Times New Roman"/>
                <w:color w:val="000000"/>
                <w:sz w:val="24"/>
                <w:szCs w:val="24"/>
                <w:shd w:val="clear" w:color="auto" w:fill="FFFFFF"/>
              </w:rPr>
            </w:rPrChange>
          </w:rPr>
          <w:t>D</w:t>
        </w:r>
        <w:r w:rsidR="00A1622A" w:rsidRPr="00A1622A">
          <w:rPr>
            <w:rFonts w:ascii="Times New Roman" w:hAnsi="Times New Roman" w:cs="Times New Roman"/>
            <w:i/>
            <w:color w:val="000000"/>
            <w:sz w:val="24"/>
            <w:szCs w:val="24"/>
            <w:shd w:val="clear" w:color="auto" w:fill="FFFFFF"/>
            <w:vertAlign w:val="subscript"/>
            <w:rPrChange w:id="437" w:author="Yong" w:date="2013-12-15T17:31:00Z">
              <w:rPr>
                <w:rFonts w:ascii="Times New Roman" w:hAnsi="Times New Roman" w:cs="Times New Roman"/>
                <w:color w:val="000000"/>
                <w:sz w:val="24"/>
                <w:szCs w:val="24"/>
                <w:shd w:val="clear" w:color="auto" w:fill="FFFFFF"/>
              </w:rPr>
            </w:rPrChange>
          </w:rPr>
          <w:t>p</w:t>
        </w:r>
      </w:ins>
      <w:proofErr w:type="spellEnd"/>
      <w:proofErr w:type="gramEnd"/>
      <w:r w:rsidR="00297704" w:rsidRPr="00297704">
        <w:rPr>
          <w:rFonts w:ascii="Times New Roman" w:hAnsi="Times New Roman" w:cs="Times New Roman"/>
          <w:color w:val="000000"/>
          <w:sz w:val="24"/>
          <w:szCs w:val="24"/>
          <w:shd w:val="clear" w:color="auto" w:fill="FFFFFF"/>
        </w:rPr>
        <w:t xml:space="preserve">), indoor </w:t>
      </w:r>
      <w:r w:rsidR="008C6F56" w:rsidRPr="00297704">
        <w:rPr>
          <w:rFonts w:ascii="Times New Roman" w:hAnsi="Times New Roman" w:cs="Times New Roman"/>
          <w:color w:val="000000"/>
          <w:sz w:val="24"/>
          <w:szCs w:val="24"/>
          <w:shd w:val="clear" w:color="auto" w:fill="FFFFFF"/>
        </w:rPr>
        <w:t>time (</w:t>
      </w:r>
      <w:proofErr w:type="spellStart"/>
      <w:r w:rsidR="00297704" w:rsidRPr="00297704">
        <w:rPr>
          <w:rFonts w:ascii="Times New Roman" w:hAnsi="Times New Roman" w:cs="Times New Roman"/>
          <w:color w:val="000000"/>
          <w:sz w:val="24"/>
          <w:szCs w:val="24"/>
          <w:shd w:val="clear" w:color="auto" w:fill="FFFFFF"/>
        </w:rPr>
        <w:t>Ind</w:t>
      </w:r>
      <w:proofErr w:type="spellEnd"/>
      <w:r w:rsidR="00297704" w:rsidRPr="00297704">
        <w:rPr>
          <w:rFonts w:ascii="Times New Roman" w:hAnsi="Times New Roman" w:cs="Times New Roman"/>
          <w:color w:val="000000"/>
          <w:sz w:val="24"/>
          <w:szCs w:val="24"/>
          <w:shd w:val="clear" w:color="auto" w:fill="FFFFFF"/>
        </w:rPr>
        <w:t>)</w:t>
      </w:r>
      <w:r w:rsidR="00297704">
        <w:rPr>
          <w:rFonts w:ascii="Times New Roman" w:hAnsi="Times New Roman" w:cs="Times New Roman"/>
          <w:color w:val="000000"/>
          <w:sz w:val="24"/>
          <w:szCs w:val="24"/>
          <w:shd w:val="clear" w:color="auto" w:fill="FFFFFF"/>
        </w:rPr>
        <w:t xml:space="preserve">, </w:t>
      </w:r>
      <w:r w:rsidR="00297704" w:rsidRPr="00297704">
        <w:rPr>
          <w:rFonts w:ascii="Times New Roman" w:hAnsi="Times New Roman" w:cs="Times New Roman"/>
          <w:color w:val="000000"/>
          <w:sz w:val="24"/>
          <w:szCs w:val="24"/>
          <w:shd w:val="clear" w:color="auto" w:fill="FFFFFF"/>
        </w:rPr>
        <w:t xml:space="preserve">mean free path of air </w:t>
      </w:r>
      <w:r w:rsidR="008C6F56" w:rsidRPr="00297704">
        <w:rPr>
          <w:rFonts w:ascii="Times New Roman" w:hAnsi="Times New Roman" w:cs="Times New Roman"/>
          <w:color w:val="000000"/>
          <w:sz w:val="24"/>
          <w:szCs w:val="24"/>
          <w:shd w:val="clear" w:color="auto" w:fill="FFFFFF"/>
        </w:rPr>
        <w:t>molecules (</w:t>
      </w:r>
      <w:r w:rsidR="00297704" w:rsidRPr="00297704">
        <w:rPr>
          <w:rFonts w:ascii="Times New Roman" w:hAnsi="Times New Roman" w:cs="Times New Roman"/>
          <w:color w:val="000000"/>
          <w:sz w:val="24"/>
          <w:szCs w:val="24"/>
          <w:shd w:val="clear" w:color="auto" w:fill="FFFFFF"/>
        </w:rPr>
        <w:t>λ)</w:t>
      </w:r>
      <w:r w:rsidR="00297704">
        <w:rPr>
          <w:rFonts w:ascii="Times New Roman" w:hAnsi="Times New Roman" w:cs="Times New Roman"/>
          <w:color w:val="000000"/>
          <w:sz w:val="24"/>
          <w:szCs w:val="24"/>
          <w:shd w:val="clear" w:color="auto" w:fill="FFFFFF"/>
        </w:rPr>
        <w:t>.</w:t>
      </w:r>
      <w:commentRangeEnd w:id="433"/>
      <w:r w:rsidR="00A1622A">
        <w:rPr>
          <w:rStyle w:val="CommentReference"/>
        </w:rPr>
        <w:commentReference w:id="433"/>
      </w:r>
      <w:ins w:id="438" w:author="Yong" w:date="2013-12-15T17:31:00Z">
        <w:r w:rsidR="00A1622A">
          <w:rPr>
            <w:rFonts w:ascii="Times New Roman" w:hAnsi="Times New Roman" w:cs="Times New Roman"/>
            <w:color w:val="000000"/>
            <w:sz w:val="24"/>
            <w:szCs w:val="24"/>
            <w:shd w:val="clear" w:color="auto" w:fill="FFFFFF"/>
          </w:rPr>
          <w:t xml:space="preserve"> </w:t>
        </w:r>
      </w:ins>
      <w:proofErr w:type="gramStart"/>
      <w:r w:rsidR="00DE3195" w:rsidRPr="00DE3195">
        <w:rPr>
          <w:rFonts w:ascii="Times New Roman" w:hAnsi="Times New Roman" w:cs="Times New Roman"/>
          <w:color w:val="000000"/>
          <w:sz w:val="24"/>
          <w:szCs w:val="24"/>
          <w:shd w:val="clear" w:color="auto" w:fill="FFFFFF"/>
        </w:rPr>
        <w:t>T</w:t>
      </w:r>
      <w:r w:rsidR="00297704">
        <w:rPr>
          <w:rFonts w:ascii="Times New Roman" w:hAnsi="Times New Roman" w:cs="Times New Roman"/>
          <w:color w:val="000000"/>
          <w:sz w:val="24"/>
          <w:szCs w:val="24"/>
          <w:shd w:val="clear" w:color="auto" w:fill="FFFFFF"/>
        </w:rPr>
        <w:t>otal exposures has</w:t>
      </w:r>
      <w:proofErr w:type="gramEnd"/>
      <w:r w:rsidR="00297704">
        <w:rPr>
          <w:rFonts w:ascii="Times New Roman" w:hAnsi="Times New Roman" w:cs="Times New Roman"/>
          <w:color w:val="000000"/>
          <w:sz w:val="24"/>
          <w:szCs w:val="24"/>
          <w:shd w:val="clear" w:color="auto" w:fill="FFFFFF"/>
        </w:rPr>
        <w:t xml:space="preserve"> nearly the same sensitive parameters as inhalation exposure.</w:t>
      </w:r>
    </w:p>
    <w:p w:rsidR="00594975" w:rsidRDefault="00F64FB2" w:rsidP="001673A8">
      <w:pPr>
        <w:spacing w:line="480" w:lineRule="auto"/>
        <w:ind w:firstLine="420"/>
        <w:rPr>
          <w:rFonts w:ascii="Times New Roman" w:hAnsi="Times New Roman" w:cs="Times New Roman"/>
          <w:color w:val="000000"/>
          <w:sz w:val="24"/>
          <w:szCs w:val="24"/>
          <w:shd w:val="clear" w:color="auto" w:fill="FFFFFF"/>
        </w:rPr>
      </w:pPr>
      <w:r w:rsidRPr="00F64FB2">
        <w:rPr>
          <w:rFonts w:ascii="Times New Roman" w:hAnsi="Times New Roman" w:cs="Times New Roman"/>
          <w:color w:val="000000"/>
          <w:sz w:val="24"/>
          <w:szCs w:val="24"/>
          <w:shd w:val="clear" w:color="auto" w:fill="FFFFFF"/>
        </w:rPr>
        <w:t xml:space="preserve">High interaction and nonlinearity effects among parameters were found </w:t>
      </w:r>
      <w:r w:rsidR="008D02A0">
        <w:rPr>
          <w:rFonts w:ascii="Times New Roman" w:hAnsi="Times New Roman" w:cs="Times New Roman"/>
          <w:color w:val="000000"/>
          <w:sz w:val="24"/>
          <w:szCs w:val="24"/>
          <w:shd w:val="clear" w:color="auto" w:fill="FFFFFF"/>
        </w:rPr>
        <w:t xml:space="preserve">in dermal contact and ingestion routes </w:t>
      </w:r>
      <w:r w:rsidRPr="00F64FB2">
        <w:rPr>
          <w:rFonts w:ascii="Times New Roman" w:hAnsi="Times New Roman" w:cs="Times New Roman"/>
          <w:color w:val="000000"/>
          <w:sz w:val="24"/>
          <w:szCs w:val="24"/>
          <w:shd w:val="clear" w:color="auto" w:fill="FFFFFF"/>
        </w:rPr>
        <w:t xml:space="preserve">for </w:t>
      </w:r>
      <w:r w:rsidR="00582296">
        <w:rPr>
          <w:rFonts w:ascii="Times New Roman" w:hAnsi="Times New Roman" w:cs="Times New Roman"/>
          <w:color w:val="000000"/>
          <w:sz w:val="24"/>
          <w:szCs w:val="24"/>
          <w:shd w:val="clear" w:color="auto" w:fill="FFFFFF"/>
        </w:rPr>
        <w:t xml:space="preserve">pollen </w:t>
      </w:r>
      <w:r w:rsidRPr="00F64FB2">
        <w:rPr>
          <w:rFonts w:ascii="Times New Roman" w:hAnsi="Times New Roman" w:cs="Times New Roman"/>
          <w:color w:val="000000"/>
          <w:sz w:val="24"/>
          <w:szCs w:val="24"/>
          <w:shd w:val="clear" w:color="auto" w:fill="FFFFFF"/>
        </w:rPr>
        <w:t>exposures</w:t>
      </w:r>
      <w:r w:rsidR="008C6F56">
        <w:rPr>
          <w:rFonts w:ascii="Times New Roman" w:hAnsi="Times New Roman" w:cs="Times New Roman"/>
          <w:color w:val="000000"/>
          <w:sz w:val="24"/>
          <w:szCs w:val="24"/>
          <w:shd w:val="clear" w:color="auto" w:fill="FFFFFF"/>
        </w:rPr>
        <w:t>.</w:t>
      </w:r>
      <w:r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A</w:t>
      </w:r>
      <w:r w:rsidRPr="00F64FB2">
        <w:rPr>
          <w:rFonts w:ascii="Times New Roman" w:hAnsi="Times New Roman" w:cs="Times New Roman"/>
          <w:color w:val="000000"/>
          <w:sz w:val="24"/>
          <w:szCs w:val="24"/>
          <w:shd w:val="clear" w:color="auto" w:fill="FFFFFF"/>
        </w:rPr>
        <w:t xml:space="preserve">verage interaction effects </w:t>
      </w:r>
      <w:commentRangeStart w:id="439"/>
      <w:r w:rsidRPr="00F64FB2">
        <w:rPr>
          <w:rFonts w:ascii="Times New Roman" w:hAnsi="Times New Roman" w:cs="Times New Roman"/>
          <w:color w:val="000000"/>
          <w:sz w:val="24"/>
          <w:szCs w:val="24"/>
          <w:shd w:val="clear" w:color="auto" w:fill="FFFFFF"/>
        </w:rPr>
        <w:t>STD</w:t>
      </w:r>
      <w:commentRangeEnd w:id="439"/>
      <w:r w:rsidR="00A1622A">
        <w:rPr>
          <w:rStyle w:val="CommentReference"/>
        </w:rPr>
        <w:commentReference w:id="439"/>
      </w:r>
      <w:r w:rsidRPr="00F64FB2">
        <w:rPr>
          <w:rFonts w:ascii="Times New Roman" w:hAnsi="Times New Roman" w:cs="Times New Roman"/>
          <w:color w:val="000000"/>
          <w:sz w:val="24"/>
          <w:szCs w:val="24"/>
          <w:shd w:val="clear" w:color="auto" w:fill="FFFFFF"/>
        </w:rPr>
        <w:t xml:space="preserve"> being</w:t>
      </w:r>
      <w:r w:rsidR="008D02A0">
        <w:rPr>
          <w:rFonts w:ascii="Times New Roman" w:hAnsi="Times New Roman" w:cs="Times New Roman"/>
          <w:color w:val="000000"/>
          <w:sz w:val="24"/>
          <w:szCs w:val="24"/>
          <w:shd w:val="clear" w:color="auto" w:fill="FFFFFF"/>
        </w:rPr>
        <w:t xml:space="preserve"> 0</w:t>
      </w:r>
      <w:r w:rsidR="008C6F56">
        <w:rPr>
          <w:rFonts w:ascii="Times New Roman" w:hAnsi="Times New Roman" w:cs="Times New Roman"/>
          <w:color w:val="000000"/>
          <w:sz w:val="24"/>
          <w:szCs w:val="24"/>
          <w:shd w:val="clear" w:color="auto" w:fill="FFFFFF"/>
        </w:rPr>
        <w:t>.3</w:t>
      </w:r>
      <w:r w:rsidR="008D02A0">
        <w:rPr>
          <w:rFonts w:ascii="Times New Roman" w:hAnsi="Times New Roman" w:cs="Times New Roman"/>
          <w:color w:val="000000"/>
          <w:sz w:val="24"/>
          <w:szCs w:val="24"/>
          <w:shd w:val="clear" w:color="auto" w:fill="FFFFFF"/>
        </w:rPr>
        <w:t xml:space="preserve"> and 0.</w:t>
      </w:r>
      <w:r w:rsidR="008C6F56">
        <w:rPr>
          <w:rFonts w:ascii="Times New Roman" w:hAnsi="Times New Roman" w:cs="Times New Roman"/>
          <w:color w:val="000000"/>
          <w:sz w:val="24"/>
          <w:szCs w:val="24"/>
          <w:shd w:val="clear" w:color="auto" w:fill="FFFFFF"/>
        </w:rPr>
        <w:t>6</w:t>
      </w:r>
      <w:r w:rsidR="00860276">
        <w:rPr>
          <w:rFonts w:ascii="Times New Roman" w:hAnsi="Times New Roman" w:cs="Times New Roman"/>
          <w:color w:val="000000"/>
          <w:sz w:val="24"/>
          <w:szCs w:val="24"/>
          <w:shd w:val="clear" w:color="auto" w:fill="FFFFFF"/>
        </w:rPr>
        <w:t>,</w:t>
      </w:r>
      <w:r w:rsidR="00860276" w:rsidRPr="00F64FB2">
        <w:rPr>
          <w:rFonts w:ascii="Times New Roman" w:hAnsi="Times New Roman" w:cs="Times New Roman"/>
          <w:color w:val="000000"/>
          <w:sz w:val="24"/>
          <w:szCs w:val="24"/>
          <w:shd w:val="clear" w:color="auto" w:fill="FFFFFF"/>
        </w:rPr>
        <w:t xml:space="preserve"> respectively</w:t>
      </w:r>
      <w:r w:rsidRPr="00F64FB2">
        <w:rPr>
          <w:rFonts w:ascii="Times New Roman" w:hAnsi="Times New Roman" w:cs="Times New Roman"/>
          <w:color w:val="000000"/>
          <w:sz w:val="24"/>
          <w:szCs w:val="24"/>
          <w:shd w:val="clear" w:color="auto" w:fill="FFFFFF"/>
        </w:rPr>
        <w:t xml:space="preserve">. Parameters with high interaction and nonlinearity </w:t>
      </w:r>
      <w:r w:rsidR="008D02A0" w:rsidRPr="00F64FB2">
        <w:rPr>
          <w:rFonts w:ascii="Times New Roman" w:hAnsi="Times New Roman" w:cs="Times New Roman"/>
          <w:color w:val="000000"/>
          <w:sz w:val="24"/>
          <w:szCs w:val="24"/>
          <w:shd w:val="clear" w:color="auto" w:fill="FFFFFF"/>
        </w:rPr>
        <w:t>effects included</w:t>
      </w:r>
      <w:r w:rsidRPr="00F64FB2">
        <w:rPr>
          <w:rFonts w:ascii="Times New Roman" w:hAnsi="Times New Roman" w:cs="Times New Roman"/>
          <w:color w:val="000000"/>
          <w:sz w:val="24"/>
          <w:szCs w:val="24"/>
          <w:shd w:val="clear" w:color="auto" w:fill="FFFFFF"/>
        </w:rPr>
        <w:t xml:space="preserve"> </w:t>
      </w:r>
      <w:r w:rsidR="00860276">
        <w:rPr>
          <w:rFonts w:ascii="Times New Roman" w:hAnsi="Times New Roman" w:cs="Times New Roman"/>
          <w:color w:val="000000"/>
          <w:sz w:val="24"/>
          <w:szCs w:val="24"/>
          <w:shd w:val="clear" w:color="auto" w:fill="FFFFFF"/>
        </w:rPr>
        <w:t>friction velocity (</w:t>
      </w:r>
      <w:r w:rsidR="008C6F56">
        <w:rPr>
          <w:rFonts w:ascii="Times New Roman" w:hAnsi="Times New Roman" w:cs="Times New Roman" w:hint="eastAsia"/>
          <w:color w:val="000000"/>
          <w:sz w:val="24"/>
          <w:szCs w:val="24"/>
          <w:shd w:val="clear" w:color="auto" w:fill="FFFFFF"/>
        </w:rPr>
        <w:t>u</w:t>
      </w:r>
      <w:r w:rsidR="008C6F56">
        <w:rPr>
          <w:rFonts w:ascii="Times New Roman" w:hAnsi="Times New Roman" w:cs="Times New Roman"/>
          <w:color w:val="000000"/>
          <w:sz w:val="24"/>
          <w:szCs w:val="24"/>
          <w:shd w:val="clear" w:color="auto" w:fill="FFFFFF"/>
        </w:rPr>
        <w:t>*</w:t>
      </w:r>
      <w:r w:rsidR="008C6F56" w:rsidRPr="00860276">
        <w:rPr>
          <w:rFonts w:ascii="Times New Roman" w:hAnsi="Times New Roman" w:cs="Times New Roman"/>
          <w:color w:val="000000"/>
          <w:sz w:val="24"/>
          <w:szCs w:val="24"/>
          <w:shd w:val="clear" w:color="auto" w:fill="FFFFFF"/>
        </w:rPr>
        <w:t>)</w:t>
      </w:r>
      <w:r w:rsidR="008C6F56">
        <w:rPr>
          <w:rFonts w:ascii="Times New Roman" w:hAnsi="Times New Roman" w:cs="Times New Roman"/>
          <w:color w:val="000000"/>
          <w:sz w:val="24"/>
          <w:szCs w:val="24"/>
          <w:shd w:val="clear" w:color="auto" w:fill="FFFFFF"/>
        </w:rPr>
        <w:t>, viscosity of air</w:t>
      </w:r>
      <w:r w:rsidRPr="00F64FB2">
        <w:rPr>
          <w:rFonts w:ascii="Times New Roman" w:hAnsi="Times New Roman" w:cs="Times New Roman"/>
          <w:color w:val="000000"/>
          <w:sz w:val="24"/>
          <w:szCs w:val="24"/>
          <w:shd w:val="clear" w:color="auto" w:fill="FFFFFF"/>
        </w:rPr>
        <w:t xml:space="preserve"> (</w:t>
      </w:r>
      <w:ins w:id="440" w:author="Yong" w:date="2013-12-15T17:35:00Z">
        <w:r w:rsidR="00A1622A">
          <w:rPr>
            <w:rFonts w:ascii="Times New Roman" w:hAnsi="Times New Roman" w:cs="Times New Roman"/>
            <w:color w:val="000000"/>
            <w:sz w:val="24"/>
            <w:szCs w:val="24"/>
            <w:shd w:val="clear" w:color="auto" w:fill="FFFFFF"/>
          </w:rPr>
          <w:t>µ</w:t>
        </w:r>
      </w:ins>
      <w:del w:id="441" w:author="Yong" w:date="2013-12-15T17:35:00Z">
        <w:r w:rsidR="008C6F56" w:rsidDel="00A1622A">
          <w:rPr>
            <w:rFonts w:ascii="Times New Roman" w:hAnsi="Times New Roman" w:cs="Times New Roman"/>
            <w:color w:val="000000"/>
            <w:sz w:val="24"/>
            <w:szCs w:val="24"/>
            <w:shd w:val="clear" w:color="auto" w:fill="FFFFFF"/>
          </w:rPr>
          <w:delText>mu</w:delText>
        </w:r>
      </w:del>
      <w:r w:rsidRPr="00F64FB2">
        <w:rPr>
          <w:rFonts w:ascii="Times New Roman" w:hAnsi="Times New Roman" w:cs="Times New Roman"/>
          <w:color w:val="000000"/>
          <w:sz w:val="24"/>
          <w:szCs w:val="24"/>
          <w:shd w:val="clear" w:color="auto" w:fill="FFFFFF"/>
        </w:rPr>
        <w:t xml:space="preserve">), low interaction </w:t>
      </w:r>
      <w:r>
        <w:rPr>
          <w:rFonts w:ascii="Times New Roman" w:hAnsi="Times New Roman" w:cs="Times New Roman"/>
          <w:color w:val="000000"/>
          <w:sz w:val="24"/>
          <w:szCs w:val="24"/>
          <w:shd w:val="clear" w:color="auto" w:fill="FFFFFF"/>
        </w:rPr>
        <w:t>e</w:t>
      </w:r>
      <w:r w:rsidRPr="00F64FB2">
        <w:rPr>
          <w:rFonts w:ascii="Times New Roman" w:hAnsi="Times New Roman" w:cs="Times New Roman"/>
          <w:color w:val="000000"/>
          <w:sz w:val="24"/>
          <w:szCs w:val="24"/>
          <w:shd w:val="clear" w:color="auto" w:fill="FFFFFF"/>
        </w:rPr>
        <w:t>ffects were found for exposure parameters</w:t>
      </w:r>
      <w:r w:rsidR="008D02A0">
        <w:rPr>
          <w:rFonts w:ascii="Times New Roman" w:hAnsi="Times New Roman" w:cs="Times New Roman"/>
          <w:color w:val="000000"/>
          <w:sz w:val="24"/>
          <w:szCs w:val="24"/>
          <w:shd w:val="clear" w:color="auto" w:fill="FFFFFF"/>
        </w:rPr>
        <w:t xml:space="preserve"> in inhalation route</w:t>
      </w:r>
      <w:r w:rsidRPr="00F64FB2">
        <w:rPr>
          <w:rFonts w:ascii="Times New Roman" w:hAnsi="Times New Roman" w:cs="Times New Roman"/>
          <w:color w:val="000000"/>
          <w:sz w:val="24"/>
          <w:szCs w:val="24"/>
          <w:shd w:val="clear" w:color="auto" w:fill="FFFFFF"/>
        </w:rPr>
        <w:t xml:space="preserve">. </w:t>
      </w:r>
      <w:commentRangeStart w:id="442"/>
      <w:r w:rsidR="008C6F56">
        <w:rPr>
          <w:rFonts w:ascii="Times New Roman" w:hAnsi="Times New Roman" w:cs="Times New Roman"/>
          <w:color w:val="000000"/>
          <w:sz w:val="24"/>
          <w:szCs w:val="24"/>
          <w:shd w:val="clear" w:color="auto" w:fill="FFFFFF"/>
        </w:rPr>
        <w:t>They are hand to mouth frequency (Fr)</w:t>
      </w:r>
      <w:commentRangeEnd w:id="442"/>
      <w:r w:rsidR="00A1622A">
        <w:rPr>
          <w:rStyle w:val="CommentReference"/>
        </w:rPr>
        <w:commentReference w:id="442"/>
      </w:r>
      <w:r w:rsidR="008C6F56"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.T</w:t>
      </w:r>
      <w:r w:rsidR="008C6F56" w:rsidRPr="00F64FB2">
        <w:rPr>
          <w:rFonts w:ascii="Times New Roman" w:hAnsi="Times New Roman" w:cs="Times New Roman"/>
          <w:color w:val="000000"/>
          <w:sz w:val="24"/>
          <w:szCs w:val="24"/>
          <w:shd w:val="clear" w:color="auto" w:fill="FFFFFF"/>
        </w:rPr>
        <w:t>his</w:t>
      </w:r>
      <w:r w:rsidRPr="00F64FB2">
        <w:rPr>
          <w:rFonts w:ascii="Times New Roman" w:hAnsi="Times New Roman" w:cs="Times New Roman"/>
          <w:color w:val="000000"/>
          <w:sz w:val="24"/>
          <w:szCs w:val="24"/>
          <w:shd w:val="clear" w:color="auto" w:fill="FFFFFF"/>
        </w:rPr>
        <w:t xml:space="preserve"> resulted from the fact that</w:t>
      </w:r>
      <w:r w:rsidR="00860276">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only infant</w:t>
      </w:r>
      <w:r w:rsidR="00A22EE7">
        <w:rPr>
          <w:rFonts w:ascii="Times New Roman" w:hAnsi="Times New Roman" w:cs="Times New Roman"/>
          <w:color w:val="000000"/>
          <w:sz w:val="24"/>
          <w:szCs w:val="24"/>
          <w:shd w:val="clear" w:color="auto" w:fill="FFFFFF"/>
        </w:rPr>
        <w:t>s</w:t>
      </w:r>
      <w:r w:rsidR="008C6F56">
        <w:rPr>
          <w:rFonts w:ascii="Times New Roman" w:hAnsi="Times New Roman" w:cs="Times New Roman"/>
          <w:color w:val="000000"/>
          <w:sz w:val="24"/>
          <w:szCs w:val="24"/>
          <w:shd w:val="clear" w:color="auto" w:fill="FFFFFF"/>
        </w:rPr>
        <w:t xml:space="preserve"> and young people </w:t>
      </w:r>
      <w:r w:rsidR="00A22EE7">
        <w:rPr>
          <w:rFonts w:ascii="Times New Roman" w:hAnsi="Times New Roman" w:cs="Times New Roman"/>
          <w:color w:val="000000"/>
          <w:sz w:val="24"/>
          <w:szCs w:val="24"/>
          <w:shd w:val="clear" w:color="auto" w:fill="FFFFFF"/>
        </w:rPr>
        <w:t xml:space="preserve">often </w:t>
      </w:r>
      <w:r w:rsidR="008C6F56">
        <w:rPr>
          <w:rFonts w:ascii="Times New Roman" w:hAnsi="Times New Roman" w:cs="Times New Roman"/>
          <w:color w:val="000000"/>
          <w:sz w:val="24"/>
          <w:szCs w:val="24"/>
          <w:shd w:val="clear" w:color="auto" w:fill="FFFFFF"/>
        </w:rPr>
        <w:t>tend to touch their mouth and face using hand</w:t>
      </w:r>
      <w:r w:rsidRPr="00F64FB2">
        <w:rPr>
          <w:rFonts w:ascii="Times New Roman" w:hAnsi="Times New Roman" w:cs="Times New Roman"/>
          <w:color w:val="000000"/>
          <w:sz w:val="24"/>
          <w:szCs w:val="24"/>
          <w:shd w:val="clear" w:color="auto" w:fill="FFFFFF"/>
        </w:rPr>
        <w:t>.</w:t>
      </w:r>
      <w:r w:rsidR="002702CC" w:rsidRPr="000F454B">
        <w:rPr>
          <w:rFonts w:ascii="Times New Roman" w:hAnsi="Times New Roman" w:cs="Times New Roman"/>
          <w:color w:val="000000"/>
          <w:sz w:val="24"/>
          <w:szCs w:val="24"/>
          <w:shd w:val="clear" w:color="auto" w:fill="FFFFFF"/>
        </w:rPr>
        <w:t xml:space="preserve"> </w:t>
      </w:r>
      <w:r w:rsidR="00A22EE7">
        <w:rPr>
          <w:rFonts w:ascii="Times New Roman" w:hAnsi="Times New Roman" w:cs="Times New Roman"/>
          <w:color w:val="000000"/>
          <w:sz w:val="24"/>
          <w:szCs w:val="24"/>
          <w:shd w:val="clear" w:color="auto" w:fill="FFFFFF"/>
        </w:rPr>
        <w:t xml:space="preserve">And these people are only a small part of the whole population. </w:t>
      </w:r>
    </w:p>
    <w:p w:rsidR="00594975" w:rsidRDefault="00594975" w:rsidP="001673A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can see that in different </w:t>
      </w:r>
      <w:r w:rsidR="000B20B4">
        <w:rPr>
          <w:rFonts w:ascii="Times New Roman" w:hAnsi="Times New Roman" w:cs="Times New Roman"/>
          <w:color w:val="000000"/>
          <w:sz w:val="24"/>
          <w:szCs w:val="24"/>
          <w:shd w:val="clear" w:color="auto" w:fill="FFFFFF"/>
        </w:rPr>
        <w:t>region (</w:t>
      </w:r>
      <w:r w:rsidR="00720EA4">
        <w:rPr>
          <w:rFonts w:ascii="Times New Roman" w:hAnsi="Times New Roman" w:cs="Times New Roman"/>
          <w:color w:val="000000"/>
          <w:sz w:val="24"/>
          <w:szCs w:val="24"/>
          <w:shd w:val="clear" w:color="auto" w:fill="FFFFFF"/>
        </w:rPr>
        <w:t>figure 25 and figure 26)</w:t>
      </w:r>
      <w:r>
        <w:rPr>
          <w:rFonts w:ascii="Times New Roman" w:hAnsi="Times New Roman" w:cs="Times New Roman"/>
          <w:color w:val="000000"/>
          <w:sz w:val="24"/>
          <w:szCs w:val="24"/>
          <w:shd w:val="clear" w:color="auto" w:fill="FFFFFF"/>
        </w:rPr>
        <w:t xml:space="preserve"> the parameter </w:t>
      </w:r>
      <w:del w:id="443" w:author="Yong" w:date="2013-12-15T17:39:00Z">
        <w:r w:rsidDel="00A1622A">
          <w:rPr>
            <w:rFonts w:ascii="Times New Roman" w:hAnsi="Times New Roman" w:cs="Times New Roman"/>
            <w:color w:val="000000"/>
            <w:sz w:val="24"/>
            <w:szCs w:val="24"/>
            <w:shd w:val="clear" w:color="auto" w:fill="FFFFFF"/>
          </w:rPr>
          <w:delText xml:space="preserve">sensitivity </w:delText>
        </w:r>
      </w:del>
      <w:ins w:id="444" w:author="Yong" w:date="2013-12-15T17:39:00Z">
        <w:r w:rsidR="00A1622A">
          <w:rPr>
            <w:rFonts w:ascii="Times New Roman" w:hAnsi="Times New Roman" w:cs="Times New Roman"/>
            <w:color w:val="000000"/>
            <w:sz w:val="24"/>
            <w:szCs w:val="24"/>
            <w:shd w:val="clear" w:color="auto" w:fill="FFFFFF"/>
          </w:rPr>
          <w:t xml:space="preserve">sensitivities </w:t>
        </w:r>
      </w:ins>
      <w:r>
        <w:rPr>
          <w:rFonts w:ascii="Times New Roman" w:hAnsi="Times New Roman" w:cs="Times New Roman"/>
          <w:color w:val="000000"/>
          <w:sz w:val="24"/>
          <w:szCs w:val="24"/>
          <w:shd w:val="clear" w:color="auto" w:fill="FFFFFF"/>
        </w:rPr>
        <w:t xml:space="preserve">are slightly different. </w:t>
      </w:r>
      <w:commentRangeStart w:id="445"/>
      <w:r>
        <w:rPr>
          <w:rFonts w:ascii="Times New Roman" w:hAnsi="Times New Roman" w:cs="Times New Roman"/>
          <w:color w:val="000000"/>
          <w:sz w:val="24"/>
          <w:szCs w:val="24"/>
          <w:shd w:val="clear" w:color="auto" w:fill="FFFFFF"/>
        </w:rPr>
        <w:t>This could be explained as the effect of the proportion of different age groups of the population in each region</w:t>
      </w:r>
      <w:commentRangeEnd w:id="445"/>
      <w:r w:rsidR="00A1622A">
        <w:rPr>
          <w:rStyle w:val="CommentReference"/>
        </w:rPr>
        <w:commentReference w:id="445"/>
      </w:r>
      <w:r>
        <w:rPr>
          <w:rFonts w:ascii="Times New Roman" w:hAnsi="Times New Roman" w:cs="Times New Roman"/>
          <w:color w:val="000000"/>
          <w:sz w:val="24"/>
          <w:szCs w:val="24"/>
          <w:shd w:val="clear" w:color="auto" w:fill="FFFFFF"/>
        </w:rPr>
        <w:t xml:space="preserve">. </w:t>
      </w:r>
      <w:commentRangeStart w:id="446"/>
      <w:r>
        <w:rPr>
          <w:rFonts w:ascii="Times New Roman" w:hAnsi="Times New Roman" w:cs="Times New Roman"/>
          <w:color w:val="000000"/>
          <w:sz w:val="24"/>
          <w:szCs w:val="24"/>
          <w:shd w:val="clear" w:color="auto" w:fill="FFFFFF"/>
        </w:rPr>
        <w:t>Young people tend to be more sensitive to airborne pollen both in inhalation and dermal contact routes, while the adults are less sensitive to them.</w:t>
      </w:r>
      <w:commentRangeEnd w:id="446"/>
      <w:r w:rsidR="00A1622A">
        <w:rPr>
          <w:rStyle w:val="CommentReference"/>
        </w:rPr>
        <w:commentReference w:id="446"/>
      </w:r>
    </w:p>
    <w:p w:rsidR="00E46833" w:rsidRPr="00C53C90" w:rsidRDefault="00860276" w:rsidP="001673A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216644">
        <w:rPr>
          <w:rFonts w:ascii="Times New Roman" w:hAnsi="Times New Roman" w:cs="Times New Roman"/>
          <w:color w:val="000000"/>
          <w:sz w:val="24"/>
          <w:szCs w:val="24"/>
          <w:shd w:val="clear" w:color="auto" w:fill="FFFFFF"/>
        </w:rPr>
        <w:t>ventilation</w:t>
      </w:r>
      <w:r w:rsidR="00216644" w:rsidRPr="00216644">
        <w:rPr>
          <w:rFonts w:ascii="Times New Roman" w:hAnsi="Times New Roman" w:cs="Times New Roman"/>
          <w:color w:val="000000"/>
          <w:sz w:val="24"/>
          <w:szCs w:val="24"/>
          <w:shd w:val="clear" w:color="auto" w:fill="FFFFFF"/>
        </w:rPr>
        <w:t xml:space="preserve"> and deposition rate coefficients depend on surface characteristics, temperatures and pesticide physicochemical properties such as fugacity</w:t>
      </w:r>
      <w:r>
        <w:rPr>
          <w:rFonts w:ascii="Times New Roman" w:hAnsi="Times New Roman" w:cs="Times New Roman"/>
          <w:color w:val="000000"/>
          <w:sz w:val="24"/>
          <w:szCs w:val="24"/>
          <w:shd w:val="clear" w:color="auto" w:fill="FFFFFF"/>
        </w:rPr>
        <w:t xml:space="preserve">. </w:t>
      </w:r>
      <w:r w:rsidR="00216644" w:rsidRPr="00216644">
        <w:rPr>
          <w:rFonts w:ascii="Times New Roman" w:hAnsi="Times New Roman" w:cs="Times New Roman"/>
          <w:color w:val="000000"/>
          <w:sz w:val="24"/>
          <w:szCs w:val="24"/>
          <w:shd w:val="clear" w:color="auto" w:fill="FFFFFF"/>
        </w:rPr>
        <w:t xml:space="preserve">Data on these dependencies are extremely limited for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deposition and </w:t>
      </w:r>
      <w:r>
        <w:rPr>
          <w:rFonts w:ascii="Times New Roman" w:hAnsi="Times New Roman" w:cs="Times New Roman"/>
          <w:color w:val="000000"/>
          <w:sz w:val="24"/>
          <w:szCs w:val="24"/>
          <w:shd w:val="clear" w:color="auto" w:fill="FFFFFF"/>
        </w:rPr>
        <w:t xml:space="preserve">ventilation. </w:t>
      </w:r>
      <w:r w:rsidR="00216644" w:rsidRPr="00216644">
        <w:rPr>
          <w:rFonts w:ascii="Times New Roman" w:hAnsi="Times New Roman" w:cs="Times New Roman"/>
          <w:color w:val="000000"/>
          <w:sz w:val="24"/>
          <w:szCs w:val="24"/>
          <w:shd w:val="clear" w:color="auto" w:fill="FFFFFF"/>
        </w:rPr>
        <w:t xml:space="preserve">The values of </w:t>
      </w:r>
      <w:commentRangeStart w:id="447"/>
      <w:proofErr w:type="spellStart"/>
      <w:proofErr w:type="gramStart"/>
      <w:r w:rsidR="00A22EE7">
        <w:rPr>
          <w:rFonts w:ascii="Times New Roman" w:hAnsi="Times New Roman" w:cs="Times New Roman"/>
          <w:color w:val="000000"/>
          <w:sz w:val="24"/>
          <w:szCs w:val="24"/>
          <w:shd w:val="clear" w:color="auto" w:fill="FFFFFF"/>
        </w:rPr>
        <w:t>Vd</w:t>
      </w:r>
      <w:proofErr w:type="spellEnd"/>
      <w:proofErr w:type="gramEnd"/>
      <w:r w:rsidR="00216644" w:rsidRPr="00216644">
        <w:rPr>
          <w:rFonts w:ascii="Times New Roman" w:hAnsi="Times New Roman" w:cs="Times New Roman"/>
          <w:color w:val="000000"/>
          <w:sz w:val="24"/>
          <w:szCs w:val="24"/>
          <w:shd w:val="clear" w:color="auto" w:fill="FFFFFF"/>
        </w:rPr>
        <w:t xml:space="preserve"> and </w:t>
      </w:r>
      <w:r w:rsidR="00A22EE7">
        <w:rPr>
          <w:rFonts w:ascii="Times New Roman" w:hAnsi="Times New Roman" w:cs="Times New Roman"/>
          <w:color w:val="000000"/>
          <w:sz w:val="24"/>
          <w:szCs w:val="24"/>
          <w:shd w:val="clear" w:color="auto" w:fill="FFFFFF"/>
        </w:rPr>
        <w:t>u*</w:t>
      </w:r>
      <w:commentRangeEnd w:id="447"/>
      <w:r w:rsidR="00A1622A">
        <w:rPr>
          <w:rStyle w:val="CommentReference"/>
        </w:rPr>
        <w:commentReference w:id="447"/>
      </w:r>
      <w:r w:rsidR="00216644" w:rsidRPr="00216644">
        <w:rPr>
          <w:rFonts w:ascii="Times New Roman" w:hAnsi="Times New Roman" w:cs="Times New Roman"/>
          <w:color w:val="000000"/>
          <w:sz w:val="24"/>
          <w:szCs w:val="24"/>
          <w:shd w:val="clear" w:color="auto" w:fill="FFFFFF"/>
        </w:rPr>
        <w:t xml:space="preserve"> used in the current study were derived from references </w:t>
      </w:r>
      <w:r w:rsidR="005D6292">
        <w:rPr>
          <w:rFonts w:ascii="Times New Roman" w:hAnsi="Times New Roman" w:cs="Times New Roman"/>
          <w:color w:val="000000"/>
          <w:sz w:val="24"/>
          <w:szCs w:val="24"/>
          <w:shd w:val="clear" w:color="auto" w:fill="FFFFFF"/>
        </w:rPr>
        <w:t>(</w:t>
      </w:r>
      <w:r w:rsidR="005D6292" w:rsidRPr="00D61707">
        <w:t>Hu, X., et al. (2011).</w:t>
      </w:r>
      <w:r w:rsidR="005D6292">
        <w:rPr>
          <w:rFonts w:ascii="Times New Roman" w:hAnsi="Times New Roman" w:cs="Times New Roman"/>
          <w:color w:val="000000"/>
          <w:sz w:val="24"/>
          <w:szCs w:val="24"/>
          <w:shd w:val="clear" w:color="auto" w:fill="FFFFFF"/>
        </w:rPr>
        <w:t>)</w:t>
      </w:r>
      <w:ins w:id="448" w:author="Yong" w:date="2013-12-15T17:41:00Z">
        <w:r w:rsidR="00A1622A">
          <w:rPr>
            <w:rFonts w:ascii="Times New Roman" w:hAnsi="Times New Roman" w:cs="Times New Roman"/>
            <w:color w:val="000000"/>
            <w:sz w:val="24"/>
            <w:szCs w:val="24"/>
            <w:shd w:val="clear" w:color="auto" w:fill="FFFFFF"/>
          </w:rPr>
          <w:t xml:space="preserve"> </w:t>
        </w:r>
      </w:ins>
      <w:r w:rsidR="00216644" w:rsidRPr="00216644">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particulate matter and small</w:t>
      </w:r>
      <w:r w:rsidR="00216644" w:rsidRPr="00216644">
        <w:rPr>
          <w:rFonts w:ascii="Times New Roman" w:hAnsi="Times New Roman" w:cs="Times New Roman"/>
          <w:color w:val="000000"/>
          <w:sz w:val="24"/>
          <w:szCs w:val="24"/>
          <w:shd w:val="clear" w:color="auto" w:fill="FFFFFF"/>
        </w:rPr>
        <w:t xml:space="preserve"> particles</w:t>
      </w:r>
      <w:r w:rsidR="005D6292">
        <w:rPr>
          <w:rFonts w:ascii="Times New Roman" w:hAnsi="Times New Roman" w:cs="Times New Roman"/>
          <w:color w:val="000000"/>
          <w:sz w:val="24"/>
          <w:szCs w:val="24"/>
          <w:shd w:val="clear" w:color="auto" w:fill="FFFFFF"/>
        </w:rPr>
        <w:t>.</w:t>
      </w:r>
      <w:r w:rsidR="00216644" w:rsidRPr="00216644">
        <w:rPr>
          <w:rFonts w:ascii="Times New Roman" w:hAnsi="Times New Roman" w:cs="Times New Roman"/>
          <w:color w:val="000000"/>
          <w:sz w:val="24"/>
          <w:szCs w:val="24"/>
          <w:shd w:val="clear" w:color="auto" w:fill="FFFFFF"/>
        </w:rPr>
        <w:t xml:space="preserve"> Widely different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 xml:space="preserve">dermal contact effect </w:t>
      </w:r>
      <w:r w:rsidR="00216644" w:rsidRPr="00216644">
        <w:rPr>
          <w:rFonts w:ascii="Times New Roman" w:hAnsi="Times New Roman" w:cs="Times New Roman"/>
          <w:color w:val="000000"/>
          <w:sz w:val="24"/>
          <w:szCs w:val="24"/>
          <w:shd w:val="clear" w:color="auto" w:fill="FFFFFF"/>
        </w:rPr>
        <w:t xml:space="preserve">due to hand touch </w:t>
      </w:r>
      <w:r w:rsidRPr="00216644">
        <w:rPr>
          <w:rFonts w:ascii="Times New Roman" w:hAnsi="Times New Roman" w:cs="Times New Roman"/>
          <w:color w:val="000000"/>
          <w:sz w:val="24"/>
          <w:szCs w:val="24"/>
          <w:shd w:val="clear" w:color="auto" w:fill="FFFFFF"/>
        </w:rPr>
        <w:t xml:space="preserve">have </w:t>
      </w:r>
      <w:r>
        <w:rPr>
          <w:rFonts w:ascii="Times New Roman" w:hAnsi="Times New Roman" w:cs="Times New Roman"/>
          <w:color w:val="000000"/>
          <w:sz w:val="24"/>
          <w:szCs w:val="24"/>
          <w:shd w:val="clear" w:color="auto" w:fill="FFFFFF"/>
        </w:rPr>
        <w:t>been</w:t>
      </w:r>
      <w:r w:rsidR="00216644" w:rsidRPr="00216644">
        <w:rPr>
          <w:rFonts w:ascii="Times New Roman" w:hAnsi="Times New Roman" w:cs="Times New Roman"/>
          <w:color w:val="000000"/>
          <w:sz w:val="24"/>
          <w:szCs w:val="24"/>
          <w:shd w:val="clear" w:color="auto" w:fill="FFFFFF"/>
        </w:rPr>
        <w:t xml:space="preserve"> reported in the </w:t>
      </w:r>
      <w:r w:rsidR="00A22EE7" w:rsidRPr="00216644">
        <w:rPr>
          <w:rFonts w:ascii="Times New Roman" w:hAnsi="Times New Roman" w:cs="Times New Roman"/>
          <w:color w:val="000000"/>
          <w:sz w:val="24"/>
          <w:szCs w:val="24"/>
          <w:shd w:val="clear" w:color="auto" w:fill="FFFFFF"/>
        </w:rPr>
        <w:t>literature</w:t>
      </w:r>
      <w:r w:rsidR="00A22EE7">
        <w:rPr>
          <w:rFonts w:ascii="Times New Roman" w:hAnsi="Times New Roman" w:cs="Times New Roman"/>
          <w:color w:val="000000"/>
          <w:sz w:val="24"/>
          <w:szCs w:val="24"/>
          <w:shd w:val="clear" w:color="auto" w:fill="FFFFFF"/>
        </w:rPr>
        <w:t xml:space="preserve">s </w:t>
      </w:r>
      <w:commentRangeStart w:id="449"/>
      <w:proofErr w:type="gramStart"/>
      <w:r w:rsidR="00A22EE7">
        <w:rPr>
          <w:rFonts w:ascii="Times New Roman" w:hAnsi="Times New Roman" w:cs="Times New Roman"/>
          <w:color w:val="000000"/>
          <w:sz w:val="24"/>
          <w:szCs w:val="24"/>
          <w:shd w:val="clear" w:color="auto" w:fill="FFFFFF"/>
        </w:rPr>
        <w:t>(</w:t>
      </w:r>
      <w:r w:rsidR="005D6292" w:rsidRPr="005D6292">
        <w:t xml:space="preserve"> </w:t>
      </w:r>
      <w:proofErr w:type="spellStart"/>
      <w:r w:rsidR="005D6292" w:rsidRPr="00D61707">
        <w:t>Brożek</w:t>
      </w:r>
      <w:proofErr w:type="spellEnd"/>
      <w:proofErr w:type="gramEnd"/>
      <w:r w:rsidR="005D6292" w:rsidRPr="00D61707">
        <w:t xml:space="preserve">, J. L., et al. </w:t>
      </w:r>
      <w:r w:rsidR="005D6292" w:rsidRPr="00D61707">
        <w:lastRenderedPageBreak/>
        <w:t>(2010)</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w:t>
      </w:r>
      <w:r w:rsidR="005D6292" w:rsidRPr="005D6292">
        <w:t xml:space="preserve"> </w:t>
      </w:r>
      <w:proofErr w:type="spellStart"/>
      <w:r w:rsidR="005D6292" w:rsidRPr="00D61707">
        <w:t>Behrendt</w:t>
      </w:r>
      <w:proofErr w:type="spellEnd"/>
      <w:r w:rsidR="005D6292" w:rsidRPr="00D61707">
        <w:t>, H. and W.-M. Becker (2001)</w:t>
      </w:r>
      <w:r w:rsidR="005D6292">
        <w:t>)</w:t>
      </w:r>
      <w:commentRangeEnd w:id="449"/>
      <w:r w:rsidR="00A1622A">
        <w:rPr>
          <w:rStyle w:val="CommentReference"/>
        </w:rPr>
        <w:commentReference w:id="449"/>
      </w:r>
    </w:p>
    <w:p w:rsidR="001C5ED6" w:rsidRDefault="000E6E70">
      <w:pPr>
        <w:pStyle w:val="Heading1"/>
        <w:pPrChange w:id="450" w:author="Yong" w:date="2013-12-15T17:22:00Z">
          <w:pPr>
            <w:pStyle w:val="Heading2"/>
            <w:numPr>
              <w:ilvl w:val="0"/>
              <w:numId w:val="0"/>
            </w:numPr>
            <w:ind w:left="0" w:firstLine="420"/>
          </w:pPr>
        </w:pPrChange>
      </w:pPr>
      <w:r>
        <w:t>Conclusion</w:t>
      </w:r>
    </w:p>
    <w:p w:rsidR="00E46833" w:rsidRPr="001C5ED6" w:rsidRDefault="001673A8" w:rsidP="001C5ED6">
      <w:pPr>
        <w:spacing w:before="120" w:after="120" w:line="480" w:lineRule="auto"/>
        <w:rPr>
          <w:rFonts w:ascii="Times New Roman" w:hAnsi="Times New Roman" w:cs="Times New Roman"/>
          <w:color w:val="000000"/>
          <w:sz w:val="24"/>
          <w:szCs w:val="24"/>
          <w:shd w:val="clear" w:color="auto" w:fill="FFFFFF"/>
        </w:rPr>
      </w:pPr>
      <w:commentRangeStart w:id="451"/>
      <w:r w:rsidRPr="001C5ED6">
        <w:rPr>
          <w:rFonts w:ascii="Times New Roman" w:hAnsi="Times New Roman" w:cs="Times New Roman"/>
          <w:color w:val="000000"/>
          <w:sz w:val="24"/>
          <w:szCs w:val="24"/>
          <w:shd w:val="clear" w:color="auto" w:fill="FFFFFF"/>
        </w:rPr>
        <w:t xml:space="preserve">The modeling system developed based on physical processes and human activity data </w:t>
      </w:r>
      <w:r w:rsidR="000A460A" w:rsidRPr="001C5ED6">
        <w:rPr>
          <w:rFonts w:ascii="Times New Roman" w:hAnsi="Times New Roman" w:cs="Times New Roman"/>
          <w:color w:val="000000"/>
          <w:sz w:val="24"/>
          <w:szCs w:val="24"/>
          <w:shd w:val="clear" w:color="auto" w:fill="FFFFFF"/>
        </w:rPr>
        <w:t xml:space="preserve">and demographical data </w:t>
      </w:r>
      <w:r w:rsidRPr="001C5ED6">
        <w:rPr>
          <w:rFonts w:ascii="Times New Roman" w:hAnsi="Times New Roman" w:cs="Times New Roman"/>
          <w:color w:val="000000"/>
          <w:sz w:val="24"/>
          <w:szCs w:val="24"/>
          <w:shd w:val="clear" w:color="auto" w:fill="FFFFFF"/>
        </w:rPr>
        <w:t xml:space="preserve">in the current study, can be easily adapted to simulated risks and exposure to particulate matter(PM) </w:t>
      </w:r>
      <w:r w:rsidR="000A460A" w:rsidRPr="001C5ED6">
        <w:rPr>
          <w:rFonts w:ascii="Times New Roman" w:hAnsi="Times New Roman" w:cs="Times New Roman"/>
          <w:color w:val="000000"/>
          <w:sz w:val="24"/>
          <w:szCs w:val="24"/>
          <w:shd w:val="clear" w:color="auto" w:fill="FFFFFF"/>
        </w:rPr>
        <w:t xml:space="preserve">which is also believed to be a major pollutant in the air </w:t>
      </w:r>
      <w:r w:rsidRPr="001C5ED6">
        <w:rPr>
          <w:rFonts w:ascii="Times New Roman" w:hAnsi="Times New Roman" w:cs="Times New Roman"/>
          <w:color w:val="000000"/>
          <w:sz w:val="24"/>
          <w:szCs w:val="24"/>
          <w:shd w:val="clear" w:color="auto" w:fill="FFFFFF"/>
        </w:rPr>
        <w:t xml:space="preserve">in similar environments or small scaled units such as cities or certain census. Furthermore, sensitivity analyses of the modeling system provides helpful information for planning measurements related to investigation of health risks associated with </w:t>
      </w:r>
      <w:del w:id="452" w:author="Yong" w:date="2013-12-15T17:46:00Z">
        <w:r w:rsidRPr="001C5ED6" w:rsidDel="00FF29C7">
          <w:rPr>
            <w:rFonts w:ascii="Times New Roman" w:hAnsi="Times New Roman" w:cs="Times New Roman"/>
            <w:color w:val="000000"/>
            <w:sz w:val="24"/>
            <w:szCs w:val="24"/>
            <w:shd w:val="clear" w:color="auto" w:fill="FFFFFF"/>
          </w:rPr>
          <w:delText xml:space="preserve">occupational </w:delText>
        </w:r>
      </w:del>
      <w:r w:rsidRPr="001C5ED6">
        <w:rPr>
          <w:rFonts w:ascii="Times New Roman" w:hAnsi="Times New Roman" w:cs="Times New Roman"/>
          <w:color w:val="000000"/>
          <w:sz w:val="24"/>
          <w:szCs w:val="24"/>
          <w:shd w:val="clear" w:color="auto" w:fill="FFFFFF"/>
        </w:rPr>
        <w:t>exposures to pollens or other kinds or particulate particles in the environments.</w:t>
      </w:r>
      <w:commentRangeEnd w:id="451"/>
      <w:r w:rsidR="00FF29C7">
        <w:rPr>
          <w:rStyle w:val="CommentReference"/>
        </w:rPr>
        <w:commentReference w:id="451"/>
      </w:r>
    </w:p>
    <w:p w:rsidR="00D12A6F" w:rsidRDefault="00D12A6F">
      <w:pPr>
        <w:widowControl/>
        <w:jc w:val="left"/>
        <w:rPr>
          <w:rFonts w:cs="Calibri" w:hint="eastAsia"/>
          <w:noProof/>
          <w:sz w:val="20"/>
        </w:rPr>
      </w:pPr>
      <w:r>
        <w:br w:type="page"/>
      </w:r>
    </w:p>
    <w:p w:rsidR="00314C0A" w:rsidRDefault="00823408" w:rsidP="005E1A97">
      <w:pPr>
        <w:pStyle w:val="Heading1"/>
        <w:rPr>
          <w:rFonts w:hint="eastAsia"/>
        </w:rPr>
      </w:pPr>
      <w:r>
        <w:lastRenderedPageBreak/>
        <w:t>Figure</w:t>
      </w:r>
    </w:p>
    <w:p w:rsidR="00E10779" w:rsidRDefault="00E10779" w:rsidP="00E10779">
      <w:pPr>
        <w:keepNext/>
        <w:rPr>
          <w:rFonts w:hint="eastAsia"/>
        </w:rPr>
      </w:pPr>
      <w:r>
        <w:rPr>
          <w:noProof/>
          <w:lang w:eastAsia="en-US"/>
        </w:rPr>
        <w:drawing>
          <wp:inline distT="0" distB="0" distL="0" distR="0">
            <wp:extent cx="5274310" cy="32347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274310" cy="3234788"/>
                    </a:xfrm>
                    <a:prstGeom prst="rect">
                      <a:avLst/>
                    </a:prstGeom>
                  </pic:spPr>
                </pic:pic>
              </a:graphicData>
            </a:graphic>
          </wp:inline>
        </w:drawing>
      </w:r>
    </w:p>
    <w:p w:rsidR="00E10779" w:rsidRDefault="00E10779" w:rsidP="00E10779">
      <w:pPr>
        <w:pStyle w:val="Caption"/>
        <w:jc w:val="left"/>
        <w:rPr>
          <w:sz w:val="24"/>
          <w:szCs w:val="24"/>
        </w:rPr>
      </w:pPr>
      <w:r w:rsidRPr="00E10779">
        <w:rPr>
          <w:sz w:val="24"/>
          <w:szCs w:val="24"/>
        </w:rPr>
        <w:t xml:space="preserve">Figure </w:t>
      </w:r>
      <w:r w:rsidR="00592BD6" w:rsidRPr="00E10779">
        <w:rPr>
          <w:sz w:val="24"/>
          <w:szCs w:val="24"/>
        </w:rPr>
        <w:fldChar w:fldCharType="begin"/>
      </w:r>
      <w:r w:rsidRPr="00E10779">
        <w:rPr>
          <w:sz w:val="24"/>
          <w:szCs w:val="24"/>
        </w:rPr>
        <w:instrText xml:space="preserve"> SEQ Figure \* ARABIC </w:instrText>
      </w:r>
      <w:r w:rsidR="00592BD6" w:rsidRPr="00E10779">
        <w:rPr>
          <w:sz w:val="24"/>
          <w:szCs w:val="24"/>
        </w:rPr>
        <w:fldChar w:fldCharType="separate"/>
      </w:r>
      <w:r w:rsidR="008F3FF2">
        <w:rPr>
          <w:noProof/>
          <w:sz w:val="24"/>
          <w:szCs w:val="24"/>
        </w:rPr>
        <w:t>1</w:t>
      </w:r>
      <w:r w:rsidR="00592BD6" w:rsidRPr="00E10779">
        <w:rPr>
          <w:sz w:val="24"/>
          <w:szCs w:val="24"/>
        </w:rPr>
        <w:fldChar w:fldCharType="end"/>
      </w:r>
      <w:r w:rsidRPr="00E10779">
        <w:rPr>
          <w:sz w:val="24"/>
          <w:szCs w:val="24"/>
        </w:rPr>
        <w:t xml:space="preserve"> </w:t>
      </w:r>
      <w:del w:id="453" w:author="Yong" w:date="2013-12-15T17:49:00Z">
        <w:r w:rsidR="00C07736" w:rsidDel="00C47BE8">
          <w:rPr>
            <w:sz w:val="24"/>
            <w:szCs w:val="24"/>
          </w:rPr>
          <w:delText xml:space="preserve">the </w:delText>
        </w:r>
      </w:del>
      <w:proofErr w:type="gramStart"/>
      <w:ins w:id="454" w:author="Yong" w:date="2013-12-15T17:49:00Z">
        <w:r w:rsidR="00C47BE8">
          <w:rPr>
            <w:sz w:val="24"/>
            <w:szCs w:val="24"/>
          </w:rPr>
          <w:t>The</w:t>
        </w:r>
        <w:proofErr w:type="gramEnd"/>
        <w:r w:rsidR="00C47BE8">
          <w:rPr>
            <w:sz w:val="24"/>
            <w:szCs w:val="24"/>
          </w:rPr>
          <w:t xml:space="preserve"> </w:t>
        </w:r>
      </w:ins>
      <w:del w:id="455" w:author="Yong" w:date="2013-12-15T17:49:00Z">
        <w:r w:rsidR="00C07736" w:rsidDel="00C47BE8">
          <w:rPr>
            <w:sz w:val="24"/>
            <w:szCs w:val="24"/>
          </w:rPr>
          <w:delText>i</w:delText>
        </w:r>
        <w:r w:rsidR="00C07736" w:rsidRPr="00C07736" w:rsidDel="00C47BE8">
          <w:rPr>
            <w:sz w:val="24"/>
            <w:szCs w:val="24"/>
          </w:rPr>
          <w:delText xml:space="preserve">deal </w:delText>
        </w:r>
      </w:del>
      <w:r w:rsidR="00C07736" w:rsidRPr="00C07736">
        <w:rPr>
          <w:sz w:val="24"/>
          <w:szCs w:val="24"/>
        </w:rPr>
        <w:t xml:space="preserve">scheme of a </w:t>
      </w:r>
      <w:r w:rsidR="00C07736">
        <w:rPr>
          <w:sz w:val="24"/>
          <w:szCs w:val="24"/>
        </w:rPr>
        <w:t>possibly</w:t>
      </w:r>
      <w:r w:rsidR="00C07736" w:rsidRPr="00C07736">
        <w:rPr>
          <w:sz w:val="24"/>
          <w:szCs w:val="24"/>
        </w:rPr>
        <w:t xml:space="preserve"> sampling-based sensitivity analysis. Uncertainty </w:t>
      </w:r>
      <w:r w:rsidR="00DC36E0">
        <w:rPr>
          <w:sz w:val="24"/>
          <w:szCs w:val="24"/>
        </w:rPr>
        <w:t>would arise</w:t>
      </w:r>
      <w:r w:rsidR="00C07736" w:rsidRPr="00C07736">
        <w:rPr>
          <w:sz w:val="24"/>
          <w:szCs w:val="24"/>
        </w:rPr>
        <w:t xml:space="preserve"> from different sources—errors in the data, parameter estimation procedure, </w:t>
      </w:r>
      <w:r w:rsidR="00DC36E0">
        <w:rPr>
          <w:sz w:val="24"/>
          <w:szCs w:val="24"/>
        </w:rPr>
        <w:t xml:space="preserve">and </w:t>
      </w:r>
      <w:r w:rsidR="00C07736" w:rsidRPr="00C07736">
        <w:rPr>
          <w:sz w:val="24"/>
          <w:szCs w:val="24"/>
        </w:rPr>
        <w:t>alternative model structures—</w:t>
      </w:r>
      <w:r w:rsidR="00DC36E0">
        <w:rPr>
          <w:sz w:val="24"/>
          <w:szCs w:val="24"/>
        </w:rPr>
        <w:t xml:space="preserve">they </w:t>
      </w:r>
      <w:r w:rsidR="00C07736" w:rsidRPr="00C07736">
        <w:rPr>
          <w:sz w:val="24"/>
          <w:szCs w:val="24"/>
        </w:rPr>
        <w:t>are propagated through the model for uncertainty analysis and their relative importance is quantified via sensitivity analysis.</w:t>
      </w:r>
    </w:p>
    <w:p w:rsidR="00E10779" w:rsidRDefault="00E10779" w:rsidP="00E10779">
      <w:pPr>
        <w:rPr>
          <w:rFonts w:asciiTheme="majorHAnsi" w:eastAsia="SimHei" w:hAnsiTheme="majorHAnsi" w:cstheme="majorBidi"/>
          <w:sz w:val="24"/>
          <w:szCs w:val="24"/>
        </w:rPr>
      </w:pPr>
    </w:p>
    <w:p w:rsidR="00D12A6F" w:rsidRDefault="00D12A6F">
      <w:pPr>
        <w:widowControl/>
        <w:jc w:val="left"/>
        <w:rPr>
          <w:rFonts w:asciiTheme="majorHAnsi" w:eastAsia="SimHei" w:hAnsiTheme="majorHAnsi" w:cstheme="majorBidi"/>
          <w:sz w:val="24"/>
          <w:szCs w:val="24"/>
        </w:rPr>
      </w:pPr>
      <w:r>
        <w:rPr>
          <w:rFonts w:asciiTheme="majorHAnsi" w:eastAsia="SimHei" w:hAnsiTheme="majorHAnsi" w:cstheme="majorBidi"/>
          <w:sz w:val="24"/>
          <w:szCs w:val="24"/>
        </w:rPr>
        <w:br w:type="page"/>
      </w:r>
    </w:p>
    <w:p w:rsidR="00970278" w:rsidRDefault="00970278" w:rsidP="00970278">
      <w:pPr>
        <w:keepNext/>
        <w:rPr>
          <w:rFonts w:hint="eastAsia"/>
        </w:rPr>
      </w:pPr>
      <w:r>
        <w:object w:dxaOrig="8158" w:dyaOrig="7031">
          <v:shape id="_x0000_i1040" type="#_x0000_t75" style="width:408.75pt;height:350.6pt" o:ole="">
            <v:imagedata r:id="rId33" o:title=""/>
          </v:shape>
          <o:OLEObject Type="Embed" ProgID="Visio.Drawing.11" ShapeID="_x0000_i1040" DrawAspect="Content" ObjectID="_1448706215" r:id="rId34"/>
        </w:object>
      </w:r>
    </w:p>
    <w:p w:rsidR="00970278" w:rsidRDefault="00970278" w:rsidP="00970278">
      <w:pPr>
        <w:pStyle w:val="Caption"/>
        <w:rPr>
          <w:sz w:val="24"/>
          <w:szCs w:val="24"/>
        </w:rPr>
      </w:pPr>
      <w:r w:rsidRPr="00970278">
        <w:rPr>
          <w:sz w:val="24"/>
          <w:szCs w:val="24"/>
        </w:rPr>
        <w:t xml:space="preserve">Figure </w:t>
      </w:r>
      <w:r w:rsidR="00592BD6" w:rsidRPr="00970278">
        <w:rPr>
          <w:sz w:val="24"/>
          <w:szCs w:val="24"/>
        </w:rPr>
        <w:fldChar w:fldCharType="begin"/>
      </w:r>
      <w:r w:rsidRPr="00970278">
        <w:rPr>
          <w:sz w:val="24"/>
          <w:szCs w:val="24"/>
        </w:rPr>
        <w:instrText xml:space="preserve"> SEQ Figure \* ARABIC </w:instrText>
      </w:r>
      <w:r w:rsidR="00592BD6" w:rsidRPr="00970278">
        <w:rPr>
          <w:sz w:val="24"/>
          <w:szCs w:val="24"/>
        </w:rPr>
        <w:fldChar w:fldCharType="separate"/>
      </w:r>
      <w:r w:rsidR="008F3FF2">
        <w:rPr>
          <w:noProof/>
          <w:sz w:val="24"/>
          <w:szCs w:val="24"/>
        </w:rPr>
        <w:t>2</w:t>
      </w:r>
      <w:r w:rsidR="00592BD6" w:rsidRPr="00970278">
        <w:rPr>
          <w:sz w:val="24"/>
          <w:szCs w:val="24"/>
        </w:rPr>
        <w:fldChar w:fldCharType="end"/>
      </w:r>
      <w:r w:rsidRPr="00970278">
        <w:rPr>
          <w:sz w:val="24"/>
          <w:szCs w:val="24"/>
        </w:rPr>
        <w:t xml:space="preserve"> </w:t>
      </w:r>
      <w:del w:id="456" w:author="Yong" w:date="2013-12-15T17:50:00Z">
        <w:r w:rsidDel="00C47BE8">
          <w:rPr>
            <w:sz w:val="24"/>
            <w:szCs w:val="24"/>
          </w:rPr>
          <w:delText>ther</w:delText>
        </w:r>
        <w:r w:rsidRPr="00D31F3E" w:rsidDel="00C47BE8">
          <w:rPr>
            <w:sz w:val="24"/>
            <w:szCs w:val="24"/>
          </w:rPr>
          <w:delText xml:space="preserve">e </w:delText>
        </w:r>
      </w:del>
      <w:ins w:id="457" w:author="Yong" w:date="2013-12-15T17:50:00Z">
        <w:r w:rsidR="00C47BE8">
          <w:rPr>
            <w:sz w:val="24"/>
            <w:szCs w:val="24"/>
          </w:rPr>
          <w:t>Ther</w:t>
        </w:r>
        <w:r w:rsidR="00C47BE8" w:rsidRPr="00D31F3E">
          <w:rPr>
            <w:sz w:val="24"/>
            <w:szCs w:val="24"/>
          </w:rPr>
          <w:t xml:space="preserve">e </w:t>
        </w:r>
      </w:ins>
      <w:r w:rsidRPr="00D31F3E">
        <w:rPr>
          <w:sz w:val="24"/>
          <w:szCs w:val="24"/>
        </w:rPr>
        <w:t xml:space="preserve">different </w:t>
      </w:r>
      <w:del w:id="458" w:author="Yong" w:date="2013-12-15T17:50:00Z">
        <w:r w:rsidDel="00C47BE8">
          <w:rPr>
            <w:sz w:val="24"/>
            <w:szCs w:val="24"/>
          </w:rPr>
          <w:delText xml:space="preserve">uptake </w:delText>
        </w:r>
      </w:del>
      <w:ins w:id="459" w:author="Yong" w:date="2013-12-15T17:50:00Z">
        <w:r w:rsidR="00C47BE8">
          <w:rPr>
            <w:sz w:val="24"/>
            <w:szCs w:val="24"/>
          </w:rPr>
          <w:t xml:space="preserve">intake </w:t>
        </w:r>
      </w:ins>
      <w:r>
        <w:rPr>
          <w:sz w:val="24"/>
          <w:szCs w:val="24"/>
        </w:rPr>
        <w:t>routes</w:t>
      </w:r>
      <w:r w:rsidRPr="00D31F3E">
        <w:rPr>
          <w:sz w:val="24"/>
          <w:szCs w:val="24"/>
        </w:rPr>
        <w:t xml:space="preserve"> of the </w:t>
      </w:r>
      <w:r w:rsidR="00355FDD" w:rsidRPr="00D31F3E">
        <w:rPr>
          <w:sz w:val="24"/>
          <w:szCs w:val="24"/>
        </w:rPr>
        <w:t>pollens</w:t>
      </w:r>
      <w:r w:rsidR="00355FDD">
        <w:rPr>
          <w:sz w:val="24"/>
          <w:szCs w:val="24"/>
        </w:rPr>
        <w:t xml:space="preserve">. </w:t>
      </w:r>
      <w:commentRangeStart w:id="460"/>
      <w:r w:rsidR="00355FDD">
        <w:rPr>
          <w:sz w:val="24"/>
          <w:szCs w:val="24"/>
        </w:rPr>
        <w:t>Route</w:t>
      </w:r>
      <w:r>
        <w:rPr>
          <w:sz w:val="24"/>
          <w:szCs w:val="24"/>
        </w:rPr>
        <w:t xml:space="preserve"> of </w:t>
      </w:r>
      <w:r w:rsidR="00355FDD">
        <w:rPr>
          <w:sz w:val="24"/>
          <w:szCs w:val="24"/>
        </w:rPr>
        <w:t xml:space="preserve">Inhalation are calculated and shown to be the dominated route of pollen </w:t>
      </w:r>
      <w:r w:rsidR="000E1B0E">
        <w:rPr>
          <w:sz w:val="24"/>
          <w:szCs w:val="24"/>
        </w:rPr>
        <w:t>intake. The</w:t>
      </w:r>
      <w:r w:rsidR="00355FDD">
        <w:rPr>
          <w:sz w:val="24"/>
          <w:szCs w:val="24"/>
        </w:rPr>
        <w:t xml:space="preserve"> exposure from inhalation is about 100 times than the other two routes which </w:t>
      </w:r>
      <w:r w:rsidR="000E1B0E">
        <w:rPr>
          <w:sz w:val="24"/>
          <w:szCs w:val="24"/>
        </w:rPr>
        <w:t>are based on the skin contact to pollens.</w:t>
      </w:r>
      <w:commentRangeEnd w:id="460"/>
      <w:r w:rsidR="00C47BE8">
        <w:rPr>
          <w:rStyle w:val="CommentReference"/>
          <w:rFonts w:ascii="Cambria Math" w:eastAsiaTheme="minorEastAsia" w:hAnsi="Cambria Math" w:cstheme="minorBidi"/>
        </w:rPr>
        <w:commentReference w:id="460"/>
      </w:r>
    </w:p>
    <w:p w:rsidR="00970278" w:rsidRPr="00970278" w:rsidRDefault="00970278" w:rsidP="00970278">
      <w:pPr>
        <w:rPr>
          <w:rFonts w:hint="eastAsia"/>
        </w:rPr>
      </w:pPr>
    </w:p>
    <w:p w:rsidR="00D12A6F" w:rsidRDefault="00D12A6F">
      <w:pPr>
        <w:widowControl/>
        <w:jc w:val="left"/>
        <w:rPr>
          <w:rFonts w:asciiTheme="majorHAnsi" w:eastAsia="SimHei" w:hAnsiTheme="majorHAnsi" w:cstheme="majorBidi"/>
          <w:sz w:val="20"/>
          <w:szCs w:val="20"/>
        </w:rPr>
      </w:pPr>
      <w:r>
        <w:br w:type="page"/>
      </w:r>
    </w:p>
    <w:p w:rsidR="00742C49" w:rsidRDefault="00A93AB0" w:rsidP="00742C49">
      <w:pPr>
        <w:keepNext/>
        <w:rPr>
          <w:rFonts w:hint="eastAsia"/>
        </w:rPr>
      </w:pPr>
      <w:r>
        <w:object w:dxaOrig="9523" w:dyaOrig="4676">
          <v:shape id="_x0000_i1041" type="#_x0000_t75" style="width:483.5pt;height:235.95pt" o:ole="">
            <v:imagedata r:id="rId35" o:title=""/>
          </v:shape>
          <o:OLEObject Type="Embed" ProgID="Visio.Drawing.11" ShapeID="_x0000_i1041" DrawAspect="Content" ObjectID="_1448706216" r:id="rId36"/>
        </w:object>
      </w:r>
    </w:p>
    <w:p w:rsidR="00742C49" w:rsidRPr="005E1A97" w:rsidRDefault="00742C49" w:rsidP="00742C49">
      <w:pPr>
        <w:adjustRightInd w:val="0"/>
        <w:mirrorIndents/>
        <w:jc w:val="left"/>
        <w:rPr>
          <w:rFonts w:ascii="Times New Roman" w:hAnsi="Times New Roman" w:cs="Times New Roman"/>
          <w:color w:val="000000"/>
          <w:sz w:val="24"/>
          <w:szCs w:val="24"/>
        </w:rPr>
      </w:pPr>
      <w:r w:rsidRPr="00CB3CE1">
        <w:rPr>
          <w:rFonts w:ascii="Times New Roman" w:hAnsi="Times New Roman" w:cs="Times New Roman"/>
          <w:color w:val="000000"/>
          <w:sz w:val="24"/>
          <w:szCs w:val="24"/>
        </w:rPr>
        <w:t xml:space="preserve">Figure </w:t>
      </w:r>
      <w:r w:rsidR="00592BD6" w:rsidRPr="00CB3CE1">
        <w:rPr>
          <w:rFonts w:ascii="Times New Roman" w:hAnsi="Times New Roman" w:cs="Times New Roman"/>
          <w:color w:val="000000"/>
          <w:sz w:val="24"/>
          <w:szCs w:val="24"/>
        </w:rPr>
        <w:fldChar w:fldCharType="begin"/>
      </w:r>
      <w:r w:rsidRPr="00CB3CE1">
        <w:rPr>
          <w:rFonts w:ascii="Times New Roman" w:hAnsi="Times New Roman" w:cs="Times New Roman"/>
          <w:color w:val="000000"/>
          <w:sz w:val="24"/>
          <w:szCs w:val="24"/>
        </w:rPr>
        <w:instrText xml:space="preserve"> SEQ Figure \* ARABIC </w:instrText>
      </w:r>
      <w:r w:rsidR="00592BD6" w:rsidRPr="00CB3CE1">
        <w:rPr>
          <w:rFonts w:ascii="Times New Roman" w:hAnsi="Times New Roman" w:cs="Times New Roman"/>
          <w:color w:val="000000"/>
          <w:sz w:val="24"/>
          <w:szCs w:val="24"/>
        </w:rPr>
        <w:fldChar w:fldCharType="separate"/>
      </w:r>
      <w:r w:rsidR="008F3FF2">
        <w:rPr>
          <w:rFonts w:ascii="Times New Roman" w:hAnsi="Times New Roman" w:cs="Times New Roman"/>
          <w:noProof/>
          <w:color w:val="000000"/>
          <w:sz w:val="24"/>
          <w:szCs w:val="24"/>
        </w:rPr>
        <w:t>3</w:t>
      </w:r>
      <w:r w:rsidR="00592BD6" w:rsidRPr="00CB3CE1">
        <w:rPr>
          <w:rFonts w:ascii="Times New Roman" w:hAnsi="Times New Roman" w:cs="Times New Roman"/>
          <w:color w:val="000000"/>
          <w:sz w:val="24"/>
          <w:szCs w:val="24"/>
        </w:rPr>
        <w:fldChar w:fldCharType="end"/>
      </w:r>
      <w:r w:rsidRPr="00CB3CE1">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 xml:space="preserve">Schematic diagram of modeling </w:t>
      </w:r>
      <w:del w:id="461" w:author="Yong" w:date="2013-12-15T17:52:00Z">
        <w:r w:rsidRPr="005E1A97" w:rsidDel="00C47BE8">
          <w:rPr>
            <w:rFonts w:ascii="Times New Roman" w:hAnsi="Times New Roman" w:cs="Times New Roman" w:hint="eastAsia"/>
            <w:color w:val="000000"/>
            <w:sz w:val="24"/>
            <w:szCs w:val="24"/>
          </w:rPr>
          <w:delText xml:space="preserve">occupational exposure of </w:delText>
        </w:r>
      </w:del>
      <w:r w:rsidRPr="005E1A97">
        <w:rPr>
          <w:rFonts w:ascii="Times New Roman" w:hAnsi="Times New Roman" w:cs="Times New Roman" w:hint="eastAsia"/>
          <w:color w:val="000000"/>
          <w:sz w:val="24"/>
          <w:szCs w:val="24"/>
        </w:rPr>
        <w:t>population exposure</w:t>
      </w:r>
      <w:r w:rsidRPr="005E1A97">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to pollen</w:t>
      </w:r>
      <w:del w:id="462" w:author="Yong" w:date="2013-12-15T17:52:00Z">
        <w:r w:rsidRPr="005E1A97" w:rsidDel="00C47BE8">
          <w:rPr>
            <w:rFonts w:ascii="Times New Roman" w:hAnsi="Times New Roman" w:cs="Times New Roman" w:hint="eastAsia"/>
            <w:color w:val="000000"/>
            <w:sz w:val="24"/>
            <w:szCs w:val="24"/>
          </w:rPr>
          <w:delText>s</w:delText>
        </w:r>
      </w:del>
      <w:r w:rsidRPr="005E1A97">
        <w:rPr>
          <w:rFonts w:ascii="Times New Roman" w:hAnsi="Times New Roman" w:cs="Times New Roman" w:hint="eastAsia"/>
          <w:color w:val="000000"/>
          <w:sz w:val="24"/>
          <w:szCs w:val="24"/>
        </w:rPr>
        <w:t xml:space="preserve"> in 9 climate </w:t>
      </w:r>
      <w:r>
        <w:rPr>
          <w:rFonts w:ascii="Times New Roman" w:hAnsi="Times New Roman" w:cs="Times New Roman" w:hint="eastAsia"/>
          <w:color w:val="000000"/>
          <w:sz w:val="24"/>
          <w:szCs w:val="24"/>
        </w:rPr>
        <w:t>regions</w:t>
      </w:r>
      <w:r w:rsidRPr="005E1A97">
        <w:rPr>
          <w:rFonts w:ascii="Times New Roman" w:hAnsi="Times New Roman" w:cs="Times New Roman" w:hint="eastAsia"/>
          <w:color w:val="000000"/>
          <w:sz w:val="24"/>
          <w:szCs w:val="24"/>
        </w:rPr>
        <w:t>.</w:t>
      </w:r>
      <w:r w:rsidR="00C97B2F">
        <w:rPr>
          <w:rFonts w:ascii="Times New Roman" w:hAnsi="Times New Roman" w:cs="Times New Roman" w:hint="eastAsia"/>
          <w:color w:val="000000"/>
          <w:sz w:val="24"/>
          <w:szCs w:val="24"/>
        </w:rPr>
        <w:t xml:space="preserve"> </w:t>
      </w:r>
      <w:r w:rsidR="00C97B2F" w:rsidRPr="005E1A97">
        <w:rPr>
          <w:rFonts w:ascii="Times New Roman" w:hAnsi="Times New Roman" w:cs="Times New Roman"/>
          <w:color w:val="000000"/>
          <w:sz w:val="24"/>
          <w:szCs w:val="24"/>
        </w:rPr>
        <w:t>Concentrations</w:t>
      </w:r>
      <w:r w:rsidRPr="005E1A97">
        <w:rPr>
          <w:rFonts w:ascii="Times New Roman" w:hAnsi="Times New Roman" w:cs="Times New Roman" w:hint="eastAsia"/>
          <w:color w:val="000000"/>
          <w:sz w:val="24"/>
          <w:szCs w:val="24"/>
        </w:rPr>
        <w:t xml:space="preserve"> and surface loading of pollen</w:t>
      </w:r>
      <w:del w:id="463" w:author="Yong" w:date="2013-12-15T17:52:00Z">
        <w:r w:rsidRPr="005E1A97" w:rsidDel="00C47BE8">
          <w:rPr>
            <w:rFonts w:ascii="Times New Roman" w:hAnsi="Times New Roman" w:cs="Times New Roman" w:hint="eastAsia"/>
            <w:color w:val="000000"/>
            <w:sz w:val="24"/>
            <w:szCs w:val="24"/>
          </w:rPr>
          <w:delText>s</w:delText>
        </w:r>
      </w:del>
      <w:r w:rsidRPr="005E1A97">
        <w:rPr>
          <w:rFonts w:ascii="Times New Roman" w:hAnsi="Times New Roman" w:cs="Times New Roman" w:hint="eastAsia"/>
          <w:color w:val="000000"/>
          <w:sz w:val="24"/>
          <w:szCs w:val="24"/>
        </w:rPr>
        <w:t xml:space="preserve"> were simulated based on </w:t>
      </w:r>
      <w:del w:id="464" w:author="Yong" w:date="2013-12-15T17:53:00Z">
        <w:r w:rsidRPr="005E1A97" w:rsidDel="00C47BE8">
          <w:rPr>
            <w:rFonts w:ascii="Times New Roman" w:hAnsi="Times New Roman" w:cs="Times New Roman" w:hint="eastAsia"/>
            <w:color w:val="000000"/>
            <w:sz w:val="24"/>
            <w:szCs w:val="24"/>
          </w:rPr>
          <w:delText xml:space="preserve">mass balance and </w:delText>
        </w:r>
        <w:r w:rsidR="00C97B2F" w:rsidRPr="005E1A97" w:rsidDel="00C47BE8">
          <w:rPr>
            <w:rFonts w:ascii="Times New Roman" w:hAnsi="Times New Roman" w:cs="Times New Roman"/>
            <w:color w:val="000000"/>
            <w:sz w:val="24"/>
            <w:szCs w:val="24"/>
          </w:rPr>
          <w:delText>source</w:delText>
        </w:r>
        <w:r w:rsidRPr="005E1A97" w:rsidDel="00C47BE8">
          <w:rPr>
            <w:rFonts w:ascii="Times New Roman" w:hAnsi="Times New Roman" w:cs="Times New Roman" w:hint="eastAsia"/>
            <w:color w:val="000000"/>
            <w:sz w:val="24"/>
            <w:szCs w:val="24"/>
          </w:rPr>
          <w:delText xml:space="preserve"> </w:delText>
        </w:r>
        <w:r w:rsidR="00C97B2F" w:rsidRPr="005E1A97" w:rsidDel="00C47BE8">
          <w:rPr>
            <w:rFonts w:ascii="Times New Roman" w:hAnsi="Times New Roman" w:cs="Times New Roman"/>
            <w:color w:val="000000"/>
            <w:sz w:val="24"/>
            <w:szCs w:val="24"/>
          </w:rPr>
          <w:delText>concentrations</w:delText>
        </w:r>
        <w:r w:rsidRPr="005E1A97" w:rsidDel="00C47BE8">
          <w:rPr>
            <w:rFonts w:ascii="Times New Roman" w:hAnsi="Times New Roman" w:cs="Times New Roman" w:hint="eastAsia"/>
            <w:color w:val="000000"/>
            <w:sz w:val="24"/>
            <w:szCs w:val="24"/>
          </w:rPr>
          <w:delText xml:space="preserve"> from fluid dynamic </w:delText>
        </w:r>
        <w:r w:rsidR="006B1976" w:rsidRPr="005E1A97" w:rsidDel="00C47BE8">
          <w:rPr>
            <w:rFonts w:ascii="Times New Roman" w:hAnsi="Times New Roman" w:cs="Times New Roman"/>
            <w:color w:val="000000"/>
            <w:sz w:val="24"/>
            <w:szCs w:val="24"/>
          </w:rPr>
          <w:delText>model</w:delText>
        </w:r>
      </w:del>
      <w:ins w:id="465" w:author="Yong" w:date="2013-12-15T17:53:00Z">
        <w:r w:rsidR="00C47BE8">
          <w:rPr>
            <w:rFonts w:ascii="Times New Roman" w:hAnsi="Times New Roman" w:cs="Times New Roman"/>
            <w:color w:val="000000"/>
            <w:sz w:val="24"/>
            <w:szCs w:val="24"/>
          </w:rPr>
          <w:t>observed daily pollen counts from AAAAI monitoring stations</w:t>
        </w:r>
      </w:ins>
      <w:r w:rsidR="006B1976" w:rsidRPr="005E1A97">
        <w:rPr>
          <w:rFonts w:ascii="Times New Roman" w:hAnsi="Times New Roman" w:cs="Times New Roman"/>
          <w:color w:val="000000"/>
          <w:sz w:val="24"/>
          <w:szCs w:val="24"/>
        </w:rPr>
        <w:t>. Exposures</w:t>
      </w:r>
      <w:r w:rsidRPr="005E1A97">
        <w:rPr>
          <w:rFonts w:ascii="Times New Roman" w:hAnsi="Times New Roman" w:cs="Times New Roman" w:hint="eastAsia"/>
          <w:color w:val="000000"/>
          <w:sz w:val="24"/>
          <w:szCs w:val="24"/>
        </w:rPr>
        <w:t xml:space="preserve"> to pollens were simulated based on the concentration profiles and activity data of different groups by ages and sex from United States Census </w:t>
      </w:r>
      <w:r w:rsidR="006B1976" w:rsidRPr="005E1A97">
        <w:rPr>
          <w:rFonts w:ascii="Times New Roman" w:hAnsi="Times New Roman" w:cs="Times New Roman"/>
          <w:color w:val="000000"/>
          <w:sz w:val="24"/>
          <w:szCs w:val="24"/>
        </w:rPr>
        <w:t>Bureau. The</w:t>
      </w:r>
      <w:r w:rsidRPr="005E1A97">
        <w:rPr>
          <w:rFonts w:ascii="Times New Roman" w:hAnsi="Times New Roman" w:cs="Times New Roman" w:hint="eastAsia"/>
          <w:color w:val="000000"/>
          <w:sz w:val="24"/>
          <w:szCs w:val="24"/>
        </w:rPr>
        <w:t xml:space="preserve"> intake </w:t>
      </w:r>
      <w:proofErr w:type="gramStart"/>
      <w:r w:rsidRPr="005E1A97">
        <w:rPr>
          <w:rFonts w:ascii="Times New Roman" w:hAnsi="Times New Roman" w:cs="Times New Roman" w:hint="eastAsia"/>
          <w:color w:val="000000"/>
          <w:sz w:val="24"/>
          <w:szCs w:val="24"/>
        </w:rPr>
        <w:t>dose</w:t>
      </w:r>
      <w:del w:id="466" w:author="Yong" w:date="2013-12-15T17:54:00Z">
        <w:r w:rsidRPr="005E1A97" w:rsidDel="00C47BE8">
          <w:rPr>
            <w:rFonts w:ascii="Times New Roman" w:hAnsi="Times New Roman" w:cs="Times New Roman" w:hint="eastAsia"/>
            <w:color w:val="000000"/>
            <w:sz w:val="24"/>
            <w:szCs w:val="24"/>
          </w:rPr>
          <w:delText>d</w:delText>
        </w:r>
      </w:del>
      <w:r w:rsidRPr="005E1A97">
        <w:rPr>
          <w:rFonts w:ascii="Times New Roman" w:hAnsi="Times New Roman" w:cs="Times New Roman" w:hint="eastAsia"/>
          <w:color w:val="000000"/>
          <w:sz w:val="24"/>
          <w:szCs w:val="24"/>
        </w:rPr>
        <w:t xml:space="preserve"> calculated from exposure modeling are</w:t>
      </w:r>
      <w:proofErr w:type="gramEnd"/>
      <w:r w:rsidRPr="005E1A97">
        <w:rPr>
          <w:rFonts w:ascii="Times New Roman" w:hAnsi="Times New Roman" w:cs="Times New Roman" w:hint="eastAsia"/>
          <w:color w:val="000000"/>
          <w:sz w:val="24"/>
          <w:szCs w:val="24"/>
        </w:rPr>
        <w:t xml:space="preserve"> then u</w:t>
      </w:r>
      <w:r w:rsidR="006B1976">
        <w:rPr>
          <w:rFonts w:ascii="Times New Roman" w:hAnsi="Times New Roman" w:cs="Times New Roman" w:hint="eastAsia"/>
          <w:color w:val="000000"/>
          <w:sz w:val="24"/>
          <w:szCs w:val="24"/>
        </w:rPr>
        <w:t>sed as input to conduct sensiti</w:t>
      </w:r>
      <w:r w:rsidRPr="005E1A97">
        <w:rPr>
          <w:rFonts w:ascii="Times New Roman" w:hAnsi="Times New Roman" w:cs="Times New Roman" w:hint="eastAsia"/>
          <w:color w:val="000000"/>
          <w:sz w:val="24"/>
          <w:szCs w:val="24"/>
        </w:rPr>
        <w:t>vity analysis.</w:t>
      </w:r>
    </w:p>
    <w:p w:rsidR="00742C49" w:rsidRPr="004864F4" w:rsidRDefault="00742C49" w:rsidP="00742C49">
      <w:pPr>
        <w:pStyle w:val="Caption"/>
        <w:rPr>
          <w:sz w:val="24"/>
          <w:szCs w:val="24"/>
        </w:rPr>
      </w:pPr>
    </w:p>
    <w:p w:rsidR="00D12A6F" w:rsidRDefault="00D12A6F">
      <w:pPr>
        <w:widowControl/>
        <w:jc w:val="left"/>
        <w:rPr>
          <w:rFonts w:asciiTheme="majorHAnsi" w:eastAsia="SimHei" w:hAnsiTheme="majorHAnsi" w:cstheme="majorBidi"/>
          <w:sz w:val="20"/>
          <w:szCs w:val="20"/>
        </w:rPr>
      </w:pPr>
      <w:r>
        <w:br w:type="page"/>
      </w:r>
    </w:p>
    <w:p w:rsidR="00E10779" w:rsidRDefault="00E10779" w:rsidP="00E10779">
      <w:pPr>
        <w:keepNext/>
        <w:rPr>
          <w:rFonts w:hint="eastAsia"/>
        </w:rPr>
      </w:pPr>
      <w:r>
        <w:rPr>
          <w:noProof/>
          <w:lang w:eastAsia="en-US"/>
        </w:rPr>
        <w:lastRenderedPageBreak/>
        <w:drawing>
          <wp:inline distT="0" distB="0" distL="0" distR="0">
            <wp:extent cx="5274310" cy="3470211"/>
            <wp:effectExtent l="0" t="0" r="0" b="0"/>
            <wp:docPr id="4" name="图片 4" descr="http://www1.ncdc.noaa.gov/pub/data/cmb/monitoring-references/maps/us-climate-reg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1.ncdc.noaa.gov/pub/data/cmb/monitoring-references/maps/us-climate-regions.g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470211"/>
                    </a:xfrm>
                    <a:prstGeom prst="rect">
                      <a:avLst/>
                    </a:prstGeom>
                    <a:noFill/>
                    <a:ln>
                      <a:noFill/>
                    </a:ln>
                  </pic:spPr>
                </pic:pic>
              </a:graphicData>
            </a:graphic>
          </wp:inline>
        </w:drawing>
      </w:r>
    </w:p>
    <w:p w:rsidR="00C02919" w:rsidRDefault="00E10779" w:rsidP="00217F27">
      <w:pPr>
        <w:pStyle w:val="Caption"/>
        <w:jc w:val="left"/>
        <w:rPr>
          <w:sz w:val="24"/>
          <w:szCs w:val="24"/>
        </w:rPr>
      </w:pPr>
      <w:bookmarkStart w:id="467" w:name="_Ref374305588"/>
      <w:r w:rsidRPr="00E10779">
        <w:rPr>
          <w:sz w:val="24"/>
          <w:szCs w:val="24"/>
        </w:rPr>
        <w:t xml:space="preserve">Figure </w:t>
      </w:r>
      <w:r w:rsidR="00592BD6" w:rsidRPr="00E10779">
        <w:rPr>
          <w:sz w:val="24"/>
          <w:szCs w:val="24"/>
        </w:rPr>
        <w:fldChar w:fldCharType="begin"/>
      </w:r>
      <w:r w:rsidRPr="00E10779">
        <w:rPr>
          <w:sz w:val="24"/>
          <w:szCs w:val="24"/>
        </w:rPr>
        <w:instrText xml:space="preserve"> SEQ Figure \* ARABIC </w:instrText>
      </w:r>
      <w:r w:rsidR="00592BD6" w:rsidRPr="00E10779">
        <w:rPr>
          <w:sz w:val="24"/>
          <w:szCs w:val="24"/>
        </w:rPr>
        <w:fldChar w:fldCharType="separate"/>
      </w:r>
      <w:r w:rsidR="008F3FF2">
        <w:rPr>
          <w:noProof/>
          <w:sz w:val="24"/>
          <w:szCs w:val="24"/>
        </w:rPr>
        <w:t>4</w:t>
      </w:r>
      <w:r w:rsidR="00592BD6" w:rsidRPr="00E10779">
        <w:rPr>
          <w:sz w:val="24"/>
          <w:szCs w:val="24"/>
        </w:rPr>
        <w:fldChar w:fldCharType="end"/>
      </w:r>
      <w:bookmarkEnd w:id="467"/>
      <w:r w:rsidRPr="00E10779">
        <w:rPr>
          <w:sz w:val="24"/>
          <w:szCs w:val="24"/>
        </w:rPr>
        <w:t xml:space="preserve"> </w:t>
      </w:r>
      <w:ins w:id="468" w:author="Yong" w:date="2013-12-15T17:55:00Z">
        <w:r w:rsidR="00C47BE8">
          <w:rPr>
            <w:sz w:val="24"/>
            <w:szCs w:val="24"/>
          </w:rPr>
          <w:t xml:space="preserve">Nine climate regions in the contiguous United States. </w:t>
        </w:r>
      </w:ins>
      <w:r w:rsidRPr="00E10779">
        <w:rPr>
          <w:sz w:val="24"/>
          <w:szCs w:val="24"/>
        </w:rPr>
        <w:t>Through climate analysis, National Climatic Data Center scientists have identified nine climatically consistent regions within the contiguous United States which are useful for putting current climate anomalies into a historical perspective</w:t>
      </w:r>
      <w:r w:rsidR="00592BD6">
        <w:rPr>
          <w:sz w:val="24"/>
          <w:szCs w:val="24"/>
        </w:rPr>
        <w:fldChar w:fldCharType="begin"/>
      </w:r>
      <w:r w:rsidR="00E6666D">
        <w:rPr>
          <w:sz w:val="24"/>
          <w:szCs w:val="24"/>
        </w:rPr>
        <w:instrText xml:space="preserve"> ADDIN EN.CITE &lt;EndNote&gt;&lt;Cite&gt;&lt;Author&gt;Karl&lt;/Author&gt;&lt;Year&gt;1984&lt;/Year&gt;&lt;RecNum&gt;34&lt;/RecNum&gt;&lt;DisplayText&gt;(Karl and Koss 1984)&lt;/DisplayText&gt;&lt;record&gt;&lt;rec-number&gt;34&lt;/rec-number&gt;&lt;foreign-keys&gt;&lt;key app="EN" db-id="2dtzart979vtdiedr97v25sr9s5rt9vep9tt"&gt;34&lt;/key&gt;&lt;/foreign-keys&gt;&lt;ref-type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instrText>
      </w:r>
      <w:r w:rsidR="00592BD6">
        <w:rPr>
          <w:sz w:val="24"/>
          <w:szCs w:val="24"/>
        </w:rPr>
        <w:fldChar w:fldCharType="separate"/>
      </w:r>
      <w:r w:rsidR="00E6666D">
        <w:rPr>
          <w:noProof/>
          <w:sz w:val="24"/>
          <w:szCs w:val="24"/>
        </w:rPr>
        <w:t>(</w:t>
      </w:r>
      <w:hyperlink w:anchor="_ENREF_12" w:tooltip="Karl, 1984 #34" w:history="1">
        <w:r w:rsidR="00D12A6F">
          <w:rPr>
            <w:noProof/>
            <w:sz w:val="24"/>
            <w:szCs w:val="24"/>
          </w:rPr>
          <w:t>Karl and Koss 1984</w:t>
        </w:r>
      </w:hyperlink>
      <w:r w:rsidR="00E6666D">
        <w:rPr>
          <w:noProof/>
          <w:sz w:val="24"/>
          <w:szCs w:val="24"/>
        </w:rPr>
        <w:t>)</w:t>
      </w:r>
      <w:r w:rsidR="00592BD6">
        <w:rPr>
          <w:sz w:val="24"/>
          <w:szCs w:val="24"/>
        </w:rPr>
        <w:fldChar w:fldCharType="end"/>
      </w:r>
    </w:p>
    <w:p w:rsidR="00606692" w:rsidRDefault="00606692" w:rsidP="00606692">
      <w:pPr>
        <w:rPr>
          <w:rFonts w:hint="eastAsia"/>
        </w:rPr>
      </w:pPr>
    </w:p>
    <w:p w:rsidR="00D12A6F" w:rsidRDefault="00D12A6F">
      <w:pPr>
        <w:widowControl/>
        <w:jc w:val="left"/>
        <w:rPr>
          <w:rFonts w:hint="eastAsia"/>
        </w:rPr>
      </w:pPr>
      <w:r>
        <w:br w:type="page"/>
      </w:r>
    </w:p>
    <w:p w:rsidR="00241F40" w:rsidRDefault="00241F40" w:rsidP="00241F40">
      <w:pPr>
        <w:keepNext/>
        <w:rPr>
          <w:rFonts w:hint="eastAsia"/>
        </w:rPr>
      </w:pPr>
      <w:r>
        <w:rPr>
          <w:noProof/>
          <w:lang w:eastAsia="en-US"/>
        </w:rPr>
        <w:lastRenderedPageBreak/>
        <w:drawing>
          <wp:inline distT="0" distB="0" distL="0" distR="0">
            <wp:extent cx="5274310" cy="4186484"/>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274310" cy="4186484"/>
                    </a:xfrm>
                    <a:prstGeom prst="rect">
                      <a:avLst/>
                    </a:prstGeom>
                  </pic:spPr>
                </pic:pic>
              </a:graphicData>
            </a:graphic>
          </wp:inline>
        </w:drawing>
      </w:r>
    </w:p>
    <w:p w:rsidR="00606692" w:rsidRPr="00422F5B" w:rsidRDefault="00241F40" w:rsidP="00422F5B">
      <w:pPr>
        <w:pStyle w:val="Caption"/>
        <w:jc w:val="left"/>
        <w:rPr>
          <w:sz w:val="24"/>
          <w:szCs w:val="24"/>
        </w:rPr>
      </w:pPr>
      <w:r w:rsidRPr="00422F5B">
        <w:rPr>
          <w:sz w:val="24"/>
          <w:szCs w:val="24"/>
        </w:rPr>
        <w:t xml:space="preserve">Figure </w:t>
      </w:r>
      <w:r w:rsidR="00592BD6" w:rsidRPr="00422F5B">
        <w:rPr>
          <w:sz w:val="24"/>
          <w:szCs w:val="24"/>
        </w:rPr>
        <w:fldChar w:fldCharType="begin"/>
      </w:r>
      <w:r w:rsidRPr="00422F5B">
        <w:rPr>
          <w:sz w:val="24"/>
          <w:szCs w:val="24"/>
        </w:rPr>
        <w:instrText xml:space="preserve"> SEQ Figure \* ARABIC </w:instrText>
      </w:r>
      <w:r w:rsidR="00592BD6" w:rsidRPr="00422F5B">
        <w:rPr>
          <w:sz w:val="24"/>
          <w:szCs w:val="24"/>
        </w:rPr>
        <w:fldChar w:fldCharType="separate"/>
      </w:r>
      <w:r w:rsidR="008F3FF2">
        <w:rPr>
          <w:noProof/>
          <w:sz w:val="24"/>
          <w:szCs w:val="24"/>
        </w:rPr>
        <w:t>5</w:t>
      </w:r>
      <w:r w:rsidR="00592BD6" w:rsidRPr="00422F5B">
        <w:rPr>
          <w:sz w:val="24"/>
          <w:szCs w:val="24"/>
        </w:rPr>
        <w:fldChar w:fldCharType="end"/>
      </w:r>
      <w:r w:rsidR="000337B5">
        <w:rPr>
          <w:sz w:val="24"/>
          <w:szCs w:val="24"/>
        </w:rPr>
        <w:t xml:space="preserve"> </w:t>
      </w:r>
      <w:r w:rsidR="00C4510A">
        <w:rPr>
          <w:sz w:val="24"/>
          <w:szCs w:val="24"/>
        </w:rPr>
        <w:t xml:space="preserve"> </w:t>
      </w:r>
      <w:del w:id="469" w:author="Yong" w:date="2013-12-15T17:56:00Z">
        <w:r w:rsidR="000337B5" w:rsidDel="00C47BE8">
          <w:rPr>
            <w:sz w:val="24"/>
            <w:szCs w:val="24"/>
          </w:rPr>
          <w:delText xml:space="preserve">location </w:delText>
        </w:r>
      </w:del>
      <w:ins w:id="470" w:author="Yong" w:date="2013-12-15T17:56:00Z">
        <w:r w:rsidR="00C47BE8">
          <w:rPr>
            <w:sz w:val="24"/>
            <w:szCs w:val="24"/>
          </w:rPr>
          <w:t xml:space="preserve">Locations </w:t>
        </w:r>
      </w:ins>
      <w:r w:rsidR="0000390D" w:rsidRPr="00422F5B">
        <w:rPr>
          <w:sz w:val="24"/>
          <w:szCs w:val="24"/>
        </w:rPr>
        <w:t xml:space="preserve">of </w:t>
      </w:r>
      <w:r w:rsidR="0000390D">
        <w:rPr>
          <w:sz w:val="24"/>
          <w:szCs w:val="24"/>
        </w:rPr>
        <w:t>87</w:t>
      </w:r>
      <w:r w:rsidR="00A47994" w:rsidRPr="00422F5B">
        <w:rPr>
          <w:sz w:val="24"/>
          <w:szCs w:val="24"/>
        </w:rPr>
        <w:t xml:space="preserve"> monitor stations </w:t>
      </w:r>
      <w:r w:rsidR="000337B5">
        <w:rPr>
          <w:sz w:val="24"/>
          <w:szCs w:val="24"/>
        </w:rPr>
        <w:t>for airborne pollen</w:t>
      </w:r>
      <w:del w:id="471" w:author="Yong" w:date="2013-12-15T17:56:00Z">
        <w:r w:rsidR="000337B5" w:rsidDel="00C47BE8">
          <w:rPr>
            <w:sz w:val="24"/>
            <w:szCs w:val="24"/>
          </w:rPr>
          <w:delText>s</w:delText>
        </w:r>
      </w:del>
      <w:r w:rsidR="000337B5">
        <w:rPr>
          <w:sz w:val="24"/>
          <w:szCs w:val="24"/>
        </w:rPr>
        <w:t xml:space="preserve"> in </w:t>
      </w:r>
      <w:ins w:id="472" w:author="Yong" w:date="2013-12-15T17:56:00Z">
        <w:r w:rsidR="00C47BE8">
          <w:rPr>
            <w:sz w:val="24"/>
            <w:szCs w:val="24"/>
          </w:rPr>
          <w:t xml:space="preserve">the </w:t>
        </w:r>
      </w:ins>
      <w:r w:rsidR="000337B5">
        <w:rPr>
          <w:sz w:val="24"/>
          <w:szCs w:val="24"/>
        </w:rPr>
        <w:t>United States</w:t>
      </w:r>
      <w:ins w:id="473" w:author="Yong" w:date="2013-12-15T17:56:00Z">
        <w:r w:rsidR="00C47BE8">
          <w:rPr>
            <w:sz w:val="24"/>
            <w:szCs w:val="24"/>
          </w:rPr>
          <w:t>.</w:t>
        </w:r>
      </w:ins>
      <w:r w:rsidR="000337B5">
        <w:rPr>
          <w:sz w:val="24"/>
          <w:szCs w:val="24"/>
        </w:rPr>
        <w:t xml:space="preserve"> </w:t>
      </w:r>
      <w:r w:rsidR="00A47994" w:rsidRPr="00422F5B">
        <w:rPr>
          <w:sz w:val="24"/>
          <w:szCs w:val="24"/>
        </w:rPr>
        <w:t>Pollen counts data were obtained from those monitor stations in each climate regions.</w:t>
      </w:r>
    </w:p>
    <w:p w:rsidR="00606692" w:rsidRDefault="00606692" w:rsidP="00606692">
      <w:pPr>
        <w:rPr>
          <w:rFonts w:hint="eastAsia"/>
        </w:rPr>
      </w:pPr>
    </w:p>
    <w:p w:rsidR="00D12A6F" w:rsidRDefault="00D12A6F">
      <w:pPr>
        <w:widowControl/>
        <w:jc w:val="left"/>
        <w:rPr>
          <w:rFonts w:hint="eastAsia"/>
        </w:rPr>
      </w:pPr>
      <w:r>
        <w:br w:type="page"/>
      </w:r>
    </w:p>
    <w:p w:rsidR="00663970" w:rsidRDefault="00663970" w:rsidP="00663970">
      <w:pPr>
        <w:keepNext/>
        <w:rPr>
          <w:rFonts w:hint="eastAsia"/>
        </w:rPr>
      </w:pPr>
      <w:r>
        <w:rPr>
          <w:rFonts w:hint="eastAsia"/>
          <w:noProof/>
          <w:lang w:eastAsia="en-US"/>
        </w:rPr>
        <w:lastRenderedPageBreak/>
        <w:drawing>
          <wp:inline distT="0" distB="0" distL="0" distR="0">
            <wp:extent cx="5118735" cy="383667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76A55" w:rsidRDefault="00663970">
      <w:pPr>
        <w:widowControl/>
        <w:jc w:val="left"/>
        <w:rPr>
          <w:rFonts w:asciiTheme="majorHAnsi" w:eastAsia="SimHei" w:hAnsiTheme="majorHAnsi" w:cstheme="majorBidi"/>
          <w:sz w:val="20"/>
          <w:szCs w:val="20"/>
        </w:rPr>
      </w:pPr>
      <w:r>
        <w:t xml:space="preserve">Figure </w:t>
      </w:r>
      <w:r w:rsidR="00592BD6">
        <w:fldChar w:fldCharType="begin"/>
      </w:r>
      <w:r>
        <w:instrText xml:space="preserve"> SEQ Figure \* ARABIC </w:instrText>
      </w:r>
      <w:r w:rsidR="00592BD6">
        <w:fldChar w:fldCharType="separate"/>
      </w:r>
      <w:r w:rsidR="008F3FF2">
        <w:rPr>
          <w:noProof/>
        </w:rPr>
        <w:t>6</w:t>
      </w:r>
      <w:r w:rsidR="00592BD6">
        <w:fldChar w:fldCharType="end"/>
      </w:r>
      <w:r>
        <w:t xml:space="preserve"> Activity data of human inhalation rate by weight of male and female, respectively</w:t>
      </w:r>
      <w:del w:id="474" w:author="Yong" w:date="2013-12-15T17:56:00Z">
        <w:r w:rsidDel="00C47BE8">
          <w:delText xml:space="preserve"> </w:delText>
        </w:r>
      </w:del>
      <w:r>
        <w:t>.</w:t>
      </w:r>
      <w:ins w:id="475" w:author="Yong" w:date="2013-12-15T17:56:00Z">
        <w:r w:rsidR="00C47BE8">
          <w:t xml:space="preserve"> </w:t>
        </w:r>
      </w:ins>
      <w:del w:id="476" w:author="Yong" w:date="2013-12-15T17:56:00Z">
        <w:r w:rsidDel="00C47BE8">
          <w:delText xml:space="preserve">the </w:delText>
        </w:r>
      </w:del>
      <w:ins w:id="477" w:author="Yong" w:date="2013-12-15T17:56:00Z">
        <w:r w:rsidR="00C47BE8">
          <w:t xml:space="preserve">The </w:t>
        </w:r>
      </w:ins>
      <w:r>
        <w:t xml:space="preserve">data are from EFH handbook </w:t>
      </w:r>
      <w:r w:rsidR="00592BD6">
        <w:fldChar w:fldCharType="begin"/>
      </w:r>
      <w:r w:rsidR="00D61707">
        <w:instrText xml:space="preserve"> ADDIN EN.CITE &lt;EndNote&gt;&lt;Cite&gt;&lt;Author&gt;Agency&lt;/Author&gt;&lt;Year&gt;2010&lt;/Year&gt;&lt;RecNum&gt;5&lt;/RecNum&gt;&lt;DisplayText&gt;(Agency 2010)&lt;/DisplayText&gt;&lt;record&gt;&lt;rec-number&gt;5&lt;/rec-number&gt;&lt;foreign-keys&gt;&lt;key app="EN" db-id="2dtzart979vtdiedr97v25sr9s5rt9vep9tt"&gt;5&lt;/key&gt;&lt;/foreign-keys&gt;&lt;ref-type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D61707">
        <w:rPr>
          <w:noProof/>
        </w:rPr>
        <w:t>(</w:t>
      </w:r>
      <w:hyperlink w:anchor="_ENREF_2" w:tooltip="Agency, 2010 #5" w:history="1">
        <w:r w:rsidR="00D12A6F">
          <w:rPr>
            <w:noProof/>
          </w:rPr>
          <w:t>Agency 2010</w:t>
        </w:r>
      </w:hyperlink>
      <w:r w:rsidR="00D61707">
        <w:rPr>
          <w:noProof/>
        </w:rPr>
        <w:t>)</w:t>
      </w:r>
      <w:r w:rsidR="00592BD6">
        <w:fldChar w:fldCharType="end"/>
      </w:r>
      <w:ins w:id="478" w:author="Yong" w:date="2013-12-15T17:57:00Z">
        <w:r w:rsidR="00C47BE8">
          <w:t>.</w:t>
        </w:r>
      </w:ins>
      <w:r>
        <w:t xml:space="preserve"> </w:t>
      </w:r>
      <w:del w:id="479" w:author="Yong" w:date="2013-12-15T17:57:00Z">
        <w:r w:rsidDel="00C47BE8">
          <w:delText xml:space="preserve">there </w:delText>
        </w:r>
      </w:del>
      <w:ins w:id="480" w:author="Yong" w:date="2013-12-15T17:57:00Z">
        <w:r w:rsidR="00C47BE8">
          <w:t xml:space="preserve">There </w:t>
        </w:r>
      </w:ins>
      <w:r>
        <w:t>are 14 age groups from the original data resources, for each gender. The age groups are 0-1</w:t>
      </w:r>
      <w:ins w:id="481" w:author="Yong" w:date="2013-12-15T17:57:00Z">
        <w:r w:rsidR="00C47BE8">
          <w:t xml:space="preserve"> </w:t>
        </w:r>
      </w:ins>
      <w:r>
        <w:t>year, 1-2</w:t>
      </w:r>
      <w:ins w:id="482" w:author="Yong" w:date="2013-12-15T17:57:00Z">
        <w:r w:rsidR="00C47BE8">
          <w:t xml:space="preserve"> </w:t>
        </w:r>
      </w:ins>
      <w:r>
        <w:t>years, 2-3</w:t>
      </w:r>
      <w:ins w:id="483" w:author="Yong" w:date="2013-12-15T17:57:00Z">
        <w:r w:rsidR="00C47BE8">
          <w:t xml:space="preserve"> </w:t>
        </w:r>
      </w:ins>
      <w:r>
        <w:t>years, 3-6</w:t>
      </w:r>
      <w:ins w:id="484" w:author="Yong" w:date="2013-12-15T17:57:00Z">
        <w:r w:rsidR="00C47BE8">
          <w:t xml:space="preserve"> </w:t>
        </w:r>
      </w:ins>
      <w:r>
        <w:t>years, 6-11</w:t>
      </w:r>
      <w:ins w:id="485" w:author="Yong" w:date="2013-12-15T17:57:00Z">
        <w:r w:rsidR="00C47BE8">
          <w:t xml:space="preserve"> </w:t>
        </w:r>
      </w:ins>
      <w:r>
        <w:t>years, 11-16</w:t>
      </w:r>
      <w:ins w:id="486" w:author="Yong" w:date="2013-12-15T17:57:00Z">
        <w:r w:rsidR="00C47BE8">
          <w:t xml:space="preserve"> </w:t>
        </w:r>
      </w:ins>
      <w:r>
        <w:t>years, 16-21</w:t>
      </w:r>
      <w:ins w:id="487" w:author="Yong" w:date="2013-12-15T17:57:00Z">
        <w:r w:rsidR="00C47BE8">
          <w:t xml:space="preserve"> </w:t>
        </w:r>
      </w:ins>
      <w:r>
        <w:t>years, 21-31 years, 31-41</w:t>
      </w:r>
      <w:ins w:id="488" w:author="Yong" w:date="2013-12-15T17:57:00Z">
        <w:r w:rsidR="00C47BE8">
          <w:t xml:space="preserve"> </w:t>
        </w:r>
      </w:ins>
      <w:r>
        <w:t>years, 41-51</w:t>
      </w:r>
      <w:ins w:id="489" w:author="Yong" w:date="2013-12-15T17:57:00Z">
        <w:r w:rsidR="00C47BE8">
          <w:t xml:space="preserve"> </w:t>
        </w:r>
      </w:ins>
      <w:r>
        <w:t>years, 51-61</w:t>
      </w:r>
      <w:ins w:id="490" w:author="Yong" w:date="2013-12-15T17:57:00Z">
        <w:r w:rsidR="00C47BE8">
          <w:t xml:space="preserve"> </w:t>
        </w:r>
      </w:ins>
      <w:r>
        <w:t>years, 61-71</w:t>
      </w:r>
      <w:ins w:id="491" w:author="Yong" w:date="2013-12-15T17:57:00Z">
        <w:r w:rsidR="00C47BE8">
          <w:t xml:space="preserve"> </w:t>
        </w:r>
      </w:ins>
      <w:r>
        <w:t>years, and 71-81</w:t>
      </w:r>
      <w:ins w:id="492" w:author="Yong" w:date="2013-12-15T17:57:00Z">
        <w:r w:rsidR="00C47BE8">
          <w:t xml:space="preserve"> </w:t>
        </w:r>
      </w:ins>
      <w:r>
        <w:t xml:space="preserve">years. The percentiles are from </w:t>
      </w:r>
      <w:commentRangeStart w:id="493"/>
      <w:r>
        <w:t>5</w:t>
      </w:r>
      <w:r w:rsidRPr="00DE4B32">
        <w:rPr>
          <w:vertAlign w:val="superscript"/>
        </w:rPr>
        <w:t>th</w:t>
      </w:r>
      <w:r>
        <w:t xml:space="preserve"> to 95</w:t>
      </w:r>
      <w:r w:rsidRPr="00DE4B32">
        <w:rPr>
          <w:vertAlign w:val="superscript"/>
        </w:rPr>
        <w:t>th</w:t>
      </w:r>
      <w:commentRangeEnd w:id="493"/>
      <w:r w:rsidR="00C47BE8">
        <w:rPr>
          <w:rStyle w:val="CommentReference"/>
        </w:rPr>
        <w:commentReference w:id="493"/>
      </w:r>
      <w:r>
        <w:t>.</w:t>
      </w:r>
      <w:r w:rsidR="00676A55">
        <w:br w:type="page"/>
      </w:r>
    </w:p>
    <w:p w:rsidR="00DE4B32" w:rsidRDefault="00DE4B32" w:rsidP="00DE4B32">
      <w:pPr>
        <w:keepNext/>
        <w:rPr>
          <w:rFonts w:hint="eastAsia"/>
        </w:rPr>
      </w:pPr>
      <w:r>
        <w:rPr>
          <w:noProof/>
          <w:lang w:eastAsia="en-US"/>
        </w:rPr>
        <w:lastRenderedPageBreak/>
        <w:drawing>
          <wp:inline distT="0" distB="0" distL="0" distR="0">
            <wp:extent cx="5274310" cy="270147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701476"/>
                    </a:xfrm>
                    <a:prstGeom prst="rect">
                      <a:avLst/>
                    </a:prstGeom>
                    <a:noFill/>
                    <a:ln>
                      <a:noFill/>
                    </a:ln>
                  </pic:spPr>
                </pic:pic>
              </a:graphicData>
            </a:graphic>
          </wp:inline>
        </w:drawing>
      </w:r>
    </w:p>
    <w:p w:rsidR="00676A55" w:rsidRDefault="00DE4B32">
      <w:pPr>
        <w:widowControl/>
        <w:jc w:val="left"/>
        <w:rPr>
          <w:rFonts w:asciiTheme="majorHAnsi" w:eastAsia="SimHei" w:hAnsiTheme="majorHAnsi" w:cstheme="majorBidi"/>
          <w:sz w:val="20"/>
          <w:szCs w:val="20"/>
        </w:rPr>
      </w:pPr>
      <w:r>
        <w:t xml:space="preserve">Figure </w:t>
      </w:r>
      <w:r w:rsidR="00592BD6">
        <w:fldChar w:fldCharType="begin"/>
      </w:r>
      <w:r>
        <w:instrText xml:space="preserve"> SEQ Figure \* ARABIC </w:instrText>
      </w:r>
      <w:r w:rsidR="00592BD6">
        <w:fldChar w:fldCharType="separate"/>
      </w:r>
      <w:r w:rsidR="008F3FF2">
        <w:rPr>
          <w:noProof/>
        </w:rPr>
        <w:t>7</w:t>
      </w:r>
      <w:r w:rsidR="00592BD6">
        <w:fldChar w:fldCharType="end"/>
      </w:r>
      <w:r>
        <w:t xml:space="preserve"> </w:t>
      </w:r>
      <w:bookmarkStart w:id="494" w:name="OLE_LINK3"/>
      <w:bookmarkStart w:id="495" w:name="OLE_LINK4"/>
      <w:r>
        <w:t>Activity data of human inhalation rate of male and female, respectively</w:t>
      </w:r>
      <w:del w:id="496" w:author="Yong" w:date="2013-12-15T17:58:00Z">
        <w:r w:rsidDel="00C47BE8">
          <w:delText xml:space="preserve"> </w:delText>
        </w:r>
      </w:del>
      <w:r>
        <w:t>.</w:t>
      </w:r>
      <w:ins w:id="497" w:author="Yong" w:date="2013-12-15T17:58:00Z">
        <w:r w:rsidR="00C47BE8">
          <w:t xml:space="preserve"> </w:t>
        </w:r>
      </w:ins>
      <w:del w:id="498" w:author="Yong" w:date="2013-12-15T17:58:00Z">
        <w:r w:rsidDel="00C47BE8">
          <w:delText xml:space="preserve">the </w:delText>
        </w:r>
      </w:del>
      <w:ins w:id="499" w:author="Yong" w:date="2013-12-15T17:58:00Z">
        <w:r w:rsidR="00C47BE8">
          <w:t xml:space="preserve">The </w:t>
        </w:r>
      </w:ins>
      <w:r>
        <w:t xml:space="preserve">data are from EFH handbook </w:t>
      </w:r>
      <w:r w:rsidR="00592BD6">
        <w:fldChar w:fldCharType="begin"/>
      </w:r>
      <w:r w:rsidR="00D61707">
        <w:instrText xml:space="preserve"> ADDIN EN.CITE &lt;EndNote&gt;&lt;Cite&gt;&lt;Author&gt;Agency&lt;/Author&gt;&lt;Year&gt;2010&lt;/Year&gt;&lt;RecNum&gt;5&lt;/RecNum&gt;&lt;DisplayText&gt;(Agency 2010)&lt;/DisplayText&gt;&lt;record&gt;&lt;rec-number&gt;5&lt;/rec-number&gt;&lt;foreign-keys&gt;&lt;key app="EN" db-id="2dtzart979vtdiedr97v25sr9s5rt9vep9tt"&gt;5&lt;/key&gt;&lt;/foreign-keys&gt;&lt;ref-type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D61707">
        <w:rPr>
          <w:noProof/>
        </w:rPr>
        <w:t>(</w:t>
      </w:r>
      <w:hyperlink w:anchor="_ENREF_2" w:tooltip="Agency, 2010 #5" w:history="1">
        <w:r w:rsidR="00D12A6F">
          <w:rPr>
            <w:noProof/>
          </w:rPr>
          <w:t>Agency 2010</w:t>
        </w:r>
      </w:hyperlink>
      <w:r w:rsidR="00D61707">
        <w:rPr>
          <w:noProof/>
        </w:rPr>
        <w:t>)</w:t>
      </w:r>
      <w:r w:rsidR="00592BD6">
        <w:fldChar w:fldCharType="end"/>
      </w:r>
      <w:ins w:id="500" w:author="Yong" w:date="2013-12-15T17:58:00Z">
        <w:r w:rsidR="00C47BE8">
          <w:t>.</w:t>
        </w:r>
      </w:ins>
      <w:r>
        <w:t xml:space="preserve"> </w:t>
      </w:r>
      <w:del w:id="501" w:author="Yong" w:date="2013-12-15T17:58:00Z">
        <w:r w:rsidDel="00C47BE8">
          <w:delText xml:space="preserve">there </w:delText>
        </w:r>
      </w:del>
      <w:ins w:id="502" w:author="Yong" w:date="2013-12-15T17:58:00Z">
        <w:r w:rsidR="00C47BE8">
          <w:t xml:space="preserve">There </w:t>
        </w:r>
      </w:ins>
      <w:r>
        <w:t>are 14 age groups from the original data resources, for each gender. The age groups are 0-1</w:t>
      </w:r>
      <w:ins w:id="503" w:author="Yong" w:date="2013-12-15T17:58:00Z">
        <w:r w:rsidR="00C47BE8">
          <w:t xml:space="preserve"> </w:t>
        </w:r>
      </w:ins>
      <w:r>
        <w:t>year, 1-2</w:t>
      </w:r>
      <w:ins w:id="504" w:author="Yong" w:date="2013-12-15T17:58:00Z">
        <w:r w:rsidR="00C47BE8">
          <w:t xml:space="preserve"> </w:t>
        </w:r>
      </w:ins>
      <w:r>
        <w:t>year</w:t>
      </w:r>
      <w:r w:rsidR="003B3EA6">
        <w:t>s,</w:t>
      </w:r>
      <w:r>
        <w:t xml:space="preserve"> 2-3</w:t>
      </w:r>
      <w:ins w:id="505" w:author="Yong" w:date="2013-12-15T17:58:00Z">
        <w:r w:rsidR="00C47BE8">
          <w:t xml:space="preserve"> </w:t>
        </w:r>
      </w:ins>
      <w:r>
        <w:t>year</w:t>
      </w:r>
      <w:r w:rsidR="003B3EA6">
        <w:t>s</w:t>
      </w:r>
      <w:r>
        <w:t>, 3-6</w:t>
      </w:r>
      <w:ins w:id="506" w:author="Yong" w:date="2013-12-15T17:58:00Z">
        <w:r w:rsidR="00C47BE8">
          <w:t xml:space="preserve"> </w:t>
        </w:r>
      </w:ins>
      <w:r>
        <w:t>year</w:t>
      </w:r>
      <w:r w:rsidR="003B3EA6">
        <w:t>s</w:t>
      </w:r>
      <w:r>
        <w:t>, 6-11</w:t>
      </w:r>
      <w:ins w:id="507" w:author="Yong" w:date="2013-12-15T17:59:00Z">
        <w:r w:rsidR="00C47BE8">
          <w:t xml:space="preserve"> </w:t>
        </w:r>
      </w:ins>
      <w:r>
        <w:t>year</w:t>
      </w:r>
      <w:r w:rsidR="003B3EA6">
        <w:t>s</w:t>
      </w:r>
      <w:r>
        <w:t>, 11-16</w:t>
      </w:r>
      <w:ins w:id="508" w:author="Yong" w:date="2013-12-15T17:59:00Z">
        <w:r w:rsidR="00C47BE8">
          <w:t xml:space="preserve"> </w:t>
        </w:r>
      </w:ins>
      <w:r>
        <w:t>year</w:t>
      </w:r>
      <w:r w:rsidR="003B3EA6">
        <w:t>s</w:t>
      </w:r>
      <w:r>
        <w:t>, 16-21</w:t>
      </w:r>
      <w:ins w:id="509" w:author="Yong" w:date="2013-12-15T17:59:00Z">
        <w:r w:rsidR="00C47BE8">
          <w:t xml:space="preserve"> </w:t>
        </w:r>
      </w:ins>
      <w:r>
        <w:t>year</w:t>
      </w:r>
      <w:r w:rsidR="003B3EA6">
        <w:t>s</w:t>
      </w:r>
      <w:r>
        <w:t>, 21-31 year</w:t>
      </w:r>
      <w:r w:rsidR="003B3EA6">
        <w:t>s</w:t>
      </w:r>
      <w:r>
        <w:t>, 31-41</w:t>
      </w:r>
      <w:ins w:id="510" w:author="Yong" w:date="2013-12-15T17:59:00Z">
        <w:r w:rsidR="00C47BE8">
          <w:t xml:space="preserve"> </w:t>
        </w:r>
      </w:ins>
      <w:r>
        <w:t>year</w:t>
      </w:r>
      <w:r w:rsidR="003B3EA6">
        <w:t>s</w:t>
      </w:r>
      <w:r>
        <w:t>, 41-51</w:t>
      </w:r>
      <w:ins w:id="511" w:author="Yong" w:date="2013-12-15T17:59:00Z">
        <w:r w:rsidR="00C47BE8">
          <w:t xml:space="preserve"> </w:t>
        </w:r>
      </w:ins>
      <w:r>
        <w:t>year</w:t>
      </w:r>
      <w:r w:rsidR="003B3EA6">
        <w:t>s</w:t>
      </w:r>
      <w:r>
        <w:t>, 51-61</w:t>
      </w:r>
      <w:ins w:id="512" w:author="Yong" w:date="2013-12-15T17:59:00Z">
        <w:r w:rsidR="00C47BE8">
          <w:t xml:space="preserve"> </w:t>
        </w:r>
      </w:ins>
      <w:r>
        <w:t>year</w:t>
      </w:r>
      <w:r w:rsidR="003B3EA6">
        <w:t>s</w:t>
      </w:r>
      <w:r>
        <w:t>, 61-71</w:t>
      </w:r>
      <w:ins w:id="513" w:author="Yong" w:date="2013-12-15T17:59:00Z">
        <w:r w:rsidR="00C47BE8">
          <w:t xml:space="preserve"> </w:t>
        </w:r>
      </w:ins>
      <w:r>
        <w:t>year</w:t>
      </w:r>
      <w:r w:rsidR="003B3EA6">
        <w:t>s</w:t>
      </w:r>
      <w:r>
        <w:t>, and 71-81</w:t>
      </w:r>
      <w:ins w:id="514" w:author="Yong" w:date="2013-12-15T17:59:00Z">
        <w:r w:rsidR="00C47BE8">
          <w:t xml:space="preserve"> </w:t>
        </w:r>
      </w:ins>
      <w:r>
        <w:t>year</w:t>
      </w:r>
      <w:r w:rsidR="003B3EA6">
        <w:t>s</w:t>
      </w:r>
      <w:r>
        <w:t>.</w:t>
      </w:r>
      <w:r w:rsidR="003B3EA6">
        <w:t xml:space="preserve"> T</w:t>
      </w:r>
      <w:r>
        <w:t xml:space="preserve">he percentiles are </w:t>
      </w:r>
      <w:commentRangeStart w:id="515"/>
      <w:r>
        <w:t>from 5</w:t>
      </w:r>
      <w:r w:rsidRPr="00DE4B32">
        <w:rPr>
          <w:vertAlign w:val="superscript"/>
        </w:rPr>
        <w:t>th</w:t>
      </w:r>
      <w:r>
        <w:t xml:space="preserve"> to 95</w:t>
      </w:r>
      <w:r w:rsidRPr="00DE4B32">
        <w:rPr>
          <w:vertAlign w:val="superscript"/>
        </w:rPr>
        <w:t>th</w:t>
      </w:r>
      <w:commentRangeEnd w:id="515"/>
      <w:r w:rsidR="00C47BE8">
        <w:rPr>
          <w:rStyle w:val="CommentReference"/>
        </w:rPr>
        <w:commentReference w:id="515"/>
      </w:r>
      <w:r>
        <w:t>.</w:t>
      </w:r>
      <w:bookmarkEnd w:id="494"/>
      <w:bookmarkEnd w:id="495"/>
      <w:r w:rsidR="00676A55">
        <w:br w:type="page"/>
      </w:r>
    </w:p>
    <w:p w:rsidR="00AB65DC" w:rsidRDefault="006D6CBD" w:rsidP="00AB65DC">
      <w:pPr>
        <w:keepNext/>
        <w:rPr>
          <w:rFonts w:hint="eastAsia"/>
        </w:rPr>
      </w:pPr>
      <w:r>
        <w:rPr>
          <w:noProof/>
          <w:lang w:eastAsia="en-US"/>
        </w:rPr>
        <w:lastRenderedPageBreak/>
        <w:drawing>
          <wp:inline distT="0" distB="0" distL="0" distR="0">
            <wp:extent cx="5118735" cy="38366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06692" w:rsidRDefault="00AB65DC" w:rsidP="00AB65DC">
      <w:pPr>
        <w:pStyle w:val="Caption"/>
      </w:pPr>
      <w:r>
        <w:t xml:space="preserve">Figure </w:t>
      </w:r>
      <w:r w:rsidR="00592BD6">
        <w:fldChar w:fldCharType="begin"/>
      </w:r>
      <w:r>
        <w:instrText xml:space="preserve"> SEQ Figure \* ARABIC </w:instrText>
      </w:r>
      <w:r w:rsidR="00592BD6">
        <w:fldChar w:fldCharType="separate"/>
      </w:r>
      <w:r w:rsidR="008F3FF2">
        <w:rPr>
          <w:noProof/>
        </w:rPr>
        <w:t>8</w:t>
      </w:r>
      <w:r w:rsidR="00592BD6">
        <w:fldChar w:fldCharType="end"/>
      </w:r>
      <w:r w:rsidR="00D71F5B">
        <w:t xml:space="preserve"> </w:t>
      </w:r>
      <w:r w:rsidR="00C87432">
        <w:t xml:space="preserve">Activity data of human </w:t>
      </w:r>
      <w:commentRangeStart w:id="516"/>
      <w:r w:rsidR="00C87432">
        <w:t xml:space="preserve">inhalation rate of </w:t>
      </w:r>
      <w:commentRangeEnd w:id="516"/>
      <w:r w:rsidR="00C47BE8">
        <w:rPr>
          <w:rStyle w:val="CommentReference"/>
          <w:rFonts w:ascii="Cambria Math" w:eastAsiaTheme="minorEastAsia" w:hAnsi="Cambria Math" w:cstheme="minorBidi"/>
        </w:rPr>
        <w:commentReference w:id="516"/>
      </w:r>
      <w:r w:rsidR="00C87432">
        <w:t>male and female, respectively</w:t>
      </w:r>
      <w:del w:id="517" w:author="Yong" w:date="2013-12-15T18:00:00Z">
        <w:r w:rsidR="00C87432" w:rsidDel="00C47BE8">
          <w:delText xml:space="preserve"> </w:delText>
        </w:r>
      </w:del>
      <w:r w:rsidR="00C87432">
        <w:t>.</w:t>
      </w:r>
      <w:ins w:id="518" w:author="Yong" w:date="2013-12-15T18:00:00Z">
        <w:r w:rsidR="00C47BE8">
          <w:t xml:space="preserve"> </w:t>
        </w:r>
      </w:ins>
      <w:del w:id="519" w:author="Yong" w:date="2013-12-15T18:00:00Z">
        <w:r w:rsidR="00C87432" w:rsidDel="00C47BE8">
          <w:delText xml:space="preserve">the </w:delText>
        </w:r>
      </w:del>
      <w:ins w:id="520" w:author="Yong" w:date="2013-12-15T18:00:00Z">
        <w:r w:rsidR="00C47BE8">
          <w:t xml:space="preserve">The </w:t>
        </w:r>
      </w:ins>
      <w:r w:rsidR="00C87432">
        <w:t xml:space="preserve">data are from EFH </w:t>
      </w:r>
      <w:r w:rsidR="00EA6160">
        <w:t xml:space="preserve">handbook </w:t>
      </w:r>
      <w:r w:rsidR="00592BD6">
        <w:fldChar w:fldCharType="begin"/>
      </w:r>
      <w:r w:rsidR="00D61707">
        <w:instrText xml:space="preserve"> ADDIN EN.CITE &lt;EndNote&gt;&lt;Cite&gt;&lt;Author&gt;Agency&lt;/Author&gt;&lt;Year&gt;2010&lt;/Year&gt;&lt;RecNum&gt;5&lt;/RecNum&gt;&lt;DisplayText&gt;(Agency 2010)&lt;/DisplayText&gt;&lt;record&gt;&lt;rec-number&gt;5&lt;/rec-number&gt;&lt;foreign-keys&gt;&lt;key app="EN" db-id="2dtzart979vtdiedr97v25sr9s5rt9vep9tt"&gt;5&lt;/key&gt;&lt;/foreign-keys&gt;&lt;ref-type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D61707">
        <w:rPr>
          <w:noProof/>
        </w:rPr>
        <w:t>(</w:t>
      </w:r>
      <w:hyperlink w:anchor="_ENREF_2" w:tooltip="Agency, 2010 #5" w:history="1">
        <w:r w:rsidR="00D12A6F">
          <w:rPr>
            <w:noProof/>
          </w:rPr>
          <w:t>Agency 2010</w:t>
        </w:r>
      </w:hyperlink>
      <w:r w:rsidR="00D61707">
        <w:rPr>
          <w:noProof/>
        </w:rPr>
        <w:t>)</w:t>
      </w:r>
      <w:r w:rsidR="00592BD6">
        <w:fldChar w:fldCharType="end"/>
      </w:r>
      <w:r w:rsidR="003B3EA6">
        <w:t>.</w:t>
      </w:r>
      <w:r w:rsidR="003B3EA6" w:rsidRPr="003B3EA6">
        <w:t xml:space="preserve"> </w:t>
      </w:r>
      <w:r w:rsidR="003B3EA6">
        <w:t>There are 17 age groups from the original data resources, for each gender. The age groups are 1-3</w:t>
      </w:r>
      <w:ins w:id="521" w:author="Yong" w:date="2013-12-15T18:00:00Z">
        <w:r w:rsidR="00C47BE8">
          <w:t xml:space="preserve"> </w:t>
        </w:r>
      </w:ins>
      <w:r w:rsidR="003B3EA6">
        <w:t>months, 3-6</w:t>
      </w:r>
      <w:ins w:id="522" w:author="Yong" w:date="2013-12-15T18:00:00Z">
        <w:r w:rsidR="00C47BE8">
          <w:t xml:space="preserve"> </w:t>
        </w:r>
      </w:ins>
      <w:r w:rsidR="003B3EA6">
        <w:t>months, 6-12</w:t>
      </w:r>
      <w:ins w:id="523" w:author="Yong" w:date="2013-12-15T18:00:00Z">
        <w:r w:rsidR="00C47BE8">
          <w:t xml:space="preserve"> </w:t>
        </w:r>
      </w:ins>
      <w:r w:rsidR="003B3EA6">
        <w:t>months, 1-2</w:t>
      </w:r>
      <w:ins w:id="524" w:author="Yong" w:date="2013-12-15T18:00:00Z">
        <w:r w:rsidR="00C47BE8">
          <w:t xml:space="preserve"> </w:t>
        </w:r>
      </w:ins>
      <w:r w:rsidR="003B3EA6">
        <w:t>years, 2-3</w:t>
      </w:r>
      <w:ins w:id="525" w:author="Yong" w:date="2013-12-15T18:00:00Z">
        <w:r w:rsidR="00C47BE8">
          <w:t xml:space="preserve"> </w:t>
        </w:r>
      </w:ins>
      <w:r w:rsidR="003B3EA6">
        <w:t>years, 3-6</w:t>
      </w:r>
      <w:ins w:id="526" w:author="Yong" w:date="2013-12-15T18:00:00Z">
        <w:r w:rsidR="00C47BE8">
          <w:t xml:space="preserve"> </w:t>
        </w:r>
      </w:ins>
      <w:r w:rsidR="003B3EA6">
        <w:t>years, 6-11</w:t>
      </w:r>
      <w:ins w:id="527" w:author="Yong" w:date="2013-12-15T18:00:00Z">
        <w:r w:rsidR="00C47BE8">
          <w:t xml:space="preserve"> </w:t>
        </w:r>
      </w:ins>
      <w:r w:rsidR="003B3EA6">
        <w:t>years, 11-16</w:t>
      </w:r>
      <w:ins w:id="528" w:author="Yong" w:date="2013-12-15T18:00:00Z">
        <w:r w:rsidR="00C47BE8">
          <w:t xml:space="preserve"> </w:t>
        </w:r>
      </w:ins>
      <w:r w:rsidR="003B3EA6">
        <w:t>years, 16-21</w:t>
      </w:r>
      <w:ins w:id="529" w:author="Yong" w:date="2013-12-15T18:00:00Z">
        <w:r w:rsidR="00C47BE8">
          <w:t xml:space="preserve"> </w:t>
        </w:r>
      </w:ins>
      <w:r w:rsidR="003B3EA6">
        <w:t>years, 21-31 years, 31-41</w:t>
      </w:r>
      <w:ins w:id="530" w:author="Yong" w:date="2013-12-15T18:00:00Z">
        <w:r w:rsidR="00C47BE8">
          <w:t xml:space="preserve"> </w:t>
        </w:r>
      </w:ins>
      <w:r w:rsidR="003B3EA6">
        <w:t>years, 41-51</w:t>
      </w:r>
      <w:ins w:id="531" w:author="Yong" w:date="2013-12-15T18:00:00Z">
        <w:r w:rsidR="00C47BE8">
          <w:t xml:space="preserve"> </w:t>
        </w:r>
      </w:ins>
      <w:r w:rsidR="003B3EA6">
        <w:t>years, 51-61</w:t>
      </w:r>
      <w:ins w:id="532" w:author="Yong" w:date="2013-12-15T18:00:00Z">
        <w:r w:rsidR="00C47BE8">
          <w:t xml:space="preserve"> </w:t>
        </w:r>
      </w:ins>
      <w:r w:rsidR="003B3EA6">
        <w:t>years, 61-71</w:t>
      </w:r>
      <w:ins w:id="533" w:author="Yong" w:date="2013-12-15T18:00:00Z">
        <w:r w:rsidR="00C47BE8">
          <w:t xml:space="preserve"> </w:t>
        </w:r>
      </w:ins>
      <w:r w:rsidR="003B3EA6">
        <w:t>years, and 71-81</w:t>
      </w:r>
      <w:ins w:id="534" w:author="Yong" w:date="2013-12-15T18:00:00Z">
        <w:r w:rsidR="00C47BE8">
          <w:t xml:space="preserve"> </w:t>
        </w:r>
      </w:ins>
      <w:r w:rsidR="003B3EA6">
        <w:t xml:space="preserve">years.81 years and older. The percentiles are from </w:t>
      </w:r>
      <w:commentRangeStart w:id="535"/>
      <w:r w:rsidR="003B3EA6">
        <w:t>5</w:t>
      </w:r>
      <w:r w:rsidR="003B3EA6" w:rsidRPr="00DE4B32">
        <w:rPr>
          <w:vertAlign w:val="superscript"/>
        </w:rPr>
        <w:t>th</w:t>
      </w:r>
      <w:r w:rsidR="003B3EA6">
        <w:t xml:space="preserve"> to 95</w:t>
      </w:r>
      <w:r w:rsidR="003B3EA6" w:rsidRPr="00DE4B32">
        <w:rPr>
          <w:vertAlign w:val="superscript"/>
        </w:rPr>
        <w:t>th</w:t>
      </w:r>
      <w:r w:rsidR="003B3EA6">
        <w:t>.</w:t>
      </w:r>
      <w:commentRangeEnd w:id="535"/>
      <w:r w:rsidR="00C47BE8">
        <w:rPr>
          <w:rStyle w:val="CommentReference"/>
          <w:rFonts w:ascii="Cambria Math" w:eastAsiaTheme="minorEastAsia" w:hAnsi="Cambria Math" w:cstheme="minorBidi"/>
        </w:rPr>
        <w:commentReference w:id="535"/>
      </w:r>
    </w:p>
    <w:p w:rsidR="00D12A6F" w:rsidRDefault="00D12A6F" w:rsidP="00D12A6F">
      <w:pPr>
        <w:rPr>
          <w:rFonts w:hint="eastAsia"/>
        </w:rPr>
      </w:pPr>
    </w:p>
    <w:p w:rsidR="00D12A6F" w:rsidRDefault="00D12A6F">
      <w:pPr>
        <w:widowControl/>
        <w:jc w:val="left"/>
        <w:rPr>
          <w:rFonts w:hint="eastAsia"/>
        </w:rPr>
      </w:pPr>
      <w:r>
        <w:br w:type="page"/>
      </w:r>
    </w:p>
    <w:p w:rsidR="0057356D" w:rsidRDefault="00981AC2" w:rsidP="00C02919">
      <w:pPr>
        <w:keepNext/>
        <w:rPr>
          <w:rFonts w:hint="eastAsia"/>
        </w:rPr>
      </w:pPr>
      <w:r>
        <w:rPr>
          <w:noProof/>
          <w:lang w:eastAsia="en-US"/>
        </w:rPr>
        <w:lastRenderedPageBreak/>
        <w:drawing>
          <wp:inline distT="0" distB="0" distL="0" distR="0">
            <wp:extent cx="5118735" cy="3836670"/>
            <wp:effectExtent l="0" t="0" r="5715"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217F27" w:rsidRDefault="00217F27" w:rsidP="00C02919">
      <w:pPr>
        <w:keepNext/>
        <w:rPr>
          <w:rFonts w:hint="eastAsia"/>
        </w:rPr>
      </w:pPr>
      <w:r>
        <w:rPr>
          <w:rFonts w:hint="eastAsia"/>
          <w:noProof/>
          <w:lang w:eastAsia="en-US"/>
        </w:rPr>
        <w:drawing>
          <wp:inline distT="0" distB="0" distL="0" distR="0">
            <wp:extent cx="5118735" cy="3836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C02919">
      <w:pPr>
        <w:widowControl/>
        <w:jc w:val="left"/>
        <w:rPr>
          <w:rFonts w:asciiTheme="majorHAnsi" w:eastAsia="SimHei" w:hAnsiTheme="majorHAnsi" w:cstheme="majorBidi"/>
          <w:sz w:val="20"/>
          <w:szCs w:val="20"/>
        </w:rPr>
      </w:pPr>
      <w:bookmarkStart w:id="536" w:name="_Ref374526417"/>
      <w:r>
        <w:t xml:space="preserve">Figure </w:t>
      </w:r>
      <w:r w:rsidR="00592BD6">
        <w:fldChar w:fldCharType="begin"/>
      </w:r>
      <w:r w:rsidR="00606692">
        <w:instrText xml:space="preserve"> SEQ Figure \* ARABIC </w:instrText>
      </w:r>
      <w:r w:rsidR="00592BD6">
        <w:fldChar w:fldCharType="separate"/>
      </w:r>
      <w:r w:rsidR="008F3FF2">
        <w:rPr>
          <w:noProof/>
        </w:rPr>
        <w:t>9</w:t>
      </w:r>
      <w:r w:rsidR="00592BD6">
        <w:rPr>
          <w:noProof/>
        </w:rPr>
        <w:fldChar w:fldCharType="end"/>
      </w:r>
      <w:bookmarkEnd w:id="536"/>
      <w:r w:rsidR="004D13FF">
        <w:t xml:space="preserve"> </w:t>
      </w:r>
      <w:del w:id="537" w:author="Yong" w:date="2013-12-15T18:01:00Z">
        <w:r w:rsidR="006610D8" w:rsidDel="00C47BE8">
          <w:delText xml:space="preserve"> time </w:delText>
        </w:r>
      </w:del>
      <w:commentRangeStart w:id="538"/>
      <w:ins w:id="539" w:author="Yong" w:date="2013-12-15T18:01:00Z">
        <w:r w:rsidR="00C47BE8">
          <w:t xml:space="preserve">Time </w:t>
        </w:r>
      </w:ins>
      <w:r w:rsidR="006610D8">
        <w:t xml:space="preserve">series </w:t>
      </w:r>
      <w:del w:id="540" w:author="Yong" w:date="2013-12-15T18:01:00Z">
        <w:r w:rsidR="006610D8" w:rsidDel="00C47BE8">
          <w:delText>analysis</w:delText>
        </w:r>
      </w:del>
      <w:commentRangeEnd w:id="538"/>
      <w:r w:rsidR="00C47BE8">
        <w:rPr>
          <w:rStyle w:val="CommentReference"/>
        </w:rPr>
        <w:commentReference w:id="538"/>
      </w:r>
      <w:del w:id="541" w:author="Yong" w:date="2013-12-15T18:01:00Z">
        <w:r w:rsidR="006610D8" w:rsidDel="00C47BE8">
          <w:delText xml:space="preserve"> </w:delText>
        </w:r>
      </w:del>
      <w:r w:rsidR="006610D8">
        <w:t xml:space="preserve">of </w:t>
      </w:r>
      <w:ins w:id="542" w:author="Yong" w:date="2013-12-15T18:01:00Z">
        <w:r w:rsidR="00C47BE8">
          <w:t xml:space="preserve">observed daily </w:t>
        </w:r>
      </w:ins>
      <w:r w:rsidR="006610D8">
        <w:t xml:space="preserve">pollen concentration of Ambrosia </w:t>
      </w:r>
      <w:del w:id="543" w:author="Yong" w:date="2013-12-15T18:01:00Z">
        <w:r w:rsidR="006610D8" w:rsidDel="00C47BE8">
          <w:delText xml:space="preserve">in </w:delText>
        </w:r>
      </w:del>
      <w:ins w:id="544" w:author="Yong" w:date="2013-12-15T18:01:00Z">
        <w:r w:rsidR="00C47BE8">
          <w:t xml:space="preserve">at </w:t>
        </w:r>
      </w:ins>
      <w:r w:rsidR="00442EE0">
        <w:t xml:space="preserve">Cherry </w:t>
      </w:r>
      <w:proofErr w:type="gramStart"/>
      <w:r w:rsidR="00442EE0">
        <w:t>Hill(</w:t>
      </w:r>
      <w:proofErr w:type="gramEnd"/>
      <w:r w:rsidR="00442EE0">
        <w:t>top) and Newark(Bottom)</w:t>
      </w:r>
      <w:r w:rsidR="006610D8">
        <w:t xml:space="preserve"> 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592BD6">
        <w:fldChar w:fldCharType="begin"/>
      </w:r>
      <w:r w:rsidR="006610D8">
        <w:instrText xml:space="preserve"> ADDIN EN.CITE &lt;EndNote&gt;&lt;Cite&gt;&lt;Author&gt;Bureau&lt;/Author&gt;&lt;Year&gt;2010&lt;/Year&gt;&lt;RecNum&gt;8&lt;/RecNum&gt;&lt;DisplayText&gt;(Bureau 2010)&lt;/DisplayText&gt;&lt;record&gt;&lt;rec-number&gt;8&lt;/rec-number&gt;&lt;foreign-keys&gt;&lt;key app="EN" db-id="2dtzart979vtdiedr97v25sr9s5rt9vep9tt"&gt;8&lt;/key&gt;&lt;/foreign-keys&gt;&lt;ref-type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610D8">
        <w:rPr>
          <w:noProof/>
        </w:rPr>
        <w:t>(</w:t>
      </w:r>
      <w:hyperlink w:anchor="_ENREF_7" w:tooltip="Bureau, 2010 #8" w:history="1">
        <w:r w:rsidR="00D12A6F">
          <w:rPr>
            <w:noProof/>
          </w:rPr>
          <w:t>Bureau 2010</w:t>
        </w:r>
      </w:hyperlink>
      <w:r w:rsidR="006610D8">
        <w:rPr>
          <w:noProof/>
        </w:rPr>
        <w:t>)</w:t>
      </w:r>
      <w:r w:rsidR="00592BD6">
        <w:fldChar w:fldCharType="end"/>
      </w:r>
      <w:r w:rsidR="003570B1">
        <w:t>.</w:t>
      </w:r>
      <w:ins w:id="545" w:author="Yong" w:date="2013-12-15T18:01:00Z">
        <w:r w:rsidR="00C47BE8">
          <w:t xml:space="preserve"> </w:t>
        </w:r>
      </w:ins>
      <w:del w:id="546" w:author="Yong" w:date="2013-12-15T18:02:00Z">
        <w:r w:rsidR="003570B1" w:rsidDel="00C47BE8">
          <w:delText>we can see clearly that the start date of Ambrosia is July 25</w:delText>
        </w:r>
        <w:r w:rsidR="003570B1" w:rsidRPr="003570B1" w:rsidDel="00C47BE8">
          <w:rPr>
            <w:vertAlign w:val="superscript"/>
          </w:rPr>
          <w:delText>th</w:delText>
        </w:r>
        <w:r w:rsidR="003570B1" w:rsidDel="00C47BE8">
          <w:delText>.the flowering season lasts about 3 months.</w:delText>
        </w:r>
      </w:del>
      <w:r w:rsidR="00D12A6F">
        <w:t xml:space="preserve"> </w:t>
      </w:r>
      <w:r w:rsidR="00D12A6F">
        <w:br w:type="page"/>
      </w:r>
    </w:p>
    <w:p w:rsidR="006610D8" w:rsidRPr="006610D8" w:rsidRDefault="007F1E56" w:rsidP="006610D8">
      <w:pPr>
        <w:rPr>
          <w:rFonts w:hint="eastAsia"/>
        </w:rPr>
      </w:pPr>
      <w:r>
        <w:rPr>
          <w:rFonts w:hint="eastAsia"/>
          <w:noProof/>
          <w:lang w:eastAsia="en-US"/>
        </w:rPr>
        <w:lastRenderedPageBreak/>
        <w:drawing>
          <wp:inline distT="0" distB="0" distL="0" distR="0">
            <wp:extent cx="5118735" cy="38366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2419F" w:rsidRDefault="004611E3" w:rsidP="00D2419F">
      <w:pPr>
        <w:keepNext/>
        <w:rPr>
          <w:rFonts w:hint="eastAsia"/>
        </w:rPr>
      </w:pPr>
      <w:r>
        <w:rPr>
          <w:rFonts w:hint="eastAsia"/>
          <w:noProof/>
          <w:lang w:eastAsia="en-US"/>
        </w:rPr>
        <w:drawing>
          <wp:inline distT="0" distB="0" distL="0" distR="0">
            <wp:extent cx="5118735" cy="3836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D2419F">
      <w:pPr>
        <w:widowControl/>
        <w:jc w:val="left"/>
        <w:rPr>
          <w:rFonts w:asciiTheme="majorHAnsi" w:eastAsia="SimHei" w:hAnsiTheme="majorHAnsi" w:cstheme="majorBidi"/>
          <w:sz w:val="20"/>
          <w:szCs w:val="20"/>
        </w:rPr>
      </w:pPr>
      <w:bookmarkStart w:id="547" w:name="_Ref374526485"/>
      <w:r>
        <w:t xml:space="preserve">Figure </w:t>
      </w:r>
      <w:r w:rsidR="00592BD6">
        <w:fldChar w:fldCharType="begin"/>
      </w:r>
      <w:r w:rsidR="00606692">
        <w:instrText xml:space="preserve"> SEQ Figure \* ARABIC </w:instrText>
      </w:r>
      <w:r w:rsidR="00592BD6">
        <w:fldChar w:fldCharType="separate"/>
      </w:r>
      <w:r w:rsidR="008F3FF2">
        <w:rPr>
          <w:noProof/>
        </w:rPr>
        <w:t>10</w:t>
      </w:r>
      <w:r w:rsidR="00592BD6">
        <w:rPr>
          <w:noProof/>
        </w:rPr>
        <w:fldChar w:fldCharType="end"/>
      </w:r>
      <w:bookmarkEnd w:id="547"/>
      <w:r w:rsidR="004D13FF">
        <w:t xml:space="preserve"> </w:t>
      </w:r>
      <w:r>
        <w:t xml:space="preserve"> </w:t>
      </w:r>
      <w:commentRangeStart w:id="548"/>
      <w:r w:rsidR="006610D8">
        <w:t xml:space="preserve">time series pollen concentration of </w:t>
      </w:r>
      <w:r w:rsidR="003570B1">
        <w:t>Artemisia</w:t>
      </w:r>
      <w:r w:rsidR="006610D8">
        <w:t xml:space="preserve"> </w:t>
      </w:r>
      <w:commentRangeEnd w:id="548"/>
      <w:r w:rsidR="00C47BE8">
        <w:rPr>
          <w:rStyle w:val="CommentReference"/>
        </w:rPr>
        <w:commentReference w:id="548"/>
      </w:r>
      <w:r w:rsidR="006610D8">
        <w:t xml:space="preserve">in </w:t>
      </w:r>
      <w:r w:rsidR="00442EE0">
        <w:t xml:space="preserve">Cherry </w:t>
      </w:r>
      <w:r w:rsidR="00586EE7">
        <w:t>Hill (</w:t>
      </w:r>
      <w:r w:rsidR="00442EE0">
        <w:t xml:space="preserve">top) and </w:t>
      </w:r>
      <w:proofErr w:type="gramStart"/>
      <w:r w:rsidR="00442EE0">
        <w:t>Newark(</w:t>
      </w:r>
      <w:proofErr w:type="gramEnd"/>
      <w:r w:rsidR="00442EE0">
        <w:t xml:space="preserve">Bottom) </w:t>
      </w:r>
      <w:r w:rsidR="006610D8">
        <w:t>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592BD6">
        <w:fldChar w:fldCharType="begin"/>
      </w:r>
      <w:r w:rsidR="006610D8">
        <w:instrText xml:space="preserve"> ADDIN EN.CITE &lt;EndNote&gt;&lt;Cite&gt;&lt;Author&gt;Bureau&lt;/Author&gt;&lt;Year&gt;2010&lt;/Year&gt;&lt;RecNum&gt;8&lt;/RecNum&gt;&lt;DisplayText&gt;(Bureau 2010)&lt;/DisplayText&gt;&lt;record&gt;&lt;rec-number&gt;8&lt;/rec-number&gt;&lt;foreign-keys&gt;&lt;key app="EN" db-id="2dtzart979vtdiedr97v25sr9s5rt9vep9tt"&gt;8&lt;/key&gt;&lt;/foreign-keys&gt;&lt;ref-type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610D8">
        <w:rPr>
          <w:noProof/>
        </w:rPr>
        <w:t>(</w:t>
      </w:r>
      <w:hyperlink w:anchor="_ENREF_7" w:tooltip="Bureau, 2010 #8" w:history="1">
        <w:r w:rsidR="00D12A6F">
          <w:rPr>
            <w:noProof/>
          </w:rPr>
          <w:t>Bureau 2010</w:t>
        </w:r>
      </w:hyperlink>
      <w:r w:rsidR="006610D8">
        <w:rPr>
          <w:noProof/>
        </w:rPr>
        <w:t>)</w:t>
      </w:r>
      <w:r w:rsidR="00592BD6">
        <w:fldChar w:fldCharType="end"/>
      </w:r>
      <w:r w:rsidR="00352D73">
        <w:t xml:space="preserve"> we can </w:t>
      </w:r>
      <w:r w:rsidR="00C03FC8">
        <w:t>see that</w:t>
      </w:r>
      <w:r w:rsidR="003570B1">
        <w:t xml:space="preserve"> the start date of Artemisia is August 11</w:t>
      </w:r>
      <w:r w:rsidR="003570B1" w:rsidRPr="003570B1">
        <w:rPr>
          <w:vertAlign w:val="superscript"/>
        </w:rPr>
        <w:t>th</w:t>
      </w:r>
      <w:r w:rsidR="003570B1">
        <w:t xml:space="preserve">.the flowering season lasts </w:t>
      </w:r>
      <w:r w:rsidR="00683778">
        <w:t xml:space="preserve"> </w:t>
      </w:r>
      <w:r w:rsidR="003570B1">
        <w:t xml:space="preserve">3 months. </w:t>
      </w:r>
      <w:r w:rsidR="007C111E">
        <w:t>The peak value</w:t>
      </w:r>
      <w:r w:rsidR="00C03FC8">
        <w:t>s</w:t>
      </w:r>
      <w:r w:rsidR="007C111E">
        <w:t xml:space="preserve"> appear from early September to ear October.</w:t>
      </w:r>
      <w:r w:rsidR="00D12A6F">
        <w:t xml:space="preserve"> </w:t>
      </w:r>
      <w:r w:rsidR="00D12A6F">
        <w:br w:type="page"/>
      </w:r>
    </w:p>
    <w:p w:rsidR="006610D8" w:rsidRPr="006610D8" w:rsidRDefault="00352D73" w:rsidP="006610D8">
      <w:pPr>
        <w:rPr>
          <w:rFonts w:hint="eastAsia"/>
        </w:rPr>
      </w:pPr>
      <w:r>
        <w:rPr>
          <w:rFonts w:hint="eastAsia"/>
          <w:noProof/>
          <w:lang w:eastAsia="en-US"/>
        </w:rPr>
        <w:lastRenderedPageBreak/>
        <w:drawing>
          <wp:inline distT="0" distB="0" distL="0" distR="0">
            <wp:extent cx="5118735" cy="3836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848FA" w:rsidRDefault="009D3410" w:rsidP="00D848FA">
      <w:pPr>
        <w:pStyle w:val="Caption"/>
        <w:keepNext/>
      </w:pPr>
      <w:r>
        <w:rPr>
          <w:rFonts w:hint="eastAsia"/>
          <w:noProof/>
          <w:lang w:eastAsia="en-US"/>
        </w:rPr>
        <w:drawing>
          <wp:inline distT="0" distB="0" distL="0" distR="0">
            <wp:extent cx="5120640" cy="3840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D848FA">
      <w:pPr>
        <w:widowControl/>
        <w:jc w:val="left"/>
        <w:rPr>
          <w:rFonts w:asciiTheme="majorHAnsi" w:eastAsia="SimHei" w:hAnsiTheme="majorHAnsi" w:cstheme="majorBidi"/>
          <w:sz w:val="20"/>
          <w:szCs w:val="20"/>
        </w:rPr>
      </w:pPr>
      <w:bookmarkStart w:id="549" w:name="_Ref374526676"/>
      <w:r>
        <w:t xml:space="preserve">Figure </w:t>
      </w:r>
      <w:r w:rsidR="00592BD6">
        <w:fldChar w:fldCharType="begin"/>
      </w:r>
      <w:r w:rsidR="00606692">
        <w:instrText xml:space="preserve"> SEQ Figure \* ARABIC </w:instrText>
      </w:r>
      <w:r w:rsidR="00592BD6">
        <w:fldChar w:fldCharType="separate"/>
      </w:r>
      <w:r w:rsidR="008F3FF2">
        <w:rPr>
          <w:noProof/>
        </w:rPr>
        <w:t>11</w:t>
      </w:r>
      <w:r w:rsidR="00592BD6">
        <w:rPr>
          <w:noProof/>
        </w:rPr>
        <w:fldChar w:fldCharType="end"/>
      </w:r>
      <w:bookmarkEnd w:id="549"/>
      <w:r w:rsidR="006610D8" w:rsidRPr="006610D8">
        <w:t xml:space="preserve"> </w:t>
      </w:r>
      <w:r w:rsidR="004D13FF">
        <w:t xml:space="preserve"> </w:t>
      </w:r>
      <w:r w:rsidR="006610D8">
        <w:t xml:space="preserve">time series analysis of pollen concentration of </w:t>
      </w:r>
      <w:proofErr w:type="spellStart"/>
      <w:r w:rsidR="004D13FF">
        <w:t>Betula</w:t>
      </w:r>
      <w:proofErr w:type="spellEnd"/>
      <w:r w:rsidR="004D13FF">
        <w:t xml:space="preserve"> </w:t>
      </w:r>
      <w:commentRangeStart w:id="550"/>
      <w:r w:rsidR="006610D8">
        <w:t xml:space="preserve">in </w:t>
      </w:r>
      <w:r w:rsidR="00442EE0">
        <w:t xml:space="preserve">Cherry Hill (top) and </w:t>
      </w:r>
      <w:commentRangeEnd w:id="550"/>
      <w:r w:rsidR="00C47BE8">
        <w:rPr>
          <w:rStyle w:val="CommentReference"/>
        </w:rPr>
        <w:commentReference w:id="550"/>
      </w:r>
      <w:proofErr w:type="gramStart"/>
      <w:r w:rsidR="00442EE0">
        <w:t>Newark(</w:t>
      </w:r>
      <w:proofErr w:type="gramEnd"/>
      <w:r w:rsidR="00442EE0">
        <w:t>Bottom)</w:t>
      </w:r>
      <w:r w:rsidR="00683778">
        <w:t xml:space="preserve"> monitor</w:t>
      </w:r>
      <w:r w:rsidR="006610D8">
        <w:t xml:space="preserve"> station</w:t>
      </w:r>
      <w:r w:rsidR="00683778">
        <w:t>s</w:t>
      </w:r>
      <w:r w:rsidR="0008558A">
        <w:t xml:space="preserve"> which locate</w:t>
      </w:r>
      <w:r w:rsidR="006610D8">
        <w:t xml:space="preserve"> in the Northeast. The pollen data </w:t>
      </w:r>
      <w:r w:rsidR="00EE5C62">
        <w:t>are</w:t>
      </w:r>
      <w:r w:rsidR="006610D8">
        <w:t xml:space="preserve"> from National Allergy Bureau</w:t>
      </w:r>
      <w:r w:rsidR="00592BD6">
        <w:fldChar w:fldCharType="begin"/>
      </w:r>
      <w:r w:rsidR="006610D8">
        <w:instrText xml:space="preserve"> ADDIN EN.CITE &lt;EndNote&gt;&lt;Cite&gt;&lt;Author&gt;Bureau&lt;/Author&gt;&lt;Year&gt;2010&lt;/Year&gt;&lt;RecNum&gt;8&lt;/RecNum&gt;&lt;DisplayText&gt;(Bureau 2010)&lt;/DisplayText&gt;&lt;record&gt;&lt;rec-number&gt;8&lt;/rec-number&gt;&lt;foreign-keys&gt;&lt;key app="EN" db-id="2dtzart979vtdiedr97v25sr9s5rt9vep9tt"&gt;8&lt;/key&gt;&lt;/foreign-keys&gt;&lt;ref-type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610D8">
        <w:rPr>
          <w:noProof/>
        </w:rPr>
        <w:t>(</w:t>
      </w:r>
      <w:hyperlink w:anchor="_ENREF_7" w:tooltip="Bureau, 2010 #8" w:history="1">
        <w:r w:rsidR="00D12A6F">
          <w:rPr>
            <w:noProof/>
          </w:rPr>
          <w:t>Bureau 2010</w:t>
        </w:r>
      </w:hyperlink>
      <w:r w:rsidR="006610D8">
        <w:rPr>
          <w:noProof/>
        </w:rPr>
        <w:t>)</w:t>
      </w:r>
      <w:r w:rsidR="00592BD6">
        <w:fldChar w:fldCharType="end"/>
      </w:r>
      <w:r w:rsidR="003570B1">
        <w:t xml:space="preserve">. </w:t>
      </w:r>
      <w:r w:rsidR="004D13FF">
        <w:t>We</w:t>
      </w:r>
      <w:r w:rsidR="003570B1">
        <w:t xml:space="preserve"> can see that the start date of </w:t>
      </w:r>
      <w:proofErr w:type="spellStart"/>
      <w:r w:rsidR="007C111E">
        <w:t>Betula</w:t>
      </w:r>
      <w:proofErr w:type="spellEnd"/>
      <w:r w:rsidR="003570B1">
        <w:t xml:space="preserve"> is March 29</w:t>
      </w:r>
      <w:r w:rsidR="003570B1" w:rsidRPr="003570B1">
        <w:rPr>
          <w:vertAlign w:val="superscript"/>
        </w:rPr>
        <w:t>th</w:t>
      </w:r>
      <w:r w:rsidR="003570B1">
        <w:t xml:space="preserve">.the flowering season </w:t>
      </w:r>
      <w:r w:rsidR="00442EE0">
        <w:t>lasts 3</w:t>
      </w:r>
      <w:r w:rsidR="003570B1">
        <w:t xml:space="preserve"> </w:t>
      </w:r>
      <w:r w:rsidR="007C111E">
        <w:t xml:space="preserve">months. The peak </w:t>
      </w:r>
      <w:r w:rsidR="00EE5C62">
        <w:t>values appear</w:t>
      </w:r>
      <w:r w:rsidR="007C111E">
        <w:t xml:space="preserve"> from middle of the April to last May.</w:t>
      </w:r>
      <w:r w:rsidR="00D12A6F">
        <w:t xml:space="preserve"> </w:t>
      </w:r>
      <w:r w:rsidR="00D12A6F">
        <w:br w:type="page"/>
      </w:r>
    </w:p>
    <w:p w:rsidR="006E3D3B" w:rsidRDefault="006E3D3B" w:rsidP="00C02919">
      <w:pPr>
        <w:keepNext/>
        <w:rPr>
          <w:rFonts w:hint="eastAsia"/>
          <w:noProof/>
        </w:rPr>
      </w:pPr>
      <w:r>
        <w:rPr>
          <w:noProof/>
          <w:lang w:eastAsia="en-US"/>
        </w:rPr>
        <w:lastRenderedPageBreak/>
        <w:drawing>
          <wp:inline distT="0" distB="0" distL="0" distR="0">
            <wp:extent cx="5118735" cy="3836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C02919" w:rsidRDefault="00C02919" w:rsidP="00C02919">
      <w:pPr>
        <w:keepNext/>
        <w:rPr>
          <w:rFonts w:hint="eastAsia"/>
        </w:rPr>
      </w:pPr>
      <w:r>
        <w:rPr>
          <w:noProof/>
          <w:lang w:eastAsia="en-US"/>
        </w:rPr>
        <w:drawing>
          <wp:inline distT="0" distB="0" distL="0" distR="0">
            <wp:extent cx="5120640" cy="3840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C02919">
      <w:pPr>
        <w:widowControl/>
        <w:jc w:val="left"/>
        <w:rPr>
          <w:rFonts w:asciiTheme="majorHAnsi" w:eastAsia="SimHei" w:hAnsiTheme="majorHAnsi" w:cstheme="majorBidi"/>
          <w:sz w:val="20"/>
          <w:szCs w:val="20"/>
        </w:rPr>
      </w:pPr>
      <w:bookmarkStart w:id="551" w:name="_Ref374526681"/>
      <w:r>
        <w:t xml:space="preserve">Figure </w:t>
      </w:r>
      <w:r w:rsidR="00592BD6">
        <w:fldChar w:fldCharType="begin"/>
      </w:r>
      <w:r w:rsidR="00606692">
        <w:instrText xml:space="preserve"> SEQ Figure \* ARABIC </w:instrText>
      </w:r>
      <w:r w:rsidR="00592BD6">
        <w:fldChar w:fldCharType="separate"/>
      </w:r>
      <w:r w:rsidR="008F3FF2">
        <w:rPr>
          <w:noProof/>
        </w:rPr>
        <w:t>12</w:t>
      </w:r>
      <w:r w:rsidR="00592BD6">
        <w:rPr>
          <w:noProof/>
        </w:rPr>
        <w:fldChar w:fldCharType="end"/>
      </w:r>
      <w:bookmarkEnd w:id="551"/>
      <w:r>
        <w:t xml:space="preserve"> </w:t>
      </w:r>
      <w:r w:rsidR="004D13FF">
        <w:t xml:space="preserve"> </w:t>
      </w:r>
      <w:r w:rsidR="006610D8">
        <w:t xml:space="preserve">time series analysis of pollen concentration of </w:t>
      </w:r>
      <w:commentRangeStart w:id="552"/>
      <w:proofErr w:type="spellStart"/>
      <w:r w:rsidR="004D13FF">
        <w:t>Gramineae</w:t>
      </w:r>
      <w:proofErr w:type="spellEnd"/>
      <w:r w:rsidR="006610D8">
        <w:t xml:space="preserve"> in </w:t>
      </w:r>
      <w:r w:rsidR="00442EE0">
        <w:t>Cherry Hill (top</w:t>
      </w:r>
      <w:commentRangeEnd w:id="552"/>
      <w:r w:rsidR="00C47BE8">
        <w:rPr>
          <w:rStyle w:val="CommentReference"/>
        </w:rPr>
        <w:commentReference w:id="552"/>
      </w:r>
      <w:r w:rsidR="00442EE0">
        <w:t>) and Newark (Bottom)</w:t>
      </w:r>
      <w:r w:rsidR="00EE5C62">
        <w:t xml:space="preserve"> monitor</w:t>
      </w:r>
      <w:r w:rsidR="0008558A">
        <w:t xml:space="preserve"> station which locate</w:t>
      </w:r>
      <w:r w:rsidR="006610D8">
        <w:t xml:space="preserve"> in the Northeast. The pollen data </w:t>
      </w:r>
      <w:r w:rsidR="00442EE0">
        <w:t>are from</w:t>
      </w:r>
      <w:r w:rsidR="006610D8">
        <w:t xml:space="preserve"> National Allergy Bureau</w:t>
      </w:r>
      <w:r w:rsidR="00592BD6">
        <w:fldChar w:fldCharType="begin"/>
      </w:r>
      <w:r w:rsidR="006610D8">
        <w:instrText xml:space="preserve"> ADDIN EN.CITE &lt;EndNote&gt;&lt;Cite&gt;&lt;Author&gt;Bureau&lt;/Author&gt;&lt;Year&gt;2010&lt;/Year&gt;&lt;RecNum&gt;8&lt;/RecNum&gt;&lt;DisplayText&gt;(Bureau 2010)&lt;/DisplayText&gt;&lt;record&gt;&lt;rec-number&gt;8&lt;/rec-number&gt;&lt;foreign-keys&gt;&lt;key app="EN" db-id="2dtzart979vtdiedr97v25sr9s5rt9vep9tt"&gt;8&lt;/key&gt;&lt;/foreign-keys&gt;&lt;ref-type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610D8">
        <w:rPr>
          <w:noProof/>
        </w:rPr>
        <w:t>(</w:t>
      </w:r>
      <w:hyperlink w:anchor="_ENREF_7" w:tooltip="Bureau, 2010 #8" w:history="1">
        <w:r w:rsidR="00D12A6F">
          <w:rPr>
            <w:noProof/>
          </w:rPr>
          <w:t>Bureau 2010</w:t>
        </w:r>
      </w:hyperlink>
      <w:r w:rsidR="006610D8">
        <w:rPr>
          <w:noProof/>
        </w:rPr>
        <w:t>)</w:t>
      </w:r>
      <w:r w:rsidR="00592BD6">
        <w:fldChar w:fldCharType="end"/>
      </w:r>
      <w:r w:rsidR="004D13FF">
        <w:t>.</w:t>
      </w:r>
      <w:r w:rsidR="004D13FF" w:rsidRPr="004D13FF">
        <w:t xml:space="preserve"> </w:t>
      </w:r>
      <w:r w:rsidR="004D13FF">
        <w:t xml:space="preserve">We can see that the start date of </w:t>
      </w:r>
      <w:proofErr w:type="spellStart"/>
      <w:r w:rsidR="007C111E">
        <w:t>Gramineae</w:t>
      </w:r>
      <w:proofErr w:type="spellEnd"/>
      <w:r w:rsidR="004D13FF">
        <w:t xml:space="preserve"> is April 28</w:t>
      </w:r>
      <w:r w:rsidR="004D13FF" w:rsidRPr="003570B1">
        <w:rPr>
          <w:vertAlign w:val="superscript"/>
        </w:rPr>
        <w:t>th</w:t>
      </w:r>
      <w:r w:rsidR="004D13FF">
        <w:t xml:space="preserve">.the flowering season lasts 3 </w:t>
      </w:r>
      <w:r w:rsidR="007C111E">
        <w:t>months. The peak values appear from last May to early June</w:t>
      </w:r>
      <w:r w:rsidR="00D12A6F">
        <w:t xml:space="preserve">. </w:t>
      </w:r>
      <w:r w:rsidR="00D12A6F">
        <w:br w:type="page"/>
      </w:r>
    </w:p>
    <w:p w:rsidR="00592B65" w:rsidRDefault="007612FE" w:rsidP="00592B65">
      <w:pPr>
        <w:keepNext/>
        <w:rPr>
          <w:rFonts w:hint="eastAsia"/>
        </w:rPr>
      </w:pPr>
      <w:r>
        <w:rPr>
          <w:noProof/>
          <w:lang w:eastAsia="en-US"/>
        </w:rPr>
        <w:lastRenderedPageBreak/>
        <w:drawing>
          <wp:inline distT="0" distB="0" distL="0" distR="0">
            <wp:extent cx="5118735" cy="3836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r w:rsidR="00592B65">
        <w:rPr>
          <w:noProof/>
          <w:lang w:eastAsia="en-US"/>
        </w:rPr>
        <w:drawing>
          <wp:inline distT="0" distB="0" distL="0" distR="0">
            <wp:extent cx="5120640" cy="3840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592B65" w:rsidRDefault="00592B65" w:rsidP="0019057D">
      <w:pPr>
        <w:pStyle w:val="Caption"/>
      </w:pPr>
      <w:bookmarkStart w:id="553" w:name="_Ref374526692"/>
      <w:r>
        <w:t xml:space="preserve">Figure </w:t>
      </w:r>
      <w:r w:rsidR="00592BD6">
        <w:fldChar w:fldCharType="begin"/>
      </w:r>
      <w:r w:rsidR="00606692">
        <w:instrText xml:space="preserve"> SEQ Figure \* ARABIC </w:instrText>
      </w:r>
      <w:r w:rsidR="00592BD6">
        <w:fldChar w:fldCharType="separate"/>
      </w:r>
      <w:r w:rsidR="008F3FF2">
        <w:rPr>
          <w:noProof/>
        </w:rPr>
        <w:t>13</w:t>
      </w:r>
      <w:r w:rsidR="00592BD6">
        <w:rPr>
          <w:noProof/>
        </w:rPr>
        <w:fldChar w:fldCharType="end"/>
      </w:r>
      <w:bookmarkEnd w:id="553"/>
      <w:r w:rsidR="00442EE0">
        <w:rPr>
          <w:noProof/>
        </w:rPr>
        <w:t xml:space="preserve"> </w:t>
      </w:r>
      <w:r w:rsidR="00F86AB4">
        <w:rPr>
          <w:noProof/>
        </w:rPr>
        <w:t xml:space="preserve"> </w:t>
      </w:r>
      <w:proofErr w:type="spellStart"/>
      <w:r>
        <w:t>Quercus</w:t>
      </w:r>
      <w:proofErr w:type="spellEnd"/>
      <w:r>
        <w:t xml:space="preserve"> </w:t>
      </w:r>
      <w:r w:rsidR="006610D8">
        <w:t xml:space="preserve">time series analysis of pollen concentration of </w:t>
      </w:r>
      <w:commentRangeStart w:id="554"/>
      <w:r w:rsidR="006610D8">
        <w:t xml:space="preserve">Ambrosia in </w:t>
      </w:r>
      <w:r w:rsidR="00442EE0">
        <w:t xml:space="preserve">Cherry </w:t>
      </w:r>
      <w:r w:rsidR="00F86AB4">
        <w:t>Hill (</w:t>
      </w:r>
      <w:r w:rsidR="00442EE0">
        <w:t>top</w:t>
      </w:r>
      <w:commentRangeEnd w:id="554"/>
      <w:r w:rsidR="00C47BE8">
        <w:rPr>
          <w:rStyle w:val="CommentReference"/>
          <w:rFonts w:ascii="Cambria Math" w:eastAsiaTheme="minorEastAsia" w:hAnsi="Cambria Math" w:cstheme="minorBidi"/>
        </w:rPr>
        <w:commentReference w:id="554"/>
      </w:r>
      <w:r w:rsidR="00442EE0">
        <w:t xml:space="preserve">) and </w:t>
      </w:r>
      <w:r w:rsidR="003766D8" w:rsidRPr="003766D8">
        <w:rPr>
          <w:sz w:val="24"/>
          <w:szCs w:val="24"/>
        </w:rPr>
        <w:t>Newark</w:t>
      </w:r>
      <w:r w:rsidR="003766D8">
        <w:t xml:space="preserve"> (</w:t>
      </w:r>
      <w:r w:rsidR="00442EE0">
        <w:t>Bottom)</w:t>
      </w:r>
      <w:r w:rsidR="006610D8">
        <w:t xml:space="preserve"> monitor station</w:t>
      </w:r>
      <w:r w:rsidR="00EE5C62">
        <w:t>s</w:t>
      </w:r>
      <w:r w:rsidR="0008558A">
        <w:t xml:space="preserve"> which locate</w:t>
      </w:r>
      <w:r w:rsidR="006610D8">
        <w:t xml:space="preserve"> in the Northeast. The pollen data </w:t>
      </w:r>
      <w:r w:rsidR="00EE5C62">
        <w:t>are</w:t>
      </w:r>
      <w:r w:rsidR="006610D8">
        <w:t xml:space="preserve"> from National Allergy Bureau</w:t>
      </w:r>
      <w:r w:rsidR="00592BD6">
        <w:fldChar w:fldCharType="begin"/>
      </w:r>
      <w:r w:rsidR="006610D8">
        <w:instrText xml:space="preserve"> ADDIN EN.CITE &lt;EndNote&gt;&lt;Cite&gt;&lt;Author&gt;Bureau&lt;/Author&gt;&lt;Year&gt;2010&lt;/Year&gt;&lt;RecNum&gt;8&lt;/RecNum&gt;&lt;DisplayText&gt;(Bureau 2010)&lt;/DisplayText&gt;&lt;record&gt;&lt;rec-number&gt;8&lt;/rec-number&gt;&lt;foreign-keys&gt;&lt;key app="EN" db-id="2dtzart979vtdiedr97v25sr9s5rt9vep9tt"&gt;8&lt;/key&gt;&lt;/foreign-keys&gt;&lt;ref-type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610D8">
        <w:rPr>
          <w:noProof/>
        </w:rPr>
        <w:t>(</w:t>
      </w:r>
      <w:hyperlink w:anchor="_ENREF_7" w:tooltip="Bureau, 2010 #8" w:history="1">
        <w:r w:rsidR="00D12A6F">
          <w:rPr>
            <w:noProof/>
          </w:rPr>
          <w:t>Bureau 2010</w:t>
        </w:r>
      </w:hyperlink>
      <w:r w:rsidR="006610D8">
        <w:rPr>
          <w:noProof/>
        </w:rPr>
        <w:t>)</w:t>
      </w:r>
      <w:r w:rsidR="00592BD6">
        <w:fldChar w:fldCharType="end"/>
      </w:r>
      <w:r w:rsidR="0052560A">
        <w:t xml:space="preserve"> We can see </w:t>
      </w:r>
      <w:r w:rsidR="00C03FC8">
        <w:t>that the start date of</w:t>
      </w:r>
      <w:r w:rsidR="00B52781">
        <w:t xml:space="preserve"> </w:t>
      </w:r>
      <w:proofErr w:type="spellStart"/>
      <w:r w:rsidR="00B52781">
        <w:t>Quercus</w:t>
      </w:r>
      <w:proofErr w:type="spellEnd"/>
      <w:r w:rsidR="00B52781">
        <w:t xml:space="preserve"> </w:t>
      </w:r>
      <w:r w:rsidR="0052560A">
        <w:t xml:space="preserve">is </w:t>
      </w:r>
      <w:r w:rsidR="00B52781">
        <w:t>March 22</w:t>
      </w:r>
      <w:r w:rsidR="0052560A" w:rsidRPr="003570B1">
        <w:rPr>
          <w:vertAlign w:val="superscript"/>
        </w:rPr>
        <w:t>th</w:t>
      </w:r>
      <w:r w:rsidR="0052560A">
        <w:t xml:space="preserve">.the flowering season lasts about 3 </w:t>
      </w:r>
      <w:r w:rsidR="00B52781">
        <w:t>months. The peak values appear from late April to early June.</w:t>
      </w:r>
      <w:r w:rsidR="00D12A6F">
        <w:t xml:space="preserve"> </w:t>
      </w:r>
    </w:p>
    <w:p w:rsidR="006D314F" w:rsidRDefault="006D314F">
      <w:pPr>
        <w:widowControl/>
        <w:jc w:val="left"/>
        <w:rPr>
          <w:rFonts w:hint="eastAsia"/>
        </w:rPr>
      </w:pPr>
      <w:r>
        <w:br w:type="page"/>
      </w:r>
    </w:p>
    <w:p w:rsidR="00022349" w:rsidRDefault="00022349" w:rsidP="00D12A6F">
      <w:pPr>
        <w:rPr>
          <w:rFonts w:hint="eastAsia"/>
        </w:rPr>
      </w:pPr>
      <w:r>
        <w:rPr>
          <w:noProof/>
          <w:lang w:eastAsia="en-US"/>
        </w:rPr>
        <w:lastRenderedPageBreak/>
        <w:drawing>
          <wp:inline distT="0" distB="0" distL="0" distR="0">
            <wp:extent cx="5274310" cy="387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cusmarch2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876040"/>
                    </a:xfrm>
                    <a:prstGeom prst="rect">
                      <a:avLst/>
                    </a:prstGeom>
                  </pic:spPr>
                </pic:pic>
              </a:graphicData>
            </a:graphic>
          </wp:inline>
        </w:drawing>
      </w:r>
    </w:p>
    <w:p w:rsidR="00022349" w:rsidRDefault="00022349" w:rsidP="00022349">
      <w:pPr>
        <w:pStyle w:val="Caption"/>
        <w:rPr>
          <w:sz w:val="24"/>
          <w:szCs w:val="24"/>
        </w:rPr>
      </w:pPr>
      <w:r w:rsidRPr="003766D8">
        <w:rPr>
          <w:sz w:val="24"/>
          <w:szCs w:val="24"/>
        </w:rPr>
        <w:t xml:space="preserve">Figure </w:t>
      </w:r>
      <w:r w:rsidR="00592BD6" w:rsidRPr="003766D8">
        <w:rPr>
          <w:sz w:val="24"/>
          <w:szCs w:val="24"/>
        </w:rPr>
        <w:fldChar w:fldCharType="begin"/>
      </w:r>
      <w:r w:rsidR="00606692" w:rsidRPr="003766D8">
        <w:rPr>
          <w:sz w:val="24"/>
          <w:szCs w:val="24"/>
        </w:rPr>
        <w:instrText xml:space="preserve"> SEQ Figure \* ARABIC </w:instrText>
      </w:r>
      <w:r w:rsidR="00592BD6" w:rsidRPr="003766D8">
        <w:rPr>
          <w:sz w:val="24"/>
          <w:szCs w:val="24"/>
        </w:rPr>
        <w:fldChar w:fldCharType="separate"/>
      </w:r>
      <w:r w:rsidR="008F3FF2">
        <w:rPr>
          <w:noProof/>
          <w:sz w:val="24"/>
          <w:szCs w:val="24"/>
        </w:rPr>
        <w:t>14</w:t>
      </w:r>
      <w:r w:rsidR="00592BD6" w:rsidRPr="003766D8">
        <w:rPr>
          <w:sz w:val="24"/>
          <w:szCs w:val="24"/>
        </w:rPr>
        <w:fldChar w:fldCharType="end"/>
      </w:r>
      <w:r w:rsidRPr="003766D8">
        <w:rPr>
          <w:sz w:val="24"/>
          <w:szCs w:val="24"/>
        </w:rPr>
        <w:t xml:space="preserve">  </w:t>
      </w:r>
      <w:proofErr w:type="spellStart"/>
      <w:r w:rsidRPr="003766D8">
        <w:rPr>
          <w:sz w:val="24"/>
          <w:szCs w:val="24"/>
        </w:rPr>
        <w:t>Quercus</w:t>
      </w:r>
      <w:proofErr w:type="spellEnd"/>
      <w:r w:rsidRPr="003766D8">
        <w:rPr>
          <w:sz w:val="24"/>
          <w:szCs w:val="24"/>
        </w:rPr>
        <w:t xml:space="preserve"> Concentration </w:t>
      </w:r>
      <w:ins w:id="555" w:author="Yong" w:date="2013-12-15T18:05:00Z">
        <w:r w:rsidR="00C47BE8">
          <w:rPr>
            <w:sz w:val="24"/>
            <w:szCs w:val="24"/>
          </w:rPr>
          <w:t>in</w:t>
        </w:r>
      </w:ins>
      <w:ins w:id="556" w:author="Yong" w:date="2013-12-15T18:06:00Z">
        <w:r w:rsidR="00C47BE8">
          <w:rPr>
            <w:sz w:val="24"/>
            <w:szCs w:val="24"/>
          </w:rPr>
          <w:t xml:space="preserve"> the contiguous U.S. </w:t>
        </w:r>
      </w:ins>
      <w:ins w:id="557" w:author="Yong" w:date="2013-12-15T18:04:00Z">
        <w:r w:rsidR="00C47BE8">
          <w:rPr>
            <w:sz w:val="24"/>
            <w:szCs w:val="24"/>
          </w:rPr>
          <w:t xml:space="preserve">at 12:00 </w:t>
        </w:r>
      </w:ins>
      <w:ins w:id="558" w:author="Yong" w:date="2013-12-15T18:05:00Z">
        <w:r w:rsidR="00C47BE8">
          <w:rPr>
            <w:sz w:val="24"/>
            <w:szCs w:val="24"/>
          </w:rPr>
          <w:t xml:space="preserve">(UTC) in March 22 </w:t>
        </w:r>
      </w:ins>
      <w:r w:rsidRPr="003766D8">
        <w:rPr>
          <w:sz w:val="24"/>
          <w:szCs w:val="24"/>
        </w:rPr>
        <w:t>in 2004.</w:t>
      </w:r>
      <w:ins w:id="559" w:author="Yong" w:date="2013-12-15T18:04:00Z">
        <w:r w:rsidR="00C47BE8">
          <w:rPr>
            <w:sz w:val="24"/>
            <w:szCs w:val="24"/>
          </w:rPr>
          <w:t xml:space="preserve"> </w:t>
        </w:r>
      </w:ins>
      <w:del w:id="560" w:author="Yong" w:date="2013-12-15T18:05:00Z">
        <w:r w:rsidRPr="003766D8" w:rsidDel="00C47BE8">
          <w:rPr>
            <w:sz w:val="24"/>
            <w:szCs w:val="24"/>
          </w:rPr>
          <w:delText xml:space="preserve">the </w:delText>
        </w:r>
      </w:del>
      <w:del w:id="561" w:author="Yong" w:date="2013-12-15T18:06:00Z">
        <w:r w:rsidRPr="003766D8" w:rsidDel="00C47BE8">
          <w:rPr>
            <w:sz w:val="24"/>
            <w:szCs w:val="24"/>
          </w:rPr>
          <w:delText xml:space="preserve">scenario is in 11:00am March 22,which is considered as the start data of the pollen season. </w:delText>
        </w:r>
      </w:del>
      <w:commentRangeStart w:id="562"/>
      <w:r w:rsidRPr="003766D8">
        <w:rPr>
          <w:sz w:val="24"/>
          <w:szCs w:val="24"/>
        </w:rPr>
        <w:t xml:space="preserve">We can see that in southwest </w:t>
      </w:r>
      <w:proofErr w:type="gramStart"/>
      <w:r w:rsidRPr="003766D8">
        <w:rPr>
          <w:sz w:val="24"/>
          <w:szCs w:val="24"/>
        </w:rPr>
        <w:t>coast ,there</w:t>
      </w:r>
      <w:proofErr w:type="gramEnd"/>
      <w:r w:rsidRPr="003766D8">
        <w:rPr>
          <w:sz w:val="24"/>
          <w:szCs w:val="24"/>
        </w:rPr>
        <w:t xml:space="preserve"> is already some pollens exists, but the concentration is very low. </w:t>
      </w:r>
      <w:proofErr w:type="gramStart"/>
      <w:r w:rsidRPr="003766D8">
        <w:rPr>
          <w:sz w:val="24"/>
          <w:szCs w:val="24"/>
        </w:rPr>
        <w:t>in</w:t>
      </w:r>
      <w:proofErr w:type="gramEnd"/>
      <w:r w:rsidRPr="003766D8">
        <w:rPr>
          <w:sz w:val="24"/>
          <w:szCs w:val="24"/>
        </w:rPr>
        <w:t xml:space="preserve"> other parts of the states, there remains few pollens.</w:t>
      </w:r>
      <w:commentRangeEnd w:id="562"/>
      <w:r w:rsidR="00C47BE8">
        <w:rPr>
          <w:rStyle w:val="CommentReference"/>
          <w:rFonts w:ascii="Cambria Math" w:eastAsiaTheme="minorEastAsia" w:hAnsi="Cambria Math" w:cstheme="minorBidi"/>
        </w:rPr>
        <w:commentReference w:id="562"/>
      </w:r>
    </w:p>
    <w:p w:rsidR="00D12A6F" w:rsidRPr="00D12A6F" w:rsidRDefault="00D12A6F" w:rsidP="00D12A6F">
      <w:pPr>
        <w:rPr>
          <w:rFonts w:hint="eastAsia"/>
        </w:rPr>
      </w:pPr>
    </w:p>
    <w:p w:rsidR="00D12A6F" w:rsidRDefault="00D12A6F">
      <w:pPr>
        <w:widowControl/>
        <w:jc w:val="left"/>
        <w:rPr>
          <w:rFonts w:hint="eastAsia"/>
        </w:rPr>
      </w:pPr>
      <w:r>
        <w:br w:type="page"/>
      </w:r>
    </w:p>
    <w:p w:rsidR="00B75677" w:rsidRPr="00B75677" w:rsidRDefault="00B75677" w:rsidP="00B75677">
      <w:pPr>
        <w:rPr>
          <w:rFonts w:hint="eastAsia"/>
        </w:rPr>
      </w:pPr>
      <w:r w:rsidRPr="00B75677">
        <w:rPr>
          <w:noProof/>
          <w:lang w:eastAsia="en-US"/>
        </w:rPr>
        <w:lastRenderedPageBreak/>
        <w:drawing>
          <wp:inline distT="0" distB="0" distL="0" distR="0">
            <wp:extent cx="5274310" cy="3950399"/>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B75677" w:rsidRDefault="00B75677" w:rsidP="00B75677">
      <w:pPr>
        <w:pStyle w:val="Caption"/>
        <w:jc w:val="left"/>
        <w:rPr>
          <w:sz w:val="24"/>
          <w:szCs w:val="24"/>
        </w:rPr>
      </w:pPr>
      <w:bookmarkStart w:id="563" w:name="_Ref374890154"/>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8F3FF2">
        <w:rPr>
          <w:noProof/>
          <w:sz w:val="24"/>
          <w:szCs w:val="24"/>
        </w:rPr>
        <w:t>15</w:t>
      </w:r>
      <w:r w:rsidR="00592BD6">
        <w:rPr>
          <w:sz w:val="24"/>
          <w:szCs w:val="24"/>
        </w:rPr>
        <w:fldChar w:fldCharType="end"/>
      </w:r>
      <w:bookmarkEnd w:id="563"/>
      <w:r w:rsidR="0066116E">
        <w:rPr>
          <w:rFonts w:hint="eastAsia"/>
          <w:sz w:val="24"/>
          <w:szCs w:val="24"/>
        </w:rPr>
        <w:t xml:space="preserve"> </w:t>
      </w:r>
      <w:del w:id="564" w:author="Yong" w:date="2013-12-15T18:07:00Z">
        <w:r w:rsidR="0066116E" w:rsidRPr="00E339EF" w:rsidDel="00C47BE8">
          <w:rPr>
            <w:sz w:val="24"/>
            <w:szCs w:val="24"/>
          </w:rPr>
          <w:delText xml:space="preserve">the </w:delText>
        </w:r>
      </w:del>
      <w:proofErr w:type="gramStart"/>
      <w:ins w:id="565" w:author="Yong" w:date="2013-12-15T18:07:00Z">
        <w:r w:rsidR="00C47BE8">
          <w:rPr>
            <w:sz w:val="24"/>
            <w:szCs w:val="24"/>
          </w:rPr>
          <w:t>T</w:t>
        </w:r>
        <w:r w:rsidR="00C47BE8" w:rsidRPr="00E339EF">
          <w:rPr>
            <w:sz w:val="24"/>
            <w:szCs w:val="24"/>
          </w:rPr>
          <w:t>he</w:t>
        </w:r>
        <w:proofErr w:type="gramEnd"/>
        <w:r w:rsidR="00C47BE8" w:rsidRPr="00E339EF">
          <w:rPr>
            <w:sz w:val="24"/>
            <w:szCs w:val="24"/>
          </w:rPr>
          <w:t xml:space="preserve"> </w:t>
        </w:r>
      </w:ins>
      <w:del w:id="566" w:author="Yong" w:date="2013-12-15T18:07:00Z">
        <w:r w:rsidR="0066116E" w:rsidRPr="00E339EF" w:rsidDel="00C47BE8">
          <w:rPr>
            <w:sz w:val="24"/>
            <w:szCs w:val="24"/>
          </w:rPr>
          <w:delText xml:space="preserve">simulated </w:delText>
        </w:r>
      </w:del>
      <w:ins w:id="567" w:author="Yong" w:date="2013-12-15T18:07:00Z">
        <w:r w:rsidR="00C47BE8">
          <w:rPr>
            <w:sz w:val="24"/>
            <w:szCs w:val="24"/>
          </w:rPr>
          <w:t>observed</w:t>
        </w:r>
        <w:r w:rsidR="00C47BE8" w:rsidRPr="00E339EF">
          <w:rPr>
            <w:sz w:val="24"/>
            <w:szCs w:val="24"/>
          </w:rPr>
          <w:t xml:space="preserve"> </w:t>
        </w:r>
      </w:ins>
      <w:r w:rsidR="0066116E" w:rsidRPr="00E339EF">
        <w:rPr>
          <w:sz w:val="24"/>
          <w:szCs w:val="24"/>
        </w:rPr>
        <w:t xml:space="preserve">cumulative probability distributions </w:t>
      </w:r>
      <w:r w:rsidR="00D7199A" w:rsidRPr="00E339EF">
        <w:rPr>
          <w:sz w:val="24"/>
          <w:szCs w:val="24"/>
        </w:rPr>
        <w:t xml:space="preserve">of </w:t>
      </w:r>
      <w:r w:rsidR="00D7199A">
        <w:rPr>
          <w:sz w:val="24"/>
          <w:szCs w:val="24"/>
        </w:rPr>
        <w:t>Ambrosia’s</w:t>
      </w:r>
      <w:r w:rsidR="00E339EF">
        <w:rPr>
          <w:sz w:val="24"/>
          <w:szCs w:val="24"/>
        </w:rPr>
        <w:t xml:space="preserve"> pollen </w:t>
      </w:r>
      <w:r w:rsidR="0066116E" w:rsidRPr="00E339EF">
        <w:rPr>
          <w:sz w:val="24"/>
          <w:szCs w:val="24"/>
        </w:rPr>
        <w:t xml:space="preserve">concentration </w:t>
      </w:r>
      <w:del w:id="568" w:author="Yong" w:date="2013-12-15T18:07:00Z">
        <w:r w:rsidR="0066116E" w:rsidRPr="00E339EF" w:rsidDel="00C47BE8">
          <w:rPr>
            <w:sz w:val="24"/>
            <w:szCs w:val="24"/>
          </w:rPr>
          <w:delText xml:space="preserve">of populations </w:delText>
        </w:r>
      </w:del>
      <w:r w:rsidR="0066116E" w:rsidRPr="00E339EF">
        <w:rPr>
          <w:sz w:val="24"/>
          <w:szCs w:val="24"/>
        </w:rPr>
        <w:t xml:space="preserve">in the 9 nine climates </w:t>
      </w:r>
      <w:r w:rsidR="00E10779">
        <w:rPr>
          <w:sz w:val="24"/>
          <w:szCs w:val="24"/>
        </w:rPr>
        <w:t>regions</w:t>
      </w:r>
      <w:r w:rsidR="00E339EF" w:rsidRPr="00E339EF">
        <w:rPr>
          <w:sz w:val="24"/>
          <w:szCs w:val="24"/>
        </w:rPr>
        <w:t>.</w:t>
      </w:r>
    </w:p>
    <w:p w:rsidR="00B11B86" w:rsidRDefault="00B11B86" w:rsidP="00B11B86">
      <w:pPr>
        <w:rPr>
          <w:rFonts w:hint="eastAsia"/>
        </w:rPr>
      </w:pPr>
    </w:p>
    <w:p w:rsidR="00D12A6F" w:rsidRDefault="00D12A6F">
      <w:pPr>
        <w:widowControl/>
        <w:jc w:val="left"/>
        <w:rPr>
          <w:rFonts w:hint="eastAsia"/>
        </w:rPr>
      </w:pPr>
      <w:r>
        <w:br w:type="page"/>
      </w:r>
    </w:p>
    <w:p w:rsidR="00B75677" w:rsidRDefault="00B75677" w:rsidP="00D12A6F">
      <w:pPr>
        <w:rPr>
          <w:rFonts w:hint="eastAsia"/>
        </w:rPr>
      </w:pPr>
      <w:r>
        <w:rPr>
          <w:noProof/>
          <w:lang w:eastAsia="en-US"/>
        </w:rPr>
        <w:lastRenderedPageBreak/>
        <w:drawing>
          <wp:inline distT="0" distB="0" distL="0" distR="0">
            <wp:extent cx="5274310" cy="39503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74871" w:rsidRPr="0046460C" w:rsidRDefault="00B75677" w:rsidP="00874871">
      <w:pPr>
        <w:pStyle w:val="Caption"/>
        <w:jc w:val="left"/>
        <w:rPr>
          <w:sz w:val="24"/>
          <w:szCs w:val="24"/>
        </w:rPr>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8F3FF2">
        <w:rPr>
          <w:noProof/>
          <w:sz w:val="24"/>
          <w:szCs w:val="24"/>
        </w:rPr>
        <w:t>16</w:t>
      </w:r>
      <w:r w:rsidR="00592BD6">
        <w:rPr>
          <w:sz w:val="24"/>
          <w:szCs w:val="24"/>
        </w:rPr>
        <w:fldChar w:fldCharType="end"/>
      </w:r>
      <w:r w:rsidR="00874871">
        <w:rPr>
          <w:sz w:val="24"/>
          <w:szCs w:val="24"/>
        </w:rPr>
        <w:t xml:space="preserve"> </w:t>
      </w:r>
      <w:del w:id="569" w:author="Yong" w:date="2013-12-15T18:07:00Z">
        <w:r w:rsidR="00874871" w:rsidRPr="00E339EF" w:rsidDel="00C47BE8">
          <w:rPr>
            <w:sz w:val="24"/>
            <w:szCs w:val="24"/>
          </w:rPr>
          <w:delText xml:space="preserve">the </w:delText>
        </w:r>
      </w:del>
      <w:proofErr w:type="gramStart"/>
      <w:ins w:id="570" w:author="Yong" w:date="2013-12-15T18:07:00Z">
        <w:r w:rsidR="00C47BE8">
          <w:rPr>
            <w:sz w:val="24"/>
            <w:szCs w:val="24"/>
          </w:rPr>
          <w:t>T</w:t>
        </w:r>
        <w:r w:rsidR="00C47BE8" w:rsidRPr="00E339EF">
          <w:rPr>
            <w:sz w:val="24"/>
            <w:szCs w:val="24"/>
          </w:rPr>
          <w:t>he</w:t>
        </w:r>
        <w:proofErr w:type="gramEnd"/>
        <w:r w:rsidR="00C47BE8" w:rsidRPr="00E339EF">
          <w:rPr>
            <w:sz w:val="24"/>
            <w:szCs w:val="24"/>
          </w:rPr>
          <w:t xml:space="preserve"> </w:t>
        </w:r>
      </w:ins>
      <w:del w:id="571" w:author="Yong" w:date="2013-12-15T18:07:00Z">
        <w:r w:rsidR="00874871" w:rsidRPr="00E339EF" w:rsidDel="00C47BE8">
          <w:rPr>
            <w:sz w:val="24"/>
            <w:szCs w:val="24"/>
          </w:rPr>
          <w:delText xml:space="preserve">simulated </w:delText>
        </w:r>
      </w:del>
      <w:ins w:id="572" w:author="Yong" w:date="2013-12-15T18:07:00Z">
        <w:r w:rsidR="00C47BE8">
          <w:rPr>
            <w:sz w:val="24"/>
            <w:szCs w:val="24"/>
          </w:rPr>
          <w:t>observed</w:t>
        </w:r>
        <w:r w:rsidR="00C47BE8" w:rsidRPr="00E339EF">
          <w:rPr>
            <w:sz w:val="24"/>
            <w:szCs w:val="24"/>
          </w:rPr>
          <w:t xml:space="preserve"> </w:t>
        </w:r>
      </w:ins>
      <w:r w:rsidR="00874871" w:rsidRPr="00E339EF">
        <w:rPr>
          <w:sz w:val="24"/>
          <w:szCs w:val="24"/>
        </w:rPr>
        <w:t xml:space="preserve">cumulative probability distributions </w:t>
      </w:r>
      <w:r w:rsidR="00B1628D" w:rsidRPr="00E339EF">
        <w:rPr>
          <w:sz w:val="24"/>
          <w:szCs w:val="24"/>
        </w:rPr>
        <w:t>of Artemisia’s</w:t>
      </w:r>
      <w:r w:rsidR="00E339EF" w:rsidRPr="00E339EF">
        <w:rPr>
          <w:sz w:val="24"/>
          <w:szCs w:val="24"/>
        </w:rPr>
        <w:t xml:space="preserve"> pollen </w:t>
      </w:r>
      <w:r w:rsidR="00874871" w:rsidRPr="00E339EF">
        <w:rPr>
          <w:sz w:val="24"/>
          <w:szCs w:val="24"/>
        </w:rPr>
        <w:t xml:space="preserve">concentration </w:t>
      </w:r>
      <w:del w:id="573" w:author="Yong" w:date="2013-12-15T18:08:00Z">
        <w:r w:rsidR="00874871" w:rsidRPr="00E339EF" w:rsidDel="00C47BE8">
          <w:rPr>
            <w:sz w:val="24"/>
            <w:szCs w:val="24"/>
          </w:rPr>
          <w:delText xml:space="preserve">of populations </w:delText>
        </w:r>
      </w:del>
      <w:r w:rsidR="00874871" w:rsidRPr="00E339EF">
        <w:rPr>
          <w:sz w:val="24"/>
          <w:szCs w:val="24"/>
        </w:rPr>
        <w:t xml:space="preserve">in the 9 climates </w:t>
      </w:r>
      <w:r w:rsidR="00B1628D">
        <w:rPr>
          <w:sz w:val="24"/>
          <w:szCs w:val="24"/>
        </w:rPr>
        <w:t>regions</w:t>
      </w:r>
      <w:r w:rsidR="00B1628D" w:rsidRPr="00E339EF">
        <w:rPr>
          <w:sz w:val="24"/>
          <w:szCs w:val="24"/>
        </w:rPr>
        <w:t>. The</w:t>
      </w:r>
      <w:r w:rsidR="00874871" w:rsidRPr="00E339EF">
        <w:rPr>
          <w:sz w:val="24"/>
          <w:szCs w:val="24"/>
        </w:rPr>
        <w:t xml:space="preserve"> concentration profile in southwest is slightly smooth than in other climate </w:t>
      </w:r>
      <w:r w:rsidR="00E10779">
        <w:rPr>
          <w:sz w:val="24"/>
          <w:szCs w:val="24"/>
        </w:rPr>
        <w:t>regions</w:t>
      </w:r>
      <w:ins w:id="574" w:author="Yong" w:date="2013-12-15T18:08:00Z">
        <w:r w:rsidR="00C47BE8">
          <w:rPr>
            <w:sz w:val="24"/>
            <w:szCs w:val="24"/>
          </w:rPr>
          <w:t>.</w:t>
        </w:r>
      </w:ins>
    </w:p>
    <w:p w:rsidR="00B75677" w:rsidRDefault="00B75677" w:rsidP="00B75677">
      <w:pPr>
        <w:pStyle w:val="Caption"/>
        <w:rPr>
          <w:sz w:val="24"/>
          <w:szCs w:val="24"/>
        </w:rPr>
      </w:pPr>
    </w:p>
    <w:p w:rsidR="00D12A6F" w:rsidRDefault="00D12A6F">
      <w:pPr>
        <w:widowControl/>
        <w:jc w:val="left"/>
        <w:rPr>
          <w:rFonts w:hint="eastAsia"/>
        </w:rPr>
      </w:pPr>
      <w:r>
        <w:br w:type="page"/>
      </w:r>
    </w:p>
    <w:p w:rsidR="00B75677" w:rsidRDefault="00B75677" w:rsidP="00D12A6F">
      <w:pPr>
        <w:rPr>
          <w:rFonts w:hint="eastAsia"/>
        </w:rPr>
      </w:pPr>
      <w:r>
        <w:rPr>
          <w:noProof/>
          <w:lang w:eastAsia="en-US"/>
        </w:rPr>
        <w:lastRenderedPageBreak/>
        <w:drawing>
          <wp:inline distT="0" distB="0" distL="0" distR="0">
            <wp:extent cx="5274310" cy="39503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B75677" w:rsidRDefault="00B75677" w:rsidP="00E339EF">
      <w:pPr>
        <w:pStyle w:val="Caption"/>
        <w:jc w:val="left"/>
        <w:rPr>
          <w:sz w:val="24"/>
          <w:szCs w:val="24"/>
        </w:rPr>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8F3FF2">
        <w:rPr>
          <w:noProof/>
          <w:sz w:val="24"/>
          <w:szCs w:val="24"/>
        </w:rPr>
        <w:t>17</w:t>
      </w:r>
      <w:r w:rsidR="00592BD6">
        <w:rPr>
          <w:sz w:val="24"/>
          <w:szCs w:val="24"/>
        </w:rPr>
        <w:fldChar w:fldCharType="end"/>
      </w:r>
      <w:r w:rsidR="00E339EF">
        <w:rPr>
          <w:sz w:val="24"/>
          <w:szCs w:val="24"/>
        </w:rPr>
        <w:t xml:space="preserve"> </w:t>
      </w:r>
      <w:bookmarkStart w:id="575" w:name="OLE_LINK1"/>
      <w:bookmarkStart w:id="576" w:name="OLE_LINK2"/>
      <w:r w:rsidR="00E339EF" w:rsidRPr="00E339EF">
        <w:rPr>
          <w:sz w:val="24"/>
          <w:szCs w:val="24"/>
        </w:rPr>
        <w:t xml:space="preserve">the simulated cumulative </w:t>
      </w:r>
      <w:commentRangeStart w:id="577"/>
      <w:r w:rsidR="00E339EF" w:rsidRPr="00E339EF">
        <w:rPr>
          <w:sz w:val="24"/>
          <w:szCs w:val="24"/>
        </w:rPr>
        <w:t xml:space="preserve">probability distributions of </w:t>
      </w:r>
      <w:proofErr w:type="spellStart"/>
      <w:r w:rsidR="004F3FEA">
        <w:rPr>
          <w:sz w:val="24"/>
          <w:szCs w:val="24"/>
        </w:rPr>
        <w:t>Betula’s</w:t>
      </w:r>
      <w:proofErr w:type="spellEnd"/>
      <w:r w:rsidR="00E339EF">
        <w:rPr>
          <w:sz w:val="24"/>
          <w:szCs w:val="24"/>
        </w:rPr>
        <w:t xml:space="preserve"> pollen</w:t>
      </w:r>
      <w:commentRangeEnd w:id="577"/>
      <w:r w:rsidR="00C47BE8">
        <w:rPr>
          <w:rStyle w:val="CommentReference"/>
          <w:rFonts w:ascii="Cambria Math" w:eastAsiaTheme="minorEastAsia" w:hAnsi="Cambria Math" w:cstheme="minorBidi"/>
        </w:rPr>
        <w:commentReference w:id="577"/>
      </w:r>
      <w:r w:rsidR="00E339EF">
        <w:rPr>
          <w:sz w:val="24"/>
          <w:szCs w:val="24"/>
        </w:rPr>
        <w:t xml:space="preserve"> </w:t>
      </w:r>
      <w:r w:rsidR="00E339EF" w:rsidRPr="00E339EF">
        <w:rPr>
          <w:sz w:val="24"/>
          <w:szCs w:val="24"/>
        </w:rPr>
        <w:t xml:space="preserve">concentration of populations in the 9 climates </w:t>
      </w:r>
      <w:r w:rsidR="00E10779">
        <w:rPr>
          <w:sz w:val="24"/>
          <w:szCs w:val="24"/>
        </w:rPr>
        <w:t>regions</w:t>
      </w:r>
      <w:r w:rsidR="00E339EF" w:rsidRPr="00E339EF">
        <w:rPr>
          <w:sz w:val="24"/>
          <w:szCs w:val="24"/>
        </w:rPr>
        <w:t>.</w:t>
      </w:r>
      <w:bookmarkEnd w:id="575"/>
      <w:bookmarkEnd w:id="576"/>
    </w:p>
    <w:p w:rsidR="001133EB" w:rsidRPr="001133EB" w:rsidRDefault="001133EB" w:rsidP="001133EB">
      <w:pPr>
        <w:rPr>
          <w:rFonts w:hint="eastAsia"/>
        </w:rPr>
      </w:pPr>
    </w:p>
    <w:p w:rsidR="00D12A6F" w:rsidRDefault="00D12A6F">
      <w:pPr>
        <w:widowControl/>
        <w:jc w:val="left"/>
        <w:rPr>
          <w:rFonts w:hint="eastAsia"/>
        </w:rPr>
      </w:pPr>
      <w:r>
        <w:br w:type="page"/>
      </w:r>
    </w:p>
    <w:p w:rsidR="008B6ADB" w:rsidRDefault="008B6ADB" w:rsidP="00D12A6F">
      <w:pPr>
        <w:rPr>
          <w:rFonts w:hint="eastAsia"/>
        </w:rPr>
      </w:pPr>
      <w:r>
        <w:rPr>
          <w:noProof/>
          <w:lang w:eastAsia="en-US"/>
        </w:rPr>
        <w:lastRenderedPageBreak/>
        <w:drawing>
          <wp:inline distT="0" distB="0" distL="0" distR="0">
            <wp:extent cx="5274310" cy="395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B6ADB" w:rsidRDefault="008B6ADB" w:rsidP="008B6ADB">
      <w:pPr>
        <w:pStyle w:val="Caption"/>
        <w:rPr>
          <w:sz w:val="24"/>
          <w:szCs w:val="24"/>
        </w:rPr>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8F3FF2">
        <w:rPr>
          <w:noProof/>
          <w:sz w:val="24"/>
          <w:szCs w:val="24"/>
        </w:rPr>
        <w:t>18</w:t>
      </w:r>
      <w:r w:rsidR="00592BD6">
        <w:rPr>
          <w:sz w:val="24"/>
          <w:szCs w:val="24"/>
        </w:rPr>
        <w:fldChar w:fldCharType="end"/>
      </w:r>
      <w:r w:rsidR="001133EB">
        <w:rPr>
          <w:sz w:val="24"/>
          <w:szCs w:val="24"/>
        </w:rPr>
        <w:t xml:space="preserve"> </w:t>
      </w:r>
      <w:r w:rsidR="001133EB" w:rsidRPr="00E339EF">
        <w:rPr>
          <w:sz w:val="24"/>
          <w:szCs w:val="24"/>
        </w:rPr>
        <w:t xml:space="preserve">the simulated cumulative </w:t>
      </w:r>
      <w:commentRangeStart w:id="578"/>
      <w:r w:rsidR="001133EB" w:rsidRPr="00E339EF">
        <w:rPr>
          <w:sz w:val="24"/>
          <w:szCs w:val="24"/>
        </w:rPr>
        <w:t xml:space="preserve">probability distributions of </w:t>
      </w:r>
      <w:proofErr w:type="spellStart"/>
      <w:r w:rsidR="004F3FEA">
        <w:rPr>
          <w:sz w:val="24"/>
          <w:szCs w:val="24"/>
        </w:rPr>
        <w:t>Gramineae’s</w:t>
      </w:r>
      <w:proofErr w:type="spellEnd"/>
      <w:r w:rsidR="001133EB">
        <w:rPr>
          <w:sz w:val="24"/>
          <w:szCs w:val="24"/>
        </w:rPr>
        <w:t xml:space="preserve"> pollen </w:t>
      </w:r>
      <w:r w:rsidR="001133EB" w:rsidRPr="00E339EF">
        <w:rPr>
          <w:sz w:val="24"/>
          <w:szCs w:val="24"/>
        </w:rPr>
        <w:t xml:space="preserve">concentration of populations in the 9 climates </w:t>
      </w:r>
      <w:r w:rsidR="00E10779">
        <w:rPr>
          <w:sz w:val="24"/>
          <w:szCs w:val="24"/>
        </w:rPr>
        <w:t>regions</w:t>
      </w:r>
      <w:r w:rsidR="001133EB" w:rsidRPr="00E339EF">
        <w:rPr>
          <w:sz w:val="24"/>
          <w:szCs w:val="24"/>
        </w:rPr>
        <w:t>.</w:t>
      </w:r>
      <w:commentRangeEnd w:id="578"/>
      <w:r w:rsidR="00C47BE8">
        <w:rPr>
          <w:rStyle w:val="CommentReference"/>
          <w:rFonts w:ascii="Cambria Math" w:eastAsiaTheme="minorEastAsia" w:hAnsi="Cambria Math" w:cstheme="minorBidi"/>
        </w:rPr>
        <w:commentReference w:id="578"/>
      </w:r>
    </w:p>
    <w:p w:rsidR="008A695D" w:rsidRPr="008A695D" w:rsidRDefault="008A695D" w:rsidP="008A695D">
      <w:pPr>
        <w:rPr>
          <w:rFonts w:hint="eastAsia"/>
        </w:rPr>
      </w:pPr>
    </w:p>
    <w:p w:rsidR="00D12A6F" w:rsidRDefault="00D12A6F">
      <w:pPr>
        <w:widowControl/>
        <w:jc w:val="left"/>
        <w:rPr>
          <w:rFonts w:hint="eastAsia"/>
        </w:rPr>
      </w:pPr>
      <w:r>
        <w:br w:type="page"/>
      </w:r>
    </w:p>
    <w:p w:rsidR="008B6ADB" w:rsidRDefault="008B6ADB" w:rsidP="008B6ADB">
      <w:pPr>
        <w:keepNext/>
        <w:rPr>
          <w:rFonts w:hint="eastAsia"/>
        </w:rPr>
      </w:pPr>
      <w:r>
        <w:rPr>
          <w:noProof/>
          <w:lang w:eastAsia="en-US"/>
        </w:rPr>
        <w:lastRenderedPageBreak/>
        <w:drawing>
          <wp:inline distT="0" distB="0" distL="0" distR="0">
            <wp:extent cx="5274310" cy="39503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D12A6F" w:rsidRDefault="008B6ADB">
      <w:pPr>
        <w:widowControl/>
        <w:jc w:val="left"/>
        <w:rPr>
          <w:rFonts w:asciiTheme="majorHAnsi" w:eastAsia="SimHei" w:hAnsiTheme="majorHAnsi" w:cstheme="majorBidi"/>
          <w:sz w:val="24"/>
          <w:szCs w:val="24"/>
        </w:rPr>
      </w:pPr>
      <w:bookmarkStart w:id="579" w:name="_Ref374890171"/>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8F3FF2">
        <w:rPr>
          <w:noProof/>
          <w:sz w:val="24"/>
          <w:szCs w:val="24"/>
        </w:rPr>
        <w:t>19</w:t>
      </w:r>
      <w:r w:rsidR="00592BD6">
        <w:rPr>
          <w:sz w:val="24"/>
          <w:szCs w:val="24"/>
        </w:rPr>
        <w:fldChar w:fldCharType="end"/>
      </w:r>
      <w:bookmarkEnd w:id="579"/>
      <w:r w:rsidR="008A695D">
        <w:rPr>
          <w:sz w:val="24"/>
          <w:szCs w:val="24"/>
        </w:rPr>
        <w:t xml:space="preserve"> </w:t>
      </w:r>
      <w:r w:rsidR="008A695D" w:rsidRPr="00E339EF">
        <w:rPr>
          <w:sz w:val="24"/>
          <w:szCs w:val="24"/>
        </w:rPr>
        <w:t xml:space="preserve">the simulated cumulative probability </w:t>
      </w:r>
      <w:commentRangeStart w:id="580"/>
      <w:r w:rsidR="008A695D" w:rsidRPr="00E339EF">
        <w:rPr>
          <w:sz w:val="24"/>
          <w:szCs w:val="24"/>
        </w:rPr>
        <w:t xml:space="preserve">distributions of </w:t>
      </w:r>
      <w:proofErr w:type="spellStart"/>
      <w:r w:rsidR="00005A81">
        <w:rPr>
          <w:sz w:val="24"/>
          <w:szCs w:val="24"/>
        </w:rPr>
        <w:t>Quercu</w:t>
      </w:r>
      <w:r w:rsidR="008A695D">
        <w:rPr>
          <w:sz w:val="24"/>
          <w:szCs w:val="24"/>
        </w:rPr>
        <w:t>s</w:t>
      </w:r>
      <w:proofErr w:type="spellEnd"/>
      <w:r w:rsidR="00005A81">
        <w:rPr>
          <w:sz w:val="24"/>
          <w:szCs w:val="24"/>
        </w:rPr>
        <w:t>’</w:t>
      </w:r>
      <w:r w:rsidR="008A695D">
        <w:rPr>
          <w:sz w:val="24"/>
          <w:szCs w:val="24"/>
        </w:rPr>
        <w:t xml:space="preserve"> </w:t>
      </w:r>
      <w:commentRangeEnd w:id="580"/>
      <w:r w:rsidR="00C47BE8">
        <w:rPr>
          <w:rStyle w:val="CommentReference"/>
        </w:rPr>
        <w:commentReference w:id="580"/>
      </w:r>
      <w:r w:rsidR="008A695D">
        <w:rPr>
          <w:sz w:val="24"/>
          <w:szCs w:val="24"/>
        </w:rPr>
        <w:t xml:space="preserve">pollen </w:t>
      </w:r>
      <w:r w:rsidR="008A695D" w:rsidRPr="00E339EF">
        <w:rPr>
          <w:sz w:val="24"/>
          <w:szCs w:val="24"/>
        </w:rPr>
        <w:t xml:space="preserve">concentration of populations in the 9 climates </w:t>
      </w:r>
      <w:r w:rsidR="00E10779">
        <w:rPr>
          <w:sz w:val="24"/>
          <w:szCs w:val="24"/>
        </w:rPr>
        <w:t>regions</w:t>
      </w:r>
      <w:r w:rsidR="00D12A6F">
        <w:rPr>
          <w:sz w:val="24"/>
          <w:szCs w:val="24"/>
        </w:rPr>
        <w:t xml:space="preserve">. </w:t>
      </w:r>
      <w:r w:rsidR="00D12A6F">
        <w:rPr>
          <w:sz w:val="24"/>
          <w:szCs w:val="24"/>
        </w:rPr>
        <w:br w:type="page"/>
      </w:r>
    </w:p>
    <w:p w:rsidR="007D3D22" w:rsidRDefault="00685F32" w:rsidP="00D12A6F">
      <w:pPr>
        <w:rPr>
          <w:rFonts w:hint="eastAsia"/>
        </w:rPr>
      </w:pPr>
      <w:r>
        <w:rPr>
          <w:rFonts w:hint="eastAsia"/>
          <w:noProof/>
          <w:lang w:eastAsia="en-US"/>
        </w:rPr>
        <w:lastRenderedPageBreak/>
        <w:drawing>
          <wp:inline distT="0" distB="0" distL="0" distR="0">
            <wp:extent cx="5118735" cy="38366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85F32" w:rsidRPr="007D3D22" w:rsidRDefault="007D3D22" w:rsidP="007D3D22">
      <w:pPr>
        <w:pStyle w:val="Caption"/>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8F3FF2">
        <w:rPr>
          <w:noProof/>
          <w:sz w:val="24"/>
          <w:szCs w:val="24"/>
        </w:rPr>
        <w:t>20</w:t>
      </w:r>
      <w:r w:rsidR="00592BD6" w:rsidRPr="007D3D22">
        <w:rPr>
          <w:sz w:val="24"/>
          <w:szCs w:val="24"/>
        </w:rPr>
        <w:fldChar w:fldCharType="end"/>
      </w:r>
      <w:r w:rsidRPr="007D3D22">
        <w:rPr>
          <w:sz w:val="24"/>
          <w:szCs w:val="24"/>
        </w:rPr>
        <w:t xml:space="preserve"> </w:t>
      </w:r>
      <w:del w:id="581" w:author="Yong" w:date="2013-12-15T18:09:00Z">
        <w:r w:rsidRPr="007D3D22" w:rsidDel="00C47BE8">
          <w:rPr>
            <w:sz w:val="24"/>
            <w:szCs w:val="24"/>
          </w:rPr>
          <w:delText xml:space="preserve">simulated </w:delText>
        </w:r>
      </w:del>
      <w:proofErr w:type="gramStart"/>
      <w:ins w:id="582" w:author="Yong" w:date="2013-12-15T18:09:00Z">
        <w:r w:rsidR="00C47BE8">
          <w:rPr>
            <w:sz w:val="24"/>
            <w:szCs w:val="24"/>
          </w:rPr>
          <w:t>S</w:t>
        </w:r>
        <w:r w:rsidR="00C47BE8" w:rsidRPr="007D3D22">
          <w:rPr>
            <w:sz w:val="24"/>
            <w:szCs w:val="24"/>
          </w:rPr>
          <w:t>imulated</w:t>
        </w:r>
        <w:proofErr w:type="gramEnd"/>
        <w:r w:rsidR="00C47BE8" w:rsidRPr="007D3D22">
          <w:rPr>
            <w:sz w:val="24"/>
            <w:szCs w:val="24"/>
          </w:rPr>
          <w:t xml:space="preserve"> </w:t>
        </w:r>
      </w:ins>
      <w:r w:rsidRPr="007D3D22">
        <w:rPr>
          <w:sz w:val="24"/>
          <w:szCs w:val="24"/>
        </w:rPr>
        <w:t xml:space="preserve">cumulative probability distribution of daily exposure of population to </w:t>
      </w:r>
      <w:ins w:id="583" w:author="Yong" w:date="2013-12-15T18:09:00Z">
        <w:r w:rsidR="00C47BE8" w:rsidRPr="007D3D22">
          <w:rPr>
            <w:sz w:val="24"/>
            <w:szCs w:val="24"/>
          </w:rPr>
          <w:t xml:space="preserve">Ambrosia </w:t>
        </w:r>
      </w:ins>
      <w:r w:rsidRPr="007D3D22">
        <w:rPr>
          <w:sz w:val="24"/>
          <w:szCs w:val="24"/>
        </w:rPr>
        <w:t xml:space="preserve">pollen </w:t>
      </w:r>
      <w:del w:id="584" w:author="Yong" w:date="2013-12-15T18:09:00Z">
        <w:r w:rsidRPr="007D3D22" w:rsidDel="00C47BE8">
          <w:rPr>
            <w:sz w:val="24"/>
            <w:szCs w:val="24"/>
          </w:rPr>
          <w:delText xml:space="preserve">of Ambrosia </w:delText>
        </w:r>
      </w:del>
      <w:r w:rsidRPr="007D3D22">
        <w:rPr>
          <w:sz w:val="24"/>
          <w:szCs w:val="24"/>
        </w:rPr>
        <w:t>in different climate zones. Data were from simulation results of 100000 virtual residents in each climate zones under three different exposure routes.</w:t>
      </w:r>
    </w:p>
    <w:p w:rsidR="00685F32" w:rsidRDefault="00685F32" w:rsidP="008B6ADB">
      <w:pPr>
        <w:rPr>
          <w:rFonts w:hint="eastAsia"/>
        </w:rPr>
      </w:pPr>
    </w:p>
    <w:p w:rsidR="00D12A6F" w:rsidRDefault="00D12A6F">
      <w:pPr>
        <w:widowControl/>
        <w:jc w:val="left"/>
        <w:rPr>
          <w:rFonts w:hint="eastAsia"/>
        </w:rPr>
      </w:pPr>
      <w:r>
        <w:br w:type="page"/>
      </w:r>
    </w:p>
    <w:p w:rsidR="007D3D22" w:rsidRDefault="00685F32" w:rsidP="00D12A6F">
      <w:pPr>
        <w:rPr>
          <w:rFonts w:hint="eastAsia"/>
        </w:rPr>
      </w:pPr>
      <w:r>
        <w:rPr>
          <w:rFonts w:hint="eastAsia"/>
          <w:noProof/>
          <w:lang w:eastAsia="en-US"/>
        </w:rPr>
        <w:lastRenderedPageBreak/>
        <w:drawing>
          <wp:inline distT="0" distB="0" distL="0" distR="0">
            <wp:extent cx="5118735"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0C5B03" w:rsidRPr="007D3D22" w:rsidRDefault="007D3D22" w:rsidP="007D3D22">
      <w:pPr>
        <w:pStyle w:val="Caption"/>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8F3FF2">
        <w:rPr>
          <w:noProof/>
          <w:sz w:val="24"/>
          <w:szCs w:val="24"/>
        </w:rPr>
        <w:t>21</w:t>
      </w:r>
      <w:r w:rsidR="00592BD6" w:rsidRPr="007D3D22">
        <w:rPr>
          <w:sz w:val="24"/>
          <w:szCs w:val="24"/>
        </w:rPr>
        <w:fldChar w:fldCharType="end"/>
      </w:r>
      <w:r w:rsidRPr="007D3D22">
        <w:rPr>
          <w:sz w:val="24"/>
          <w:szCs w:val="24"/>
        </w:rPr>
        <w:t xml:space="preserve"> simulated cumulative </w:t>
      </w:r>
      <w:commentRangeStart w:id="585"/>
      <w:r w:rsidRPr="007D3D22">
        <w:rPr>
          <w:sz w:val="24"/>
          <w:szCs w:val="24"/>
        </w:rPr>
        <w:t xml:space="preserve">probability distribution of daily exposure of </w:t>
      </w:r>
      <w:commentRangeEnd w:id="585"/>
      <w:r w:rsidR="00C9519A">
        <w:rPr>
          <w:rStyle w:val="CommentReference"/>
          <w:rFonts w:ascii="Cambria Math" w:eastAsiaTheme="minorEastAsia" w:hAnsi="Cambria Math" w:cstheme="minorBidi"/>
        </w:rPr>
        <w:commentReference w:id="585"/>
      </w:r>
      <w:r w:rsidRPr="007D3D22">
        <w:rPr>
          <w:sz w:val="24"/>
          <w:szCs w:val="24"/>
        </w:rPr>
        <w:t>population to pollen of A</w:t>
      </w:r>
      <w:r>
        <w:rPr>
          <w:sz w:val="24"/>
          <w:szCs w:val="24"/>
        </w:rPr>
        <w:t>rtemisia</w:t>
      </w:r>
      <w:r w:rsidRPr="007D3D22">
        <w:rPr>
          <w:sz w:val="24"/>
          <w:szCs w:val="24"/>
        </w:rPr>
        <w:t xml:space="preserve"> in different climate zones. Data were from simulation results of 100000 virtual residents in each climate zones under three different exposure routes.</w:t>
      </w:r>
    </w:p>
    <w:p w:rsidR="000C5B03" w:rsidRDefault="000C5B03" w:rsidP="008B6ADB">
      <w:pPr>
        <w:rPr>
          <w:rFonts w:hint="eastAsia"/>
        </w:rPr>
      </w:pPr>
    </w:p>
    <w:p w:rsidR="00D12A6F" w:rsidRDefault="00D12A6F">
      <w:pPr>
        <w:widowControl/>
        <w:jc w:val="left"/>
        <w:rPr>
          <w:rFonts w:hint="eastAsia"/>
        </w:rPr>
      </w:pPr>
      <w:r>
        <w:br w:type="page"/>
      </w:r>
    </w:p>
    <w:p w:rsidR="007D3D22" w:rsidRDefault="00685F32" w:rsidP="00D12A6F">
      <w:pPr>
        <w:rPr>
          <w:rFonts w:hint="eastAsia"/>
        </w:rPr>
      </w:pPr>
      <w:r>
        <w:rPr>
          <w:rFonts w:hint="eastAsia"/>
          <w:noProof/>
          <w:lang w:eastAsia="en-US"/>
        </w:rPr>
        <w:lastRenderedPageBreak/>
        <w:drawing>
          <wp:inline distT="0" distB="0" distL="0" distR="0">
            <wp:extent cx="5118735" cy="38366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7D3D22" w:rsidRPr="007D3D22" w:rsidRDefault="007D3D22" w:rsidP="007D3D22">
      <w:pPr>
        <w:pStyle w:val="Caption"/>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8F3FF2">
        <w:rPr>
          <w:noProof/>
          <w:sz w:val="24"/>
          <w:szCs w:val="24"/>
        </w:rPr>
        <w:t>22</w:t>
      </w:r>
      <w:r w:rsidR="00592BD6" w:rsidRPr="007D3D22">
        <w:rPr>
          <w:sz w:val="24"/>
          <w:szCs w:val="24"/>
        </w:rPr>
        <w:fldChar w:fldCharType="end"/>
      </w:r>
      <w:r w:rsidRPr="007D3D22">
        <w:rPr>
          <w:sz w:val="24"/>
          <w:szCs w:val="24"/>
        </w:rPr>
        <w:t xml:space="preserve"> simulated cumulative probability distribution of daily exposure of population to pollen of </w:t>
      </w:r>
      <w:proofErr w:type="spellStart"/>
      <w:r>
        <w:rPr>
          <w:sz w:val="24"/>
          <w:szCs w:val="24"/>
        </w:rPr>
        <w:t>Betula</w:t>
      </w:r>
      <w:proofErr w:type="spellEnd"/>
      <w:r w:rsidRPr="007D3D22">
        <w:rPr>
          <w:sz w:val="24"/>
          <w:szCs w:val="24"/>
        </w:rPr>
        <w:t xml:space="preserve"> in different </w:t>
      </w:r>
      <w:commentRangeStart w:id="586"/>
      <w:r w:rsidRPr="007D3D22">
        <w:rPr>
          <w:sz w:val="24"/>
          <w:szCs w:val="24"/>
        </w:rPr>
        <w:t xml:space="preserve">climate zones. Data were </w:t>
      </w:r>
      <w:commentRangeEnd w:id="586"/>
      <w:r w:rsidR="00C9519A">
        <w:rPr>
          <w:rStyle w:val="CommentReference"/>
          <w:rFonts w:ascii="Cambria Math" w:eastAsiaTheme="minorEastAsia" w:hAnsi="Cambria Math" w:cstheme="minorBidi"/>
        </w:rPr>
        <w:commentReference w:id="586"/>
      </w:r>
      <w:r w:rsidRPr="007D3D22">
        <w:rPr>
          <w:sz w:val="24"/>
          <w:szCs w:val="24"/>
        </w:rPr>
        <w:t>from simulation results of 100000 virtual residents in each climate zones under three different exposure routes.</w:t>
      </w:r>
    </w:p>
    <w:p w:rsidR="000C5B03" w:rsidRPr="007D3D22" w:rsidRDefault="000C5B03" w:rsidP="007D3D22">
      <w:pPr>
        <w:pStyle w:val="Caption"/>
        <w:rPr>
          <w:sz w:val="24"/>
          <w:szCs w:val="24"/>
        </w:rPr>
      </w:pPr>
    </w:p>
    <w:p w:rsidR="00D12A6F" w:rsidRDefault="00D12A6F">
      <w:pPr>
        <w:widowControl/>
        <w:jc w:val="left"/>
        <w:rPr>
          <w:rFonts w:asciiTheme="majorHAnsi" w:eastAsia="SimHei" w:hAnsiTheme="majorHAnsi" w:cstheme="majorBidi"/>
          <w:sz w:val="24"/>
          <w:szCs w:val="24"/>
        </w:rPr>
      </w:pPr>
      <w:r>
        <w:rPr>
          <w:sz w:val="24"/>
          <w:szCs w:val="24"/>
        </w:rPr>
        <w:br w:type="page"/>
      </w:r>
    </w:p>
    <w:p w:rsidR="007D3D22" w:rsidRDefault="00685F32" w:rsidP="00D12A6F">
      <w:pPr>
        <w:rPr>
          <w:rFonts w:hint="eastAsia"/>
        </w:rPr>
      </w:pPr>
      <w:r>
        <w:rPr>
          <w:rFonts w:hint="eastAsia"/>
          <w:noProof/>
          <w:lang w:eastAsia="en-US"/>
        </w:rPr>
        <w:lastRenderedPageBreak/>
        <w:drawing>
          <wp:inline distT="0" distB="0" distL="0" distR="0">
            <wp:extent cx="5118735" cy="3836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7D3D22" w:rsidRPr="007D3D22" w:rsidRDefault="007D3D22" w:rsidP="007D3D22">
      <w:pPr>
        <w:pStyle w:val="Caption"/>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8F3FF2">
        <w:rPr>
          <w:noProof/>
          <w:sz w:val="24"/>
          <w:szCs w:val="24"/>
        </w:rPr>
        <w:t>23</w:t>
      </w:r>
      <w:r w:rsidR="00592BD6" w:rsidRPr="007D3D22">
        <w:rPr>
          <w:sz w:val="24"/>
          <w:szCs w:val="24"/>
        </w:rPr>
        <w:fldChar w:fldCharType="end"/>
      </w:r>
      <w:r w:rsidRPr="007D3D22">
        <w:rPr>
          <w:sz w:val="24"/>
          <w:szCs w:val="24"/>
        </w:rPr>
        <w:t xml:space="preserve"> simulated cumulative probability distribution of daily exposure of population to pollen of </w:t>
      </w:r>
      <w:proofErr w:type="spellStart"/>
      <w:r>
        <w:rPr>
          <w:sz w:val="24"/>
          <w:szCs w:val="24"/>
        </w:rPr>
        <w:t>Gramineae</w:t>
      </w:r>
      <w:proofErr w:type="spellEnd"/>
      <w:r>
        <w:rPr>
          <w:sz w:val="24"/>
          <w:szCs w:val="24"/>
        </w:rPr>
        <w:t xml:space="preserve"> </w:t>
      </w:r>
      <w:r w:rsidRPr="007D3D22">
        <w:rPr>
          <w:sz w:val="24"/>
          <w:szCs w:val="24"/>
        </w:rPr>
        <w:t xml:space="preserve">n different </w:t>
      </w:r>
      <w:commentRangeStart w:id="587"/>
      <w:r w:rsidRPr="007D3D22">
        <w:rPr>
          <w:sz w:val="24"/>
          <w:szCs w:val="24"/>
        </w:rPr>
        <w:t xml:space="preserve">climate zones. Data were from simulation results of 100000 virtual residents in each climate zones under </w:t>
      </w:r>
      <w:commentRangeEnd w:id="587"/>
      <w:r w:rsidR="00C9519A">
        <w:rPr>
          <w:rStyle w:val="CommentReference"/>
          <w:rFonts w:ascii="Cambria Math" w:eastAsiaTheme="minorEastAsia" w:hAnsi="Cambria Math" w:cstheme="minorBidi"/>
        </w:rPr>
        <w:commentReference w:id="587"/>
      </w:r>
      <w:r w:rsidRPr="007D3D22">
        <w:rPr>
          <w:sz w:val="24"/>
          <w:szCs w:val="24"/>
        </w:rPr>
        <w:t>three different exposure routes.</w:t>
      </w:r>
    </w:p>
    <w:p w:rsidR="000C5B03" w:rsidRDefault="000C5B03" w:rsidP="007D3D22">
      <w:pPr>
        <w:pStyle w:val="Caption"/>
      </w:pPr>
    </w:p>
    <w:p w:rsidR="00D12A6F" w:rsidRDefault="00D12A6F">
      <w:pPr>
        <w:widowControl/>
        <w:jc w:val="left"/>
        <w:rPr>
          <w:rFonts w:hint="eastAsia"/>
        </w:rPr>
      </w:pPr>
      <w:r>
        <w:br w:type="page"/>
      </w:r>
    </w:p>
    <w:p w:rsidR="007D3D22" w:rsidRDefault="00685F32" w:rsidP="00D12A6F">
      <w:pPr>
        <w:rPr>
          <w:rFonts w:hint="eastAsia"/>
        </w:rPr>
      </w:pPr>
      <w:r>
        <w:rPr>
          <w:rFonts w:hint="eastAsia"/>
          <w:noProof/>
          <w:lang w:eastAsia="en-US"/>
        </w:rPr>
        <w:lastRenderedPageBreak/>
        <w:drawing>
          <wp:inline distT="0" distB="0" distL="0" distR="0">
            <wp:extent cx="5118735" cy="38366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7D3D22" w:rsidRPr="007D3D22" w:rsidRDefault="007D3D22" w:rsidP="007D3D22">
      <w:pPr>
        <w:pStyle w:val="Caption"/>
        <w:rPr>
          <w:sz w:val="24"/>
          <w:szCs w:val="24"/>
        </w:rPr>
      </w:pPr>
      <w:r>
        <w:t xml:space="preserve">Figure </w:t>
      </w:r>
      <w:r w:rsidR="00592BD6">
        <w:fldChar w:fldCharType="begin"/>
      </w:r>
      <w:r>
        <w:instrText xml:space="preserve"> SEQ Figure \* ARABIC </w:instrText>
      </w:r>
      <w:r w:rsidR="00592BD6">
        <w:fldChar w:fldCharType="separate"/>
      </w:r>
      <w:r w:rsidR="008F3FF2">
        <w:rPr>
          <w:noProof/>
        </w:rPr>
        <w:t>24</w:t>
      </w:r>
      <w:r w:rsidR="00592BD6">
        <w:fldChar w:fldCharType="end"/>
      </w:r>
      <w:r>
        <w:t xml:space="preserve"> </w:t>
      </w:r>
      <w:r w:rsidRPr="007D3D22">
        <w:rPr>
          <w:sz w:val="24"/>
          <w:szCs w:val="24"/>
        </w:rPr>
        <w:t xml:space="preserve">simulated cumulative probability distribution of daily exposure of population to pollen of </w:t>
      </w:r>
      <w:proofErr w:type="spellStart"/>
      <w:r>
        <w:rPr>
          <w:sz w:val="24"/>
          <w:szCs w:val="24"/>
        </w:rPr>
        <w:t>Quercus</w:t>
      </w:r>
      <w:proofErr w:type="spellEnd"/>
      <w:r>
        <w:rPr>
          <w:sz w:val="24"/>
          <w:szCs w:val="24"/>
        </w:rPr>
        <w:t xml:space="preserve"> </w:t>
      </w:r>
      <w:r w:rsidRPr="007D3D22">
        <w:rPr>
          <w:sz w:val="24"/>
          <w:szCs w:val="24"/>
        </w:rPr>
        <w:t xml:space="preserve">in different climate zones. Data were from simulation results of 100000 virtual residents in each climate </w:t>
      </w:r>
      <w:commentRangeStart w:id="588"/>
      <w:r w:rsidRPr="007D3D22">
        <w:rPr>
          <w:sz w:val="24"/>
          <w:szCs w:val="24"/>
        </w:rPr>
        <w:t xml:space="preserve">zones under three </w:t>
      </w:r>
      <w:commentRangeEnd w:id="588"/>
      <w:r w:rsidR="00C9519A">
        <w:rPr>
          <w:rStyle w:val="CommentReference"/>
          <w:rFonts w:ascii="Cambria Math" w:eastAsiaTheme="minorEastAsia" w:hAnsi="Cambria Math" w:cstheme="minorBidi"/>
        </w:rPr>
        <w:commentReference w:id="588"/>
      </w:r>
      <w:r w:rsidRPr="007D3D22">
        <w:rPr>
          <w:sz w:val="24"/>
          <w:szCs w:val="24"/>
        </w:rPr>
        <w:t>different exposure routes.</w:t>
      </w:r>
    </w:p>
    <w:p w:rsidR="008B6ADB" w:rsidRDefault="008B6ADB" w:rsidP="007D3D22">
      <w:pPr>
        <w:pStyle w:val="Caption"/>
      </w:pPr>
    </w:p>
    <w:p w:rsidR="00970278" w:rsidRDefault="00970278" w:rsidP="008B6ADB">
      <w:pPr>
        <w:rPr>
          <w:rFonts w:hint="eastAsia"/>
        </w:rPr>
      </w:pPr>
    </w:p>
    <w:p w:rsidR="00970278" w:rsidRDefault="00970278" w:rsidP="008B6ADB">
      <w:pPr>
        <w:rPr>
          <w:rFonts w:hint="eastAsia"/>
        </w:rPr>
        <w:sectPr w:rsidR="00970278" w:rsidSect="00CF0854">
          <w:headerReference w:type="default" r:id="rId63"/>
          <w:pgSz w:w="11906" w:h="16838"/>
          <w:pgMar w:top="1440" w:right="1440" w:bottom="1440" w:left="2160" w:header="720" w:footer="720" w:gutter="0"/>
          <w:cols w:space="720"/>
          <w:docGrid w:linePitch="312"/>
        </w:sectPr>
      </w:pPr>
    </w:p>
    <w:p w:rsidR="00970278" w:rsidRDefault="00970278" w:rsidP="008B6ADB">
      <w:pPr>
        <w:rPr>
          <w:rFonts w:hint="eastAsia"/>
        </w:rPr>
        <w:sectPr w:rsidR="00970278" w:rsidSect="00CF0854">
          <w:pgSz w:w="16838" w:h="11906" w:orient="landscape" w:code="9"/>
          <w:pgMar w:top="1440" w:right="1440" w:bottom="2160" w:left="1440" w:header="720" w:footer="720" w:gutter="0"/>
          <w:cols w:space="720"/>
          <w:docGrid w:linePitch="312"/>
        </w:sectPr>
      </w:pPr>
    </w:p>
    <w:p w:rsidR="009B7047" w:rsidRPr="008B6ADB" w:rsidRDefault="009B7047" w:rsidP="008B6ADB">
      <w:pPr>
        <w:rPr>
          <w:rFonts w:hint="eastAsia"/>
        </w:rPr>
      </w:pPr>
    </w:p>
    <w:p w:rsidR="00624CEE" w:rsidRDefault="00E63027" w:rsidP="00D12A6F">
      <w:pPr>
        <w:rPr>
          <w:rFonts w:hint="eastAsia"/>
        </w:rPr>
      </w:pPr>
      <w:r>
        <w:rPr>
          <w:rFonts w:hint="eastAsia"/>
          <w:noProof/>
          <w:lang w:eastAsia="en-US"/>
        </w:rPr>
        <w:drawing>
          <wp:inline distT="0" distB="0" distL="0" distR="0">
            <wp:extent cx="8069580" cy="3975599"/>
            <wp:effectExtent l="114300" t="76200" r="102870" b="82051"/>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069473" cy="3975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12A6F" w:rsidRDefault="00624CEE">
      <w:pPr>
        <w:widowControl/>
        <w:jc w:val="left"/>
        <w:rPr>
          <w:rFonts w:asciiTheme="majorHAnsi" w:eastAsia="SimHei" w:hAnsiTheme="majorHAnsi" w:cstheme="majorBidi"/>
          <w:sz w:val="24"/>
          <w:szCs w:val="24"/>
        </w:rPr>
      </w:pPr>
      <w:r w:rsidRPr="00624CEE">
        <w:rPr>
          <w:sz w:val="24"/>
          <w:szCs w:val="24"/>
        </w:rPr>
        <w:t xml:space="preserve">Figure </w:t>
      </w:r>
      <w:r w:rsidR="00592BD6" w:rsidRPr="00624CEE">
        <w:rPr>
          <w:sz w:val="24"/>
          <w:szCs w:val="24"/>
        </w:rPr>
        <w:fldChar w:fldCharType="begin"/>
      </w:r>
      <w:r w:rsidRPr="00624CEE">
        <w:rPr>
          <w:sz w:val="24"/>
          <w:szCs w:val="24"/>
        </w:rPr>
        <w:instrText xml:space="preserve"> SEQ Figure \* ARABIC </w:instrText>
      </w:r>
      <w:r w:rsidR="00592BD6" w:rsidRPr="00624CEE">
        <w:rPr>
          <w:sz w:val="24"/>
          <w:szCs w:val="24"/>
        </w:rPr>
        <w:fldChar w:fldCharType="separate"/>
      </w:r>
      <w:r w:rsidR="008F3FF2">
        <w:rPr>
          <w:noProof/>
          <w:sz w:val="24"/>
          <w:szCs w:val="24"/>
        </w:rPr>
        <w:t>25</w:t>
      </w:r>
      <w:r w:rsidR="00592BD6" w:rsidRPr="00624CEE">
        <w:rPr>
          <w:sz w:val="24"/>
          <w:szCs w:val="24"/>
        </w:rPr>
        <w:fldChar w:fldCharType="end"/>
      </w:r>
      <w:r w:rsidRPr="00624CEE">
        <w:rPr>
          <w:sz w:val="24"/>
          <w:szCs w:val="24"/>
        </w:rPr>
        <w:t xml:space="preserve"> Mean and Standard Deviation of Normalized </w:t>
      </w:r>
      <w:r w:rsidR="003E70F6" w:rsidRPr="00624CEE">
        <w:rPr>
          <w:sz w:val="24"/>
          <w:szCs w:val="24"/>
        </w:rPr>
        <w:t>Sensitivity</w:t>
      </w:r>
      <w:r w:rsidRPr="00624CEE">
        <w:rPr>
          <w:sz w:val="24"/>
          <w:szCs w:val="24"/>
        </w:rPr>
        <w:t xml:space="preserve"> </w:t>
      </w:r>
      <w:r w:rsidR="00E63027" w:rsidRPr="00624CEE">
        <w:rPr>
          <w:sz w:val="24"/>
          <w:szCs w:val="24"/>
        </w:rPr>
        <w:t>Coefficient (</w:t>
      </w:r>
      <w:r w:rsidRPr="00624CEE">
        <w:rPr>
          <w:sz w:val="24"/>
          <w:szCs w:val="24"/>
        </w:rPr>
        <w:t xml:space="preserve">NSC) </w:t>
      </w:r>
      <w:del w:id="589" w:author="Yong" w:date="2013-12-15T18:11:00Z">
        <w:r w:rsidRPr="00624CEE" w:rsidDel="00C9519A">
          <w:rPr>
            <w:sz w:val="24"/>
            <w:szCs w:val="24"/>
          </w:rPr>
          <w:delText xml:space="preserve"> </w:delText>
        </w:r>
      </w:del>
      <w:r w:rsidRPr="00624CEE">
        <w:rPr>
          <w:sz w:val="24"/>
          <w:szCs w:val="24"/>
        </w:rPr>
        <w:t xml:space="preserve">for population exposure in </w:t>
      </w:r>
      <w:r w:rsidR="00E63027">
        <w:rPr>
          <w:sz w:val="24"/>
          <w:szCs w:val="24"/>
        </w:rPr>
        <w:t>Central</w:t>
      </w:r>
      <w:r w:rsidR="00B004A1">
        <w:rPr>
          <w:sz w:val="24"/>
          <w:szCs w:val="24"/>
        </w:rPr>
        <w:t xml:space="preserve"> Climate Region</w:t>
      </w:r>
      <w:r w:rsidR="00E63027">
        <w:rPr>
          <w:sz w:val="24"/>
          <w:szCs w:val="24"/>
        </w:rPr>
        <w:t>(Ohio Valley)</w:t>
      </w:r>
      <w:r w:rsidR="00FD6DC2">
        <w:rPr>
          <w:sz w:val="24"/>
          <w:szCs w:val="24"/>
        </w:rPr>
        <w:t xml:space="preserve">(A) Inhalation  (B)Dermal  (C) Ingestion </w:t>
      </w:r>
      <w:r w:rsidR="004B624D">
        <w:rPr>
          <w:sz w:val="24"/>
          <w:szCs w:val="24"/>
        </w:rPr>
        <w:t xml:space="preserve"> </w:t>
      </w:r>
      <w:r w:rsidR="00FD6DC2">
        <w:rPr>
          <w:sz w:val="24"/>
          <w:szCs w:val="24"/>
        </w:rPr>
        <w:t>(D</w:t>
      </w:r>
      <w:r w:rsidRPr="00624CEE">
        <w:rPr>
          <w:sz w:val="24"/>
          <w:szCs w:val="24"/>
        </w:rPr>
        <w:t xml:space="preserve">)Total Exposures </w:t>
      </w:r>
      <w:r w:rsidRPr="00624CEE">
        <w:rPr>
          <w:rFonts w:hint="eastAsia"/>
          <w:sz w:val="24"/>
          <w:szCs w:val="24"/>
        </w:rPr>
        <w:t xml:space="preserve"> </w:t>
      </w:r>
      <w:r w:rsidR="00957EC6">
        <w:rPr>
          <w:sz w:val="24"/>
          <w:szCs w:val="24"/>
        </w:rPr>
        <w:t xml:space="preserve">The vertical dashed lines represent the NSC values </w:t>
      </w:r>
      <w:del w:id="590" w:author="Yong" w:date="2013-12-15T18:11:00Z">
        <w:r w:rsidR="00957EC6" w:rsidDel="00C9519A">
          <w:rPr>
            <w:sz w:val="24"/>
            <w:szCs w:val="24"/>
          </w:rPr>
          <w:delText xml:space="preserve">OF </w:delText>
        </w:r>
      </w:del>
      <w:ins w:id="591" w:author="Yong" w:date="2013-12-15T18:11:00Z">
        <w:r w:rsidR="00C9519A">
          <w:rPr>
            <w:sz w:val="24"/>
            <w:szCs w:val="24"/>
          </w:rPr>
          <w:t xml:space="preserve">of </w:t>
        </w:r>
      </w:ins>
      <w:r w:rsidR="00957EC6">
        <w:rPr>
          <w:sz w:val="24"/>
          <w:szCs w:val="24"/>
        </w:rPr>
        <w:t>0. Number in the figure are parameter IDs:</w:t>
      </w:r>
      <w:commentRangeStart w:id="592"/>
      <w:r w:rsidR="0062431B">
        <w:rPr>
          <w:sz w:val="24"/>
          <w:szCs w:val="24"/>
        </w:rPr>
        <w:t xml:space="preserve">1 u*, </w:t>
      </w:r>
      <w:r w:rsidR="003B23B4">
        <w:rPr>
          <w:sz w:val="24"/>
          <w:szCs w:val="24"/>
        </w:rPr>
        <w:t>2 k, 3</w:t>
      </w:r>
      <w:r w:rsidR="0062431B">
        <w:rPr>
          <w:sz w:val="24"/>
          <w:szCs w:val="24"/>
        </w:rPr>
        <w:t xml:space="preserve"> </w:t>
      </w:r>
      <w:proofErr w:type="spellStart"/>
      <w:r w:rsidR="003B23B4">
        <w:rPr>
          <w:sz w:val="24"/>
          <w:szCs w:val="24"/>
        </w:rPr>
        <w:t>Dp</w:t>
      </w:r>
      <w:proofErr w:type="spellEnd"/>
      <w:r w:rsidR="003B23B4">
        <w:rPr>
          <w:sz w:val="24"/>
          <w:szCs w:val="24"/>
        </w:rPr>
        <w:t>, 4</w:t>
      </w:r>
      <w:r w:rsidR="0062431B">
        <w:rPr>
          <w:sz w:val="24"/>
          <w:szCs w:val="24"/>
        </w:rPr>
        <w:t xml:space="preserve"> </w:t>
      </w:r>
      <w:r w:rsidR="003B23B4">
        <w:rPr>
          <w:sz w:val="24"/>
          <w:szCs w:val="24"/>
        </w:rPr>
        <w:t>Pp, 5</w:t>
      </w:r>
      <w:r w:rsidR="0062431B">
        <w:rPr>
          <w:sz w:val="24"/>
          <w:szCs w:val="24"/>
        </w:rPr>
        <w:t xml:space="preserve"> </w:t>
      </w:r>
      <w:r w:rsidR="003B23B4">
        <w:rPr>
          <w:sz w:val="24"/>
          <w:szCs w:val="24"/>
        </w:rPr>
        <w:t>mu, 6</w:t>
      </w:r>
      <w:r w:rsidR="0062431B" w:rsidRPr="0062431B">
        <w:rPr>
          <w:rFonts w:hint="eastAsia"/>
          <w:sz w:val="24"/>
          <w:szCs w:val="24"/>
        </w:rPr>
        <w:t>λ</w:t>
      </w:r>
      <w:r w:rsidR="003B23B4">
        <w:rPr>
          <w:sz w:val="24"/>
          <w:szCs w:val="24"/>
        </w:rPr>
        <w:t>, 7</w:t>
      </w:r>
      <w:r w:rsidR="0062431B">
        <w:rPr>
          <w:sz w:val="24"/>
          <w:szCs w:val="24"/>
        </w:rPr>
        <w:t xml:space="preserve"> Pa,</w:t>
      </w:r>
      <w:r w:rsidR="003B23B4">
        <w:rPr>
          <w:sz w:val="24"/>
          <w:szCs w:val="24"/>
        </w:rPr>
        <w:t xml:space="preserve"> 8 T, 9 </w:t>
      </w:r>
      <w:proofErr w:type="spellStart"/>
      <w:r w:rsidR="003B23B4">
        <w:rPr>
          <w:sz w:val="24"/>
          <w:szCs w:val="24"/>
        </w:rPr>
        <w:t>Ve</w:t>
      </w:r>
      <w:proofErr w:type="spellEnd"/>
      <w:r w:rsidR="003B23B4">
        <w:rPr>
          <w:sz w:val="24"/>
          <w:szCs w:val="24"/>
        </w:rPr>
        <w:t>, 10</w:t>
      </w:r>
      <w:r w:rsidR="0062431B">
        <w:rPr>
          <w:sz w:val="24"/>
          <w:szCs w:val="24"/>
        </w:rPr>
        <w:t xml:space="preserve"> </w:t>
      </w:r>
      <w:proofErr w:type="spellStart"/>
      <w:r w:rsidR="0062431B">
        <w:rPr>
          <w:sz w:val="24"/>
          <w:szCs w:val="24"/>
        </w:rPr>
        <w:t>Tind</w:t>
      </w:r>
      <w:proofErr w:type="spellEnd"/>
      <w:r w:rsidR="0062431B">
        <w:rPr>
          <w:sz w:val="24"/>
          <w:szCs w:val="24"/>
        </w:rPr>
        <w:t xml:space="preserve">, </w:t>
      </w:r>
      <w:r w:rsidR="003B23B4">
        <w:rPr>
          <w:sz w:val="24"/>
          <w:szCs w:val="24"/>
        </w:rPr>
        <w:t>11</w:t>
      </w:r>
      <w:r w:rsidR="0062431B">
        <w:rPr>
          <w:sz w:val="24"/>
          <w:szCs w:val="24"/>
        </w:rPr>
        <w:t xml:space="preserve"> </w:t>
      </w:r>
      <w:r w:rsidR="003B23B4">
        <w:rPr>
          <w:sz w:val="24"/>
          <w:szCs w:val="24"/>
        </w:rPr>
        <w:t>Tout, 12 F, 13</w:t>
      </w:r>
      <w:r w:rsidR="0062431B">
        <w:rPr>
          <w:sz w:val="24"/>
          <w:szCs w:val="24"/>
        </w:rPr>
        <w:t xml:space="preserve"> </w:t>
      </w:r>
      <w:r w:rsidR="003B23B4">
        <w:rPr>
          <w:sz w:val="24"/>
          <w:szCs w:val="24"/>
        </w:rPr>
        <w:t>Sa, 14</w:t>
      </w:r>
      <w:r w:rsidR="0062431B">
        <w:rPr>
          <w:sz w:val="24"/>
          <w:szCs w:val="24"/>
        </w:rPr>
        <w:t xml:space="preserve"> </w:t>
      </w:r>
      <w:proofErr w:type="spellStart"/>
      <w:r w:rsidR="0062431B">
        <w:rPr>
          <w:sz w:val="24"/>
          <w:szCs w:val="24"/>
        </w:rPr>
        <w:t>Sr</w:t>
      </w:r>
      <w:proofErr w:type="spellEnd"/>
      <w:r w:rsidR="0062431B">
        <w:rPr>
          <w:sz w:val="24"/>
          <w:szCs w:val="24"/>
        </w:rPr>
        <w:t xml:space="preserve">, </w:t>
      </w:r>
      <w:r w:rsidR="003B23B4">
        <w:rPr>
          <w:sz w:val="24"/>
          <w:szCs w:val="24"/>
        </w:rPr>
        <w:t>15</w:t>
      </w:r>
      <w:r w:rsidR="0062431B">
        <w:rPr>
          <w:sz w:val="24"/>
          <w:szCs w:val="24"/>
        </w:rPr>
        <w:t xml:space="preserve"> </w:t>
      </w:r>
      <w:proofErr w:type="spellStart"/>
      <w:r w:rsidR="0062431B">
        <w:rPr>
          <w:sz w:val="24"/>
          <w:szCs w:val="24"/>
        </w:rPr>
        <w:t>Inf</w:t>
      </w:r>
      <w:proofErr w:type="spellEnd"/>
      <w:r w:rsidR="0062431B">
        <w:rPr>
          <w:sz w:val="24"/>
          <w:szCs w:val="24"/>
        </w:rPr>
        <w:t>, 1</w:t>
      </w:r>
      <w:r w:rsidR="003B23B4">
        <w:rPr>
          <w:sz w:val="24"/>
          <w:szCs w:val="24"/>
        </w:rPr>
        <w:t>6</w:t>
      </w:r>
      <w:r w:rsidR="0062431B">
        <w:rPr>
          <w:sz w:val="24"/>
          <w:szCs w:val="24"/>
        </w:rPr>
        <w:t xml:space="preserve"> </w:t>
      </w:r>
      <w:proofErr w:type="spellStart"/>
      <w:r w:rsidR="0062431B">
        <w:rPr>
          <w:sz w:val="24"/>
          <w:szCs w:val="24"/>
        </w:rPr>
        <w:t>Inm</w:t>
      </w:r>
      <w:proofErr w:type="spellEnd"/>
      <w:r w:rsidR="0062431B">
        <w:rPr>
          <w:sz w:val="24"/>
          <w:szCs w:val="24"/>
        </w:rPr>
        <w:t>, 1</w:t>
      </w:r>
      <w:r w:rsidR="003B23B4">
        <w:rPr>
          <w:sz w:val="24"/>
          <w:szCs w:val="24"/>
        </w:rPr>
        <w:t>7</w:t>
      </w:r>
      <w:r w:rsidR="0062431B">
        <w:rPr>
          <w:sz w:val="24"/>
          <w:szCs w:val="24"/>
        </w:rPr>
        <w:t xml:space="preserve"> </w:t>
      </w:r>
      <w:proofErr w:type="spellStart"/>
      <w:r w:rsidR="0062431B">
        <w:rPr>
          <w:sz w:val="24"/>
          <w:szCs w:val="24"/>
        </w:rPr>
        <w:t>Vd</w:t>
      </w:r>
      <w:proofErr w:type="spellEnd"/>
      <w:r w:rsidR="0062431B">
        <w:rPr>
          <w:sz w:val="24"/>
          <w:szCs w:val="24"/>
        </w:rPr>
        <w:t>, 1</w:t>
      </w:r>
      <w:r w:rsidR="003B23B4">
        <w:rPr>
          <w:sz w:val="24"/>
          <w:szCs w:val="24"/>
        </w:rPr>
        <w:t>8</w:t>
      </w:r>
      <w:r w:rsidR="0062431B">
        <w:rPr>
          <w:sz w:val="24"/>
          <w:szCs w:val="24"/>
        </w:rPr>
        <w:t xml:space="preserve"> </w:t>
      </w:r>
      <w:proofErr w:type="spellStart"/>
      <w:r w:rsidR="0062431B">
        <w:rPr>
          <w:sz w:val="24"/>
          <w:szCs w:val="24"/>
        </w:rPr>
        <w:t>Lr</w:t>
      </w:r>
      <w:proofErr w:type="spellEnd"/>
      <w:del w:id="593" w:author="Yong" w:date="2013-12-15T18:11:00Z">
        <w:r w:rsidR="0062431B" w:rsidDel="00C9519A">
          <w:rPr>
            <w:sz w:val="24"/>
            <w:szCs w:val="24"/>
          </w:rPr>
          <w:delText xml:space="preserve">, </w:delText>
        </w:r>
      </w:del>
      <w:ins w:id="594" w:author="Yong" w:date="2013-12-15T18:11:00Z">
        <w:r w:rsidR="00C9519A">
          <w:rPr>
            <w:sz w:val="24"/>
            <w:szCs w:val="24"/>
          </w:rPr>
          <w:t xml:space="preserve">. </w:t>
        </w:r>
        <w:commentRangeEnd w:id="592"/>
        <w:r w:rsidR="00C9519A">
          <w:rPr>
            <w:rStyle w:val="CommentReference"/>
          </w:rPr>
          <w:commentReference w:id="592"/>
        </w:r>
      </w:ins>
      <w:r w:rsidR="00D12A6F">
        <w:rPr>
          <w:sz w:val="24"/>
          <w:szCs w:val="24"/>
        </w:rPr>
        <w:t xml:space="preserve"> </w:t>
      </w:r>
      <w:r w:rsidR="00D12A6F">
        <w:rPr>
          <w:sz w:val="24"/>
          <w:szCs w:val="24"/>
        </w:rPr>
        <w:br w:type="page"/>
      </w:r>
    </w:p>
    <w:p w:rsidR="00E63027" w:rsidRDefault="00E63027" w:rsidP="00D12A6F">
      <w:pPr>
        <w:rPr>
          <w:rFonts w:hint="eastAsia"/>
        </w:rPr>
      </w:pPr>
      <w:r>
        <w:rPr>
          <w:rFonts w:hint="eastAsia"/>
          <w:noProof/>
          <w:lang w:eastAsia="en-US"/>
        </w:rPr>
        <w:lastRenderedPageBreak/>
        <w:drawing>
          <wp:inline distT="0" distB="0" distL="0" distR="0">
            <wp:extent cx="8863330" cy="436665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63330" cy="4366652"/>
                    </a:xfrm>
                    <a:prstGeom prst="rect">
                      <a:avLst/>
                    </a:prstGeom>
                    <a:noFill/>
                    <a:ln>
                      <a:noFill/>
                    </a:ln>
                  </pic:spPr>
                </pic:pic>
              </a:graphicData>
            </a:graphic>
          </wp:inline>
        </w:drawing>
      </w:r>
    </w:p>
    <w:p w:rsidR="00970278" w:rsidRPr="00676A55" w:rsidRDefault="00E63027" w:rsidP="00676A55">
      <w:pPr>
        <w:pStyle w:val="Caption"/>
        <w:rPr>
          <w:sz w:val="24"/>
          <w:szCs w:val="24"/>
        </w:rPr>
        <w:sectPr w:rsidR="00970278" w:rsidRPr="00676A55" w:rsidSect="00970278">
          <w:type w:val="continuous"/>
          <w:pgSz w:w="16838" w:h="11906" w:orient="landscape" w:code="9"/>
          <w:pgMar w:top="1440" w:right="1440" w:bottom="2160" w:left="1440" w:header="720" w:footer="720" w:gutter="0"/>
          <w:cols w:space="720"/>
          <w:docGrid w:linePitch="312"/>
        </w:sectPr>
      </w:pPr>
      <w:r w:rsidRPr="00E63027">
        <w:rPr>
          <w:sz w:val="24"/>
          <w:szCs w:val="24"/>
        </w:rPr>
        <w:t xml:space="preserve">Figure </w:t>
      </w:r>
      <w:r w:rsidR="00592BD6" w:rsidRPr="00E63027">
        <w:rPr>
          <w:sz w:val="24"/>
          <w:szCs w:val="24"/>
        </w:rPr>
        <w:fldChar w:fldCharType="begin"/>
      </w:r>
      <w:r w:rsidRPr="00E63027">
        <w:rPr>
          <w:sz w:val="24"/>
          <w:szCs w:val="24"/>
        </w:rPr>
        <w:instrText xml:space="preserve"> SEQ Figure \* ARABIC </w:instrText>
      </w:r>
      <w:r w:rsidR="00592BD6" w:rsidRPr="00E63027">
        <w:rPr>
          <w:sz w:val="24"/>
          <w:szCs w:val="24"/>
        </w:rPr>
        <w:fldChar w:fldCharType="separate"/>
      </w:r>
      <w:r w:rsidR="008F3FF2">
        <w:rPr>
          <w:noProof/>
          <w:sz w:val="24"/>
          <w:szCs w:val="24"/>
        </w:rPr>
        <w:t>26</w:t>
      </w:r>
      <w:r w:rsidR="00592BD6" w:rsidRPr="00E63027">
        <w:rPr>
          <w:sz w:val="24"/>
          <w:szCs w:val="24"/>
        </w:rPr>
        <w:fldChar w:fldCharType="end"/>
      </w:r>
      <w:r w:rsidRPr="00624CEE">
        <w:rPr>
          <w:sz w:val="24"/>
          <w:szCs w:val="24"/>
        </w:rPr>
        <w:t xml:space="preserve"> Mean and Standard Deviation of Normalized Sensitivity Coefficient (</w:t>
      </w:r>
      <w:r>
        <w:rPr>
          <w:sz w:val="24"/>
          <w:szCs w:val="24"/>
        </w:rPr>
        <w:t xml:space="preserve">NSC) </w:t>
      </w:r>
      <w:r w:rsidRPr="00624CEE">
        <w:rPr>
          <w:sz w:val="24"/>
          <w:szCs w:val="24"/>
        </w:rPr>
        <w:t xml:space="preserve">for </w:t>
      </w:r>
      <w:commentRangeStart w:id="595"/>
      <w:r w:rsidRPr="00624CEE">
        <w:rPr>
          <w:sz w:val="24"/>
          <w:szCs w:val="24"/>
        </w:rPr>
        <w:t>population exposure in</w:t>
      </w:r>
      <w:r>
        <w:rPr>
          <w:sz w:val="24"/>
          <w:szCs w:val="24"/>
        </w:rPr>
        <w:t xml:space="preserve"> Southeast Climate </w:t>
      </w:r>
      <w:r w:rsidR="00970278">
        <w:rPr>
          <w:sz w:val="24"/>
          <w:szCs w:val="24"/>
        </w:rPr>
        <w:t>Region (</w:t>
      </w:r>
      <w:r>
        <w:rPr>
          <w:sz w:val="24"/>
          <w:szCs w:val="24"/>
        </w:rPr>
        <w:t xml:space="preserve">A) </w:t>
      </w:r>
      <w:proofErr w:type="gramStart"/>
      <w:r>
        <w:rPr>
          <w:sz w:val="24"/>
          <w:szCs w:val="24"/>
        </w:rPr>
        <w:t>Inhalation  (</w:t>
      </w:r>
      <w:proofErr w:type="gramEnd"/>
      <w:r>
        <w:rPr>
          <w:sz w:val="24"/>
          <w:szCs w:val="24"/>
        </w:rPr>
        <w:t>B)Dermal  (C) Ingestion  (D</w:t>
      </w:r>
      <w:r w:rsidRPr="00624CEE">
        <w:rPr>
          <w:sz w:val="24"/>
          <w:szCs w:val="24"/>
        </w:rPr>
        <w:t>)Total Exposures</w:t>
      </w:r>
      <w:r w:rsidR="003B23B4">
        <w:rPr>
          <w:sz w:val="24"/>
          <w:szCs w:val="24"/>
        </w:rPr>
        <w:t xml:space="preserve"> The vertical dashed lines represent the NSC values OF 0. Number </w:t>
      </w:r>
      <w:commentRangeEnd w:id="595"/>
      <w:r w:rsidR="00C9519A">
        <w:rPr>
          <w:rStyle w:val="CommentReference"/>
          <w:rFonts w:ascii="Cambria Math" w:eastAsiaTheme="minorEastAsia" w:hAnsi="Cambria Math" w:cstheme="minorBidi"/>
        </w:rPr>
        <w:commentReference w:id="595"/>
      </w:r>
      <w:r w:rsidR="003B23B4">
        <w:rPr>
          <w:sz w:val="24"/>
          <w:szCs w:val="24"/>
        </w:rPr>
        <w:t xml:space="preserve">in the figure are parameter IDs:1 u*, 2 k, 3 </w:t>
      </w:r>
      <w:proofErr w:type="spellStart"/>
      <w:r w:rsidR="003B23B4">
        <w:rPr>
          <w:sz w:val="24"/>
          <w:szCs w:val="24"/>
        </w:rPr>
        <w:t>Dp</w:t>
      </w:r>
      <w:proofErr w:type="spellEnd"/>
      <w:r w:rsidR="003B23B4">
        <w:rPr>
          <w:sz w:val="24"/>
          <w:szCs w:val="24"/>
        </w:rPr>
        <w:t>, 4 Pp, 5 mu, 6</w:t>
      </w:r>
      <w:r w:rsidR="003B23B4" w:rsidRPr="0062431B">
        <w:rPr>
          <w:rFonts w:hint="eastAsia"/>
          <w:sz w:val="24"/>
          <w:szCs w:val="24"/>
        </w:rPr>
        <w:t>λ</w:t>
      </w:r>
      <w:r w:rsidR="003B23B4">
        <w:rPr>
          <w:sz w:val="24"/>
          <w:szCs w:val="24"/>
        </w:rPr>
        <w:t xml:space="preserve">, 7 Pa, 8 T, 9 </w:t>
      </w:r>
      <w:proofErr w:type="spellStart"/>
      <w:r w:rsidR="003B23B4">
        <w:rPr>
          <w:sz w:val="24"/>
          <w:szCs w:val="24"/>
        </w:rPr>
        <w:t>Ve</w:t>
      </w:r>
      <w:proofErr w:type="spellEnd"/>
      <w:r w:rsidR="003B23B4">
        <w:rPr>
          <w:sz w:val="24"/>
          <w:szCs w:val="24"/>
        </w:rPr>
        <w:t xml:space="preserve">, 10 </w:t>
      </w:r>
      <w:proofErr w:type="spellStart"/>
      <w:r w:rsidR="003B23B4">
        <w:rPr>
          <w:sz w:val="24"/>
          <w:szCs w:val="24"/>
        </w:rPr>
        <w:t>Tind</w:t>
      </w:r>
      <w:proofErr w:type="spellEnd"/>
      <w:r w:rsidR="003B23B4">
        <w:rPr>
          <w:sz w:val="24"/>
          <w:szCs w:val="24"/>
        </w:rPr>
        <w:t xml:space="preserve">, 11 Tout, 12 F, 13 Sa, 14 </w:t>
      </w:r>
      <w:proofErr w:type="spellStart"/>
      <w:r w:rsidR="003B23B4">
        <w:rPr>
          <w:sz w:val="24"/>
          <w:szCs w:val="24"/>
        </w:rPr>
        <w:t>Sr</w:t>
      </w:r>
      <w:proofErr w:type="spellEnd"/>
      <w:r w:rsidR="003B23B4">
        <w:rPr>
          <w:sz w:val="24"/>
          <w:szCs w:val="24"/>
        </w:rPr>
        <w:t xml:space="preserve">, 15 </w:t>
      </w:r>
      <w:proofErr w:type="spellStart"/>
      <w:r w:rsidR="003B23B4">
        <w:rPr>
          <w:sz w:val="24"/>
          <w:szCs w:val="24"/>
        </w:rPr>
        <w:t>Inf</w:t>
      </w:r>
      <w:proofErr w:type="spellEnd"/>
      <w:r w:rsidR="003B23B4">
        <w:rPr>
          <w:sz w:val="24"/>
          <w:szCs w:val="24"/>
        </w:rPr>
        <w:t xml:space="preserve">, 16 </w:t>
      </w:r>
      <w:proofErr w:type="spellStart"/>
      <w:r w:rsidR="003B23B4">
        <w:rPr>
          <w:sz w:val="24"/>
          <w:szCs w:val="24"/>
        </w:rPr>
        <w:t>Inm</w:t>
      </w:r>
      <w:proofErr w:type="spellEnd"/>
      <w:r w:rsidR="003B23B4">
        <w:rPr>
          <w:sz w:val="24"/>
          <w:szCs w:val="24"/>
        </w:rPr>
        <w:t xml:space="preserve">, 17 </w:t>
      </w:r>
      <w:proofErr w:type="spellStart"/>
      <w:r w:rsidR="003B23B4">
        <w:rPr>
          <w:sz w:val="24"/>
          <w:szCs w:val="24"/>
        </w:rPr>
        <w:t>Vd</w:t>
      </w:r>
      <w:proofErr w:type="spellEnd"/>
      <w:r w:rsidR="003B23B4">
        <w:rPr>
          <w:sz w:val="24"/>
          <w:szCs w:val="24"/>
        </w:rPr>
        <w:t xml:space="preserve">, 18 </w:t>
      </w:r>
      <w:proofErr w:type="spellStart"/>
      <w:r w:rsidR="003B23B4">
        <w:rPr>
          <w:sz w:val="24"/>
          <w:szCs w:val="24"/>
        </w:rPr>
        <w:t>Lr</w:t>
      </w:r>
      <w:proofErr w:type="spellEnd"/>
      <w:r w:rsidR="003B23B4">
        <w:rPr>
          <w:sz w:val="24"/>
          <w:szCs w:val="24"/>
        </w:rPr>
        <w:t xml:space="preserve">, </w:t>
      </w:r>
      <w:r w:rsidRPr="00624CEE">
        <w:rPr>
          <w:sz w:val="24"/>
          <w:szCs w:val="24"/>
        </w:rPr>
        <w:t xml:space="preserve"> </w:t>
      </w:r>
    </w:p>
    <w:p w:rsidR="00970278" w:rsidRDefault="00970278" w:rsidP="00B75677">
      <w:pPr>
        <w:rPr>
          <w:rFonts w:hint="eastAsia"/>
        </w:rPr>
        <w:sectPr w:rsidR="00970278" w:rsidSect="00970278">
          <w:type w:val="continuous"/>
          <w:pgSz w:w="16838" w:h="11906" w:orient="landscape" w:code="9"/>
          <w:pgMar w:top="1440" w:right="1440" w:bottom="2160" w:left="1440" w:header="720" w:footer="720" w:gutter="0"/>
          <w:cols w:space="720"/>
          <w:docGrid w:linePitch="312"/>
        </w:sectPr>
      </w:pPr>
    </w:p>
    <w:p w:rsidR="0046460C" w:rsidRDefault="00314C0A" w:rsidP="0046460C">
      <w:pPr>
        <w:pStyle w:val="Heading1"/>
        <w:rPr>
          <w:rFonts w:hint="eastAsia"/>
        </w:rPr>
      </w:pPr>
      <w:r>
        <w:lastRenderedPageBreak/>
        <w:t>Table</w:t>
      </w:r>
    </w:p>
    <w:p w:rsidR="00981AC2" w:rsidRDefault="00981AC2" w:rsidP="00981AC2">
      <w:pPr>
        <w:pStyle w:val="Caption"/>
        <w:keepNext/>
      </w:pPr>
      <w:r>
        <w:t xml:space="preserve">Table </w:t>
      </w:r>
      <w:r w:rsidR="00592BD6">
        <w:fldChar w:fldCharType="begin"/>
      </w:r>
      <w:r>
        <w:instrText xml:space="preserve"> SEQ Table \* ARABIC </w:instrText>
      </w:r>
      <w:r w:rsidR="00592BD6">
        <w:fldChar w:fldCharType="separate"/>
      </w:r>
      <w:r w:rsidR="008F3FF2">
        <w:rPr>
          <w:noProof/>
        </w:rPr>
        <w:t>1</w:t>
      </w:r>
      <w:r w:rsidR="00592BD6">
        <w:fldChar w:fldCharType="end"/>
      </w:r>
      <w:r>
        <w:rPr>
          <w:rFonts w:hint="eastAsia"/>
        </w:rPr>
        <w:t xml:space="preserve"> </w:t>
      </w:r>
      <w:del w:id="596" w:author="Yong" w:date="2013-12-15T18:13:00Z">
        <w:r w:rsidDel="00C9519A">
          <w:rPr>
            <w:rFonts w:ascii="Times New Roman" w:eastAsiaTheme="majorEastAsia" w:hAnsi="Times New Roman" w:cs="Times New Roman"/>
            <w:bCs/>
            <w:color w:val="000000"/>
            <w:kern w:val="0"/>
            <w:sz w:val="24"/>
            <w:szCs w:val="24"/>
          </w:rPr>
          <w:delText>Through climate analysis, National Climatic Data Center scientists have identified nine climatically consistent regions within the contiguous United States which are useful for putting current climate anomalies into a historical perspective</w:delText>
        </w:r>
        <w:r w:rsidR="00592BD6" w:rsidDel="00C9519A">
          <w:rPr>
            <w:rFonts w:ascii="Times New Roman" w:eastAsiaTheme="majorEastAsia" w:hAnsi="Times New Roman" w:cs="Times New Roman"/>
            <w:bCs/>
            <w:color w:val="000000"/>
            <w:kern w:val="0"/>
            <w:sz w:val="24"/>
            <w:szCs w:val="24"/>
          </w:rPr>
          <w:fldChar w:fldCharType="begin"/>
        </w:r>
        <w:r w:rsidDel="00C9519A">
          <w:rPr>
            <w:rFonts w:ascii="Times New Roman" w:eastAsiaTheme="majorEastAsia" w:hAnsi="Times New Roman" w:cs="Times New Roman"/>
            <w:bCs/>
            <w:color w:val="000000"/>
            <w:kern w:val="0"/>
            <w:sz w:val="24"/>
            <w:szCs w:val="24"/>
          </w:rPr>
          <w:delInstrText xml:space="preserve"> ADDIN EN.CITE &lt;EndNote&gt;&lt;Cite&gt;&lt;Author&gt;Karl&lt;/Author&gt;&lt;Year&gt;1984&lt;/Year&gt;&lt;RecNum&gt;34&lt;/RecNum&gt;&lt;DisplayText&gt;(Karl and Koss 1984)&lt;/DisplayText&gt;&lt;record&gt;&lt;rec-number&gt;34&lt;/rec-number&gt;&lt;foreign-keys&gt;&lt;key app="EN" db-id="2dtzart979vtdiedr97v25sr9s5rt9vep9tt"&gt;34&lt;/key&gt;&lt;/foreign-keys&gt;&lt;ref-type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delInstrText>
        </w:r>
        <w:r w:rsidR="00592BD6" w:rsidDel="00C9519A">
          <w:rPr>
            <w:rFonts w:ascii="Times New Roman" w:eastAsiaTheme="majorEastAsia" w:hAnsi="Times New Roman" w:cs="Times New Roman"/>
            <w:bCs/>
            <w:color w:val="000000"/>
            <w:kern w:val="0"/>
            <w:sz w:val="24"/>
            <w:szCs w:val="24"/>
          </w:rPr>
          <w:fldChar w:fldCharType="separate"/>
        </w:r>
        <w:r w:rsidDel="00C9519A">
          <w:rPr>
            <w:rFonts w:ascii="Times New Roman" w:eastAsiaTheme="majorEastAsia" w:hAnsi="Times New Roman" w:cs="Times New Roman"/>
            <w:bCs/>
            <w:color w:val="000000"/>
            <w:kern w:val="0"/>
            <w:sz w:val="24"/>
            <w:szCs w:val="24"/>
          </w:rPr>
          <w:delText>(</w:delText>
        </w:r>
        <w:r w:rsidR="00200F18" w:rsidDel="00C9519A">
          <w:rPr>
            <w:rFonts w:ascii="Times New Roman" w:eastAsiaTheme="majorEastAsia" w:hAnsi="Times New Roman" w:cs="Times New Roman"/>
            <w:bCs/>
            <w:kern w:val="0"/>
            <w:sz w:val="24"/>
            <w:szCs w:val="24"/>
          </w:rPr>
          <w:fldChar w:fldCharType="begin"/>
        </w:r>
        <w:r w:rsidR="00200F18" w:rsidDel="00C9519A">
          <w:rPr>
            <w:rFonts w:ascii="Times New Roman" w:eastAsiaTheme="majorEastAsia" w:hAnsi="Times New Roman" w:cs="Times New Roman"/>
            <w:bCs/>
            <w:kern w:val="0"/>
            <w:sz w:val="24"/>
            <w:szCs w:val="24"/>
          </w:rPr>
          <w:delInstrText xml:space="preserve"> HYPERLINK \l "_ENREF_16" \o "Karl, 1984 #34" </w:delInstrText>
        </w:r>
        <w:r w:rsidR="00200F18" w:rsidDel="00C9519A">
          <w:rPr>
            <w:rFonts w:ascii="Times New Roman" w:eastAsiaTheme="majorEastAsia" w:hAnsi="Times New Roman" w:cs="Times New Roman"/>
            <w:bCs/>
            <w:kern w:val="0"/>
            <w:sz w:val="24"/>
            <w:szCs w:val="24"/>
          </w:rPr>
          <w:fldChar w:fldCharType="separate"/>
        </w:r>
        <w:r w:rsidR="00200F18" w:rsidRPr="00D61707" w:rsidDel="00C9519A">
          <w:rPr>
            <w:rFonts w:ascii="Times New Roman" w:eastAsiaTheme="majorEastAsia" w:hAnsi="Times New Roman" w:cs="Times New Roman"/>
            <w:bCs/>
            <w:kern w:val="0"/>
            <w:sz w:val="24"/>
            <w:szCs w:val="24"/>
          </w:rPr>
          <w:delText>Karl and Koss 1984</w:delText>
        </w:r>
        <w:r w:rsidR="00200F18" w:rsidDel="00C9519A">
          <w:rPr>
            <w:rFonts w:ascii="Times New Roman" w:eastAsiaTheme="majorEastAsia" w:hAnsi="Times New Roman" w:cs="Times New Roman"/>
            <w:bCs/>
            <w:kern w:val="0"/>
            <w:sz w:val="24"/>
            <w:szCs w:val="24"/>
          </w:rPr>
          <w:fldChar w:fldCharType="end"/>
        </w:r>
        <w:r w:rsidDel="00C9519A">
          <w:rPr>
            <w:rFonts w:ascii="Times New Roman" w:eastAsiaTheme="majorEastAsia" w:hAnsi="Times New Roman" w:cs="Times New Roman"/>
            <w:bCs/>
            <w:color w:val="000000"/>
            <w:kern w:val="0"/>
            <w:sz w:val="24"/>
            <w:szCs w:val="24"/>
          </w:rPr>
          <w:delText>)</w:delText>
        </w:r>
        <w:r w:rsidR="00592BD6" w:rsidDel="00C9519A">
          <w:rPr>
            <w:rFonts w:ascii="Times New Roman" w:eastAsiaTheme="majorEastAsia" w:hAnsi="Times New Roman" w:cs="Times New Roman"/>
            <w:bCs/>
            <w:color w:val="000000"/>
            <w:kern w:val="0"/>
            <w:sz w:val="24"/>
            <w:szCs w:val="24"/>
          </w:rPr>
          <w:fldChar w:fldCharType="end"/>
        </w:r>
      </w:del>
      <w:ins w:id="597" w:author="Yong" w:date="2013-12-15T18:13:00Z">
        <w:r w:rsidR="00C9519A">
          <w:rPr>
            <w:rFonts w:ascii="Times New Roman" w:eastAsiaTheme="majorEastAsia" w:hAnsi="Times New Roman" w:cs="Times New Roman"/>
            <w:bCs/>
            <w:color w:val="000000"/>
            <w:kern w:val="0"/>
            <w:sz w:val="24"/>
            <w:szCs w:val="24"/>
          </w:rPr>
          <w:t xml:space="preserve">Coordinates, elevation, main climate characteristics of the studied AAAAI pollen </w:t>
        </w:r>
        <w:commentRangeStart w:id="598"/>
        <w:r w:rsidR="00C9519A">
          <w:rPr>
            <w:rFonts w:ascii="Times New Roman" w:eastAsiaTheme="majorEastAsia" w:hAnsi="Times New Roman" w:cs="Times New Roman"/>
            <w:bCs/>
            <w:color w:val="000000"/>
            <w:kern w:val="0"/>
            <w:sz w:val="24"/>
            <w:szCs w:val="24"/>
          </w:rPr>
          <w:t>monitoring stations</w:t>
        </w:r>
      </w:ins>
      <w:commentRangeEnd w:id="598"/>
      <w:ins w:id="599" w:author="Yong" w:date="2013-12-15T18:14:00Z">
        <w:r w:rsidR="00C9519A">
          <w:rPr>
            <w:rStyle w:val="CommentReference"/>
            <w:rFonts w:ascii="Cambria Math" w:eastAsiaTheme="minorEastAsia" w:hAnsi="Cambria Math" w:cstheme="minorBidi"/>
          </w:rPr>
          <w:commentReference w:id="598"/>
        </w:r>
      </w:ins>
      <w:ins w:id="600" w:author="Yong" w:date="2013-12-15T18:13:00Z">
        <w:r w:rsidR="00C9519A">
          <w:rPr>
            <w:rFonts w:ascii="Times New Roman" w:eastAsiaTheme="majorEastAsia" w:hAnsi="Times New Roman" w:cs="Times New Roman"/>
            <w:bCs/>
            <w:color w:val="000000"/>
            <w:kern w:val="0"/>
            <w:sz w:val="24"/>
            <w:szCs w:val="24"/>
          </w:rPr>
          <w:t>.</w:t>
        </w:r>
      </w:ins>
    </w:p>
    <w:tbl>
      <w:tblPr>
        <w:tblW w:w="8000" w:type="dxa"/>
        <w:tblInd w:w="93" w:type="dxa"/>
        <w:tblLook w:val="04A0" w:firstRow="1" w:lastRow="0" w:firstColumn="1" w:lastColumn="0" w:noHBand="0" w:noVBand="1"/>
      </w:tblPr>
      <w:tblGrid>
        <w:gridCol w:w="1000"/>
        <w:gridCol w:w="2660"/>
        <w:gridCol w:w="960"/>
        <w:gridCol w:w="960"/>
        <w:gridCol w:w="1214"/>
        <w:gridCol w:w="1206"/>
      </w:tblGrid>
      <w:tr w:rsidR="00E431E4" w:rsidRPr="00E431E4" w:rsidTr="00981AC2">
        <w:trPr>
          <w:trHeight w:val="288"/>
        </w:trPr>
        <w:tc>
          <w:tcPr>
            <w:tcW w:w="100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SimSun" w:eastAsia="SimSun" w:hAnsi="SimSun" w:cs="SimSun"/>
                <w:b/>
                <w:bCs/>
                <w:color w:val="000000"/>
                <w:kern w:val="0"/>
                <w:sz w:val="22"/>
              </w:rPr>
            </w:pPr>
            <w:r w:rsidRPr="00E431E4">
              <w:rPr>
                <w:rFonts w:ascii="SimSun" w:eastAsia="SimSun" w:hAnsi="SimSun" w:cs="SimSun" w:hint="eastAsia"/>
                <w:b/>
                <w:bCs/>
                <w:color w:val="000000"/>
                <w:kern w:val="0"/>
                <w:sz w:val="22"/>
              </w:rPr>
              <w:t>Station ID</w:t>
            </w:r>
          </w:p>
        </w:tc>
        <w:tc>
          <w:tcPr>
            <w:tcW w:w="26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SimSun" w:eastAsia="SimSun" w:hAnsi="SimSun" w:cs="SimSun"/>
                <w:b/>
                <w:bCs/>
                <w:color w:val="000000"/>
                <w:kern w:val="0"/>
                <w:sz w:val="22"/>
              </w:rPr>
            </w:pPr>
            <w:r w:rsidRPr="00E431E4">
              <w:rPr>
                <w:rFonts w:ascii="SimSun" w:eastAsia="SimSun" w:hAnsi="SimSun" w:cs="SimSun" w:hint="eastAsia"/>
                <w:b/>
                <w:bCs/>
                <w:color w:val="000000"/>
                <w:kern w:val="0"/>
                <w:sz w:val="22"/>
              </w:rPr>
              <w:t>Station Name</w:t>
            </w:r>
          </w:p>
        </w:tc>
        <w:tc>
          <w:tcPr>
            <w:tcW w:w="960" w:type="dxa"/>
            <w:tcBorders>
              <w:top w:val="single" w:sz="4" w:space="0" w:color="000000"/>
              <w:left w:val="nil"/>
              <w:bottom w:val="single" w:sz="4" w:space="0" w:color="000000"/>
              <w:right w:val="nil"/>
            </w:tcBorders>
            <w:shd w:val="clear" w:color="auto" w:fill="auto"/>
            <w:noWrap/>
            <w:hideMark/>
          </w:tcPr>
          <w:p w:rsidR="00E431E4" w:rsidRPr="00E431E4" w:rsidRDefault="00E431E4" w:rsidP="00E431E4">
            <w:pPr>
              <w:widowControl/>
              <w:jc w:val="left"/>
              <w:rPr>
                <w:rFonts w:ascii="SimSun" w:eastAsia="SimSun" w:hAnsi="SimSun" w:cs="SimSun"/>
                <w:b/>
                <w:bCs/>
                <w:color w:val="000000"/>
                <w:kern w:val="0"/>
                <w:sz w:val="22"/>
              </w:rPr>
            </w:pPr>
            <w:proofErr w:type="spellStart"/>
            <w:r w:rsidRPr="00E431E4">
              <w:rPr>
                <w:rFonts w:ascii="SimSun" w:eastAsia="SimSun" w:hAnsi="SimSun" w:cs="SimSun" w:hint="eastAsia"/>
                <w:b/>
                <w:bCs/>
                <w:color w:val="000000"/>
                <w:kern w:val="0"/>
                <w:sz w:val="22"/>
              </w:rPr>
              <w:t>Lat</w:t>
            </w:r>
            <w:proofErr w:type="spellEnd"/>
            <w:r w:rsidRPr="00E431E4">
              <w:rPr>
                <w:rFonts w:ascii="SimSun" w:eastAsia="SimSun" w:hAnsi="SimSun" w:cs="SimSun" w:hint="eastAsia"/>
                <w:b/>
                <w:bCs/>
                <w:color w:val="000000"/>
                <w:kern w:val="0"/>
                <w:sz w:val="22"/>
              </w:rPr>
              <w:t xml:space="preserve"> (N)</w:t>
            </w:r>
          </w:p>
        </w:tc>
        <w:tc>
          <w:tcPr>
            <w:tcW w:w="9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SimSun" w:eastAsia="SimSun" w:hAnsi="SimSun" w:cs="SimSun"/>
                <w:b/>
                <w:bCs/>
                <w:color w:val="000000"/>
                <w:kern w:val="0"/>
                <w:sz w:val="22"/>
              </w:rPr>
            </w:pPr>
            <w:r w:rsidRPr="00E431E4">
              <w:rPr>
                <w:rFonts w:ascii="SimSun" w:eastAsia="SimSun" w:hAnsi="SimSun" w:cs="SimSun"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SimSun" w:eastAsia="SimSun" w:hAnsi="SimSun" w:cs="SimSun"/>
                <w:b/>
                <w:bCs/>
                <w:color w:val="000000"/>
                <w:kern w:val="0"/>
                <w:sz w:val="22"/>
              </w:rPr>
            </w:pPr>
            <w:r w:rsidRPr="00E431E4">
              <w:rPr>
                <w:rFonts w:ascii="SimSun" w:eastAsia="SimSun" w:hAnsi="SimSun" w:cs="SimSun" w:hint="eastAsia"/>
                <w:b/>
                <w:bCs/>
                <w:color w:val="000000"/>
                <w:kern w:val="0"/>
                <w:sz w:val="22"/>
              </w:rPr>
              <w:t>Elevation</w:t>
            </w:r>
          </w:p>
        </w:tc>
        <w:tc>
          <w:tcPr>
            <w:tcW w:w="1206"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SimSun" w:eastAsia="SimSun" w:hAnsi="SimSun" w:cs="SimSun"/>
                <w:b/>
                <w:bCs/>
                <w:color w:val="000000"/>
                <w:kern w:val="0"/>
                <w:sz w:val="22"/>
              </w:rPr>
            </w:pPr>
            <w:r w:rsidRPr="00E431E4">
              <w:rPr>
                <w:rFonts w:ascii="SimSun" w:eastAsia="SimSun" w:hAnsi="SimSun" w:cs="SimSun" w:hint="eastAsia"/>
                <w:b/>
                <w:bCs/>
                <w:color w:val="000000"/>
                <w:kern w:val="0"/>
                <w:sz w:val="22"/>
              </w:rPr>
              <w:t>Climate Region</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Corpus Christi,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27.8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97.4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Tampa, FL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28.06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82.43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12.00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Tallahassee, FL</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30.44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84.28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62.00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Georgetown,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30.64</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96.31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College Station,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30.64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97.76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269.00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Waco,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31.51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97.2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185.00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17</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Dallas, TX </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33.04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96.83</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Scottsdale, AZ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33.49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111.92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377.00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21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Orange,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33.78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117.86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53.00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22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Atlanta, GA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33.97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84.55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366.00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24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Santa Barbara,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34.44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119.76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57.00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25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Huntsville, AL</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34.73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86.59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191.00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26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Little Rock,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34.75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92.39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115.00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28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Charlotte,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35.3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80.75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229.00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29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Fort Smith,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35.35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94.39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186.00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30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Oklahoma City, OK</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35.61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97.6</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340.00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t>
            </w:r>
          </w:p>
        </w:tc>
      </w:tr>
      <w:tr w:rsidR="00E431E4" w:rsidRPr="00E431E4" w:rsidTr="00981AC2">
        <w:trPr>
          <w:trHeight w:val="288"/>
        </w:trPr>
        <w:tc>
          <w:tcPr>
            <w:tcW w:w="100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31</w:t>
            </w:r>
          </w:p>
        </w:tc>
        <w:tc>
          <w:tcPr>
            <w:tcW w:w="26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Los Alamos, NM</w:t>
            </w:r>
          </w:p>
        </w:tc>
        <w:tc>
          <w:tcPr>
            <w:tcW w:w="960" w:type="dxa"/>
            <w:tcBorders>
              <w:top w:val="nil"/>
              <w:left w:val="nil"/>
              <w:bottom w:val="single" w:sz="4" w:space="0" w:color="000000"/>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35.88</w:t>
            </w:r>
          </w:p>
        </w:tc>
        <w:tc>
          <w:tcPr>
            <w:tcW w:w="9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106.32</w:t>
            </w:r>
          </w:p>
        </w:tc>
        <w:tc>
          <w:tcPr>
            <w:tcW w:w="1214"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2227.00 </w:t>
            </w:r>
          </w:p>
        </w:tc>
        <w:tc>
          <w:tcPr>
            <w:tcW w:w="1206"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32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Knoxville, TN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35.95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84.01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305.00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33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Tulsa 1, OK</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36.03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95.87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34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Durham,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36.05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78.9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110.00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35</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Las Vegas,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36.17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115.15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620.00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38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San Jose 2,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37.31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121.97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47.00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39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San Jose 2,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37.33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121.94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35.00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40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Pleasanton,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37.69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121.91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100.00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42</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Lexington, KY</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38.04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84.5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299.00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43</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Roseville, CA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38.76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121.27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57.00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44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Colorado Springs 2, CO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38.87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104.82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1867.00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45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Colorado Springs 1, CO</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38.87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104.83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1868.00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46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 Kansas City, MO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39.08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94.58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288.00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47</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Baltimore, MD</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39.37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76.47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36.00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48</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Reno,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39.56</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119.77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1382.00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49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New Castle, DE</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39.66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75.57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3.00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50</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Indianapolis, IN</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SimSun" w:eastAsia="SimSun" w:hAnsi="SimSun" w:cs="SimSun"/>
                <w:color w:val="000000"/>
                <w:kern w:val="0"/>
                <w:sz w:val="22"/>
              </w:rPr>
            </w:pPr>
            <w:r w:rsidRPr="00E431E4">
              <w:rPr>
                <w:rFonts w:ascii="SimSun" w:eastAsia="SimSun" w:hAnsi="SimSun" w:cs="SimSun" w:hint="eastAsia"/>
                <w:color w:val="000000"/>
                <w:kern w:val="0"/>
                <w:sz w:val="22"/>
              </w:rPr>
              <w:t>39.91</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86.2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 xml:space="preserve">254.00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keepNext/>
              <w:widowControl/>
              <w:jc w:val="right"/>
              <w:rPr>
                <w:rFonts w:ascii="SimSun" w:eastAsia="SimSun" w:hAnsi="SimSun" w:cs="SimSun"/>
                <w:color w:val="000000"/>
                <w:kern w:val="0"/>
                <w:sz w:val="22"/>
              </w:rPr>
            </w:pPr>
            <w:r w:rsidRPr="00E431E4">
              <w:rPr>
                <w:rFonts w:ascii="SimSun" w:eastAsia="SimSun" w:hAnsi="SimSun" w:cs="SimSun" w:hint="eastAsia"/>
                <w:color w:val="000000"/>
                <w:kern w:val="0"/>
                <w:sz w:val="22"/>
              </w:rPr>
              <w:t>Central</w:t>
            </w:r>
          </w:p>
        </w:tc>
      </w:tr>
    </w:tbl>
    <w:p w:rsidR="00D54482" w:rsidRDefault="00D54482" w:rsidP="00D54482">
      <w:pPr>
        <w:rPr>
          <w:rFonts w:hint="eastAsia"/>
        </w:rPr>
      </w:pPr>
    </w:p>
    <w:p w:rsidR="006D6CBD" w:rsidRPr="006D6CBD" w:rsidDel="00C9519A" w:rsidRDefault="006D6CBD" w:rsidP="006D6CBD">
      <w:pPr>
        <w:pStyle w:val="Caption"/>
        <w:rPr>
          <w:del w:id="601" w:author="Yong" w:date="2013-12-15T18:14:00Z"/>
          <w:rFonts w:ascii="Times New Roman" w:eastAsiaTheme="majorEastAsia" w:hAnsi="Times New Roman" w:cs="Times New Roman"/>
          <w:bCs/>
          <w:color w:val="000000"/>
          <w:sz w:val="24"/>
          <w:szCs w:val="24"/>
        </w:rPr>
      </w:pPr>
      <w:del w:id="602" w:author="Yong" w:date="2013-12-15T18:14:00Z">
        <w:r w:rsidDel="00C9519A">
          <w:delText xml:space="preserve">Table </w:delText>
        </w:r>
        <w:r w:rsidR="00592BD6" w:rsidDel="00C9519A">
          <w:fldChar w:fldCharType="begin"/>
        </w:r>
        <w:r w:rsidDel="00C9519A">
          <w:delInstrText xml:space="preserve"> SEQ Table \* ARABIC </w:delInstrText>
        </w:r>
        <w:r w:rsidR="00592BD6" w:rsidDel="00C9519A">
          <w:fldChar w:fldCharType="separate"/>
        </w:r>
        <w:r w:rsidR="00E17434" w:rsidDel="00C9519A">
          <w:rPr>
            <w:noProof/>
          </w:rPr>
          <w:delText>2</w:delText>
        </w:r>
        <w:r w:rsidR="00592BD6" w:rsidDel="00C9519A">
          <w:fldChar w:fldCharType="end"/>
        </w:r>
        <w:r w:rsidDel="00C9519A">
          <w:delText xml:space="preserve"> </w:delText>
        </w:r>
        <w:r w:rsidDel="00C9519A">
          <w:rPr>
            <w:rFonts w:ascii="Times New Roman" w:eastAsiaTheme="majorEastAsia" w:hAnsi="Times New Roman" w:cs="Times New Roman"/>
            <w:bCs/>
            <w:color w:val="000000"/>
            <w:sz w:val="24"/>
            <w:szCs w:val="24"/>
          </w:rPr>
          <w:delText>(con’d)</w:delText>
        </w:r>
        <w:r w:rsidRPr="00447ECE" w:rsidDel="00C9519A">
          <w:rPr>
            <w:rFonts w:ascii="Times New Roman" w:eastAsiaTheme="majorEastAsia" w:hAnsi="Times New Roman" w:cs="Times New Roman"/>
            <w:bCs/>
            <w:color w:val="000000"/>
            <w:sz w:val="24"/>
            <w:szCs w:val="24"/>
          </w:rPr>
          <w:delText xml:space="preserve"> Through climate analysis, National Climatic Data Center scientists have identified nine climatically consistent regions within the contiguous United States which are useful for putting current climate anomalies into a historical perspective</w:delText>
        </w:r>
        <w:r w:rsidR="00592BD6" w:rsidRPr="00447ECE" w:rsidDel="00C9519A">
          <w:rPr>
            <w:rFonts w:ascii="Times New Roman" w:eastAsiaTheme="majorEastAsia" w:hAnsi="Times New Roman" w:cs="Times New Roman"/>
            <w:bCs/>
            <w:color w:val="000000"/>
            <w:sz w:val="24"/>
            <w:szCs w:val="24"/>
          </w:rPr>
          <w:fldChar w:fldCharType="begin"/>
        </w:r>
        <w:r w:rsidRPr="00447ECE" w:rsidDel="00C9519A">
          <w:rPr>
            <w:rFonts w:ascii="Times New Roman" w:eastAsiaTheme="majorEastAsia" w:hAnsi="Times New Roman" w:cs="Times New Roman"/>
            <w:bCs/>
            <w:color w:val="000000"/>
            <w:sz w:val="24"/>
            <w:szCs w:val="24"/>
          </w:rPr>
          <w:delInstrText xml:space="preserve"> ADDIN EN.CITE &lt;EndNote&gt;&lt;Cite&gt;&lt;Author&gt;Karl&lt;/Author&gt;&lt;Year&gt;1984&lt;/Year&gt;&lt;RecNum&gt;34&lt;/RecNum&gt;&lt;DisplayText&gt;(Karl and Koss 1984)&lt;/DisplayText&gt;&lt;record&gt;&lt;rec-number&gt;34&lt;/rec-number&gt;&lt;foreign-keys&gt;&lt;key app="EN" db-id="2dtzart979vtdiedr97v25sr9s5rt9vep9tt"&gt;34&lt;/key&gt;&lt;/foreign-keys&gt;&lt;ref-type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delInstrText>
        </w:r>
        <w:r w:rsidR="00592BD6" w:rsidRPr="00447ECE" w:rsidDel="00C9519A">
          <w:rPr>
            <w:rFonts w:ascii="Times New Roman" w:eastAsiaTheme="majorEastAsia" w:hAnsi="Times New Roman" w:cs="Times New Roman"/>
            <w:bCs/>
            <w:color w:val="000000"/>
            <w:sz w:val="24"/>
            <w:szCs w:val="24"/>
          </w:rPr>
          <w:fldChar w:fldCharType="separate"/>
        </w:r>
        <w:r w:rsidRPr="00447ECE" w:rsidDel="00C9519A">
          <w:rPr>
            <w:rFonts w:ascii="Times New Roman" w:eastAsiaTheme="majorEastAsia" w:hAnsi="Times New Roman" w:cs="Times New Roman"/>
            <w:bCs/>
            <w:color w:val="000000"/>
            <w:sz w:val="24"/>
            <w:szCs w:val="24"/>
          </w:rPr>
          <w:delText>(</w:delText>
        </w:r>
        <w:r w:rsidR="00200F18" w:rsidDel="00C9519A">
          <w:rPr>
            <w:rFonts w:ascii="Times New Roman" w:eastAsiaTheme="majorEastAsia" w:hAnsi="Times New Roman" w:cs="Times New Roman"/>
            <w:bCs/>
            <w:color w:val="000000"/>
            <w:sz w:val="24"/>
            <w:szCs w:val="24"/>
          </w:rPr>
          <w:fldChar w:fldCharType="begin"/>
        </w:r>
        <w:r w:rsidR="00200F18" w:rsidDel="00C9519A">
          <w:rPr>
            <w:rFonts w:ascii="Times New Roman" w:eastAsiaTheme="majorEastAsia" w:hAnsi="Times New Roman" w:cs="Times New Roman"/>
            <w:bCs/>
            <w:color w:val="000000"/>
            <w:sz w:val="24"/>
            <w:szCs w:val="24"/>
          </w:rPr>
          <w:delInstrText xml:space="preserve"> HYPERLINK \l "_ENREF_16" \o "Karl, 1984 #34" </w:delInstrText>
        </w:r>
        <w:r w:rsidR="00200F18" w:rsidDel="00C9519A">
          <w:rPr>
            <w:rFonts w:ascii="Times New Roman" w:eastAsiaTheme="majorEastAsia" w:hAnsi="Times New Roman" w:cs="Times New Roman"/>
            <w:bCs/>
            <w:color w:val="000000"/>
            <w:sz w:val="24"/>
            <w:szCs w:val="24"/>
          </w:rPr>
          <w:fldChar w:fldCharType="separate"/>
        </w:r>
        <w:r w:rsidR="00200F18" w:rsidRPr="00447ECE" w:rsidDel="00C9519A">
          <w:rPr>
            <w:rFonts w:ascii="Times New Roman" w:eastAsiaTheme="majorEastAsia" w:hAnsi="Times New Roman" w:cs="Times New Roman"/>
            <w:bCs/>
            <w:color w:val="000000"/>
            <w:sz w:val="24"/>
            <w:szCs w:val="24"/>
          </w:rPr>
          <w:delText>Karl and Koss 1984</w:delText>
        </w:r>
        <w:r w:rsidR="00200F18" w:rsidDel="00C9519A">
          <w:rPr>
            <w:rFonts w:ascii="Times New Roman" w:eastAsiaTheme="majorEastAsia" w:hAnsi="Times New Roman" w:cs="Times New Roman"/>
            <w:bCs/>
            <w:color w:val="000000"/>
            <w:sz w:val="24"/>
            <w:szCs w:val="24"/>
          </w:rPr>
          <w:fldChar w:fldCharType="end"/>
        </w:r>
        <w:r w:rsidRPr="00447ECE" w:rsidDel="00C9519A">
          <w:rPr>
            <w:rFonts w:ascii="Times New Roman" w:eastAsiaTheme="majorEastAsia" w:hAnsi="Times New Roman" w:cs="Times New Roman"/>
            <w:bCs/>
            <w:color w:val="000000"/>
            <w:sz w:val="24"/>
            <w:szCs w:val="24"/>
          </w:rPr>
          <w:delText>)</w:delText>
        </w:r>
        <w:r w:rsidR="00592BD6" w:rsidRPr="00447ECE" w:rsidDel="00C9519A">
          <w:rPr>
            <w:rFonts w:ascii="Times New Roman" w:eastAsiaTheme="majorEastAsia" w:hAnsi="Times New Roman" w:cs="Times New Roman"/>
            <w:bCs/>
            <w:color w:val="000000"/>
            <w:sz w:val="24"/>
            <w:szCs w:val="24"/>
          </w:rPr>
          <w:fldChar w:fldCharType="end"/>
        </w:r>
      </w:del>
    </w:p>
    <w:tbl>
      <w:tblPr>
        <w:tblW w:w="8422" w:type="dxa"/>
        <w:tblInd w:w="93" w:type="dxa"/>
        <w:tblLook w:val="04A0" w:firstRow="1" w:lastRow="0" w:firstColumn="1" w:lastColumn="0" w:noHBand="0" w:noVBand="1"/>
      </w:tblPr>
      <w:tblGrid>
        <w:gridCol w:w="1001"/>
        <w:gridCol w:w="2628"/>
        <w:gridCol w:w="875"/>
        <w:gridCol w:w="876"/>
        <w:gridCol w:w="1214"/>
        <w:gridCol w:w="1828"/>
      </w:tblGrid>
      <w:tr w:rsidR="00382EDA" w:rsidRPr="00382EDA" w:rsidTr="006D6CBD">
        <w:trPr>
          <w:trHeight w:val="288"/>
        </w:trPr>
        <w:tc>
          <w:tcPr>
            <w:tcW w:w="1001"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SimSun" w:eastAsia="SimSun" w:hAnsi="SimSun" w:cs="SimSun"/>
                <w:b/>
                <w:bCs/>
                <w:color w:val="000000"/>
                <w:kern w:val="0"/>
                <w:sz w:val="22"/>
              </w:rPr>
            </w:pPr>
            <w:r w:rsidRPr="00382EDA">
              <w:rPr>
                <w:rFonts w:ascii="SimSun" w:eastAsia="SimSun" w:hAnsi="SimSun" w:cs="SimSun" w:hint="eastAsia"/>
                <w:b/>
                <w:bCs/>
                <w:color w:val="000000"/>
                <w:kern w:val="0"/>
                <w:sz w:val="22"/>
              </w:rPr>
              <w:t>Station ID</w:t>
            </w:r>
          </w:p>
        </w:tc>
        <w:tc>
          <w:tcPr>
            <w:tcW w:w="26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SimSun" w:eastAsia="SimSun" w:hAnsi="SimSun" w:cs="SimSun"/>
                <w:b/>
                <w:bCs/>
                <w:color w:val="000000"/>
                <w:kern w:val="0"/>
                <w:sz w:val="22"/>
              </w:rPr>
            </w:pPr>
            <w:r w:rsidRPr="00382EDA">
              <w:rPr>
                <w:rFonts w:ascii="SimSun" w:eastAsia="SimSun" w:hAnsi="SimSun" w:cs="SimSun" w:hint="eastAsia"/>
                <w:b/>
                <w:bCs/>
                <w:color w:val="000000"/>
                <w:kern w:val="0"/>
                <w:sz w:val="22"/>
              </w:rPr>
              <w:t>Station Name</w:t>
            </w:r>
          </w:p>
        </w:tc>
        <w:tc>
          <w:tcPr>
            <w:tcW w:w="875" w:type="dxa"/>
            <w:tcBorders>
              <w:top w:val="single" w:sz="4" w:space="0" w:color="000000"/>
              <w:left w:val="nil"/>
              <w:bottom w:val="single" w:sz="4" w:space="0" w:color="000000"/>
              <w:right w:val="nil"/>
            </w:tcBorders>
            <w:shd w:val="clear" w:color="auto" w:fill="auto"/>
            <w:noWrap/>
            <w:hideMark/>
          </w:tcPr>
          <w:p w:rsidR="00382EDA" w:rsidRPr="00382EDA" w:rsidRDefault="00382EDA" w:rsidP="00382EDA">
            <w:pPr>
              <w:widowControl/>
              <w:jc w:val="left"/>
              <w:rPr>
                <w:rFonts w:ascii="SimSun" w:eastAsia="SimSun" w:hAnsi="SimSun" w:cs="SimSun"/>
                <w:b/>
                <w:bCs/>
                <w:color w:val="000000"/>
                <w:kern w:val="0"/>
                <w:sz w:val="22"/>
              </w:rPr>
            </w:pPr>
            <w:proofErr w:type="spellStart"/>
            <w:r w:rsidRPr="00382EDA">
              <w:rPr>
                <w:rFonts w:ascii="SimSun" w:eastAsia="SimSun" w:hAnsi="SimSun" w:cs="SimSun" w:hint="eastAsia"/>
                <w:b/>
                <w:bCs/>
                <w:color w:val="000000"/>
                <w:kern w:val="0"/>
                <w:sz w:val="22"/>
              </w:rPr>
              <w:t>Lat</w:t>
            </w:r>
            <w:proofErr w:type="spellEnd"/>
            <w:r w:rsidRPr="00382EDA">
              <w:rPr>
                <w:rFonts w:ascii="SimSun" w:eastAsia="SimSun" w:hAnsi="SimSun" w:cs="SimSun" w:hint="eastAsia"/>
                <w:b/>
                <w:bCs/>
                <w:color w:val="000000"/>
                <w:kern w:val="0"/>
                <w:sz w:val="22"/>
              </w:rPr>
              <w:t xml:space="preserve"> (N)</w:t>
            </w:r>
          </w:p>
        </w:tc>
        <w:tc>
          <w:tcPr>
            <w:tcW w:w="876"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SimSun" w:eastAsia="SimSun" w:hAnsi="SimSun" w:cs="SimSun"/>
                <w:b/>
                <w:bCs/>
                <w:color w:val="000000"/>
                <w:kern w:val="0"/>
                <w:sz w:val="22"/>
              </w:rPr>
            </w:pPr>
            <w:r w:rsidRPr="00382EDA">
              <w:rPr>
                <w:rFonts w:ascii="SimSun" w:eastAsia="SimSun" w:hAnsi="SimSun" w:cs="SimSun"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SimSun" w:eastAsia="SimSun" w:hAnsi="SimSun" w:cs="SimSun"/>
                <w:b/>
                <w:bCs/>
                <w:color w:val="000000"/>
                <w:kern w:val="0"/>
                <w:sz w:val="22"/>
              </w:rPr>
            </w:pPr>
            <w:r w:rsidRPr="00382EDA">
              <w:rPr>
                <w:rFonts w:ascii="SimSun" w:eastAsia="SimSun" w:hAnsi="SimSun" w:cs="SimSun" w:hint="eastAsia"/>
                <w:b/>
                <w:bCs/>
                <w:color w:val="000000"/>
                <w:kern w:val="0"/>
                <w:sz w:val="22"/>
              </w:rPr>
              <w:t>Elevation</w:t>
            </w:r>
          </w:p>
        </w:tc>
        <w:tc>
          <w:tcPr>
            <w:tcW w:w="18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SimSun" w:eastAsia="SimSun" w:hAnsi="SimSun" w:cs="SimSun"/>
                <w:b/>
                <w:bCs/>
                <w:color w:val="000000"/>
                <w:kern w:val="0"/>
                <w:sz w:val="22"/>
              </w:rPr>
            </w:pPr>
            <w:r w:rsidRPr="00382EDA">
              <w:rPr>
                <w:rFonts w:ascii="SimSun" w:eastAsia="SimSun" w:hAnsi="SimSun" w:cs="SimSun" w:hint="eastAsia"/>
                <w:b/>
                <w:bCs/>
                <w:color w:val="000000"/>
                <w:kern w:val="0"/>
                <w:sz w:val="22"/>
              </w:rPr>
              <w:t>Climate Region</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51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York, PA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39.94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74.91</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13.00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lastRenderedPageBreak/>
              <w:t>52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Cherry Hill, NJ</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39.94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76.71</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195.00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53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Philadelphia, PA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39.96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75.16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12.00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54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Pittsburgh,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40.47</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79.95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287.00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58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Newark, NJ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40.74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74.19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43.00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59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Lincoln,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40.82</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96.64</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371.00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60</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Armonk,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41.13</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73.73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187.00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61</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Omaha,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41.14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95.97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305.00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62</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Waterbury, CT</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41.55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73.07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140.00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64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Chicago, IL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41.91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87.77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189.00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65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Olean,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42.09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78.43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433.00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66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Erie,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42.1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80.13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215.00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67</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Salem, MA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42.5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70.92</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42.00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68</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St. Clair Shores, MI</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42.51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82.9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180.00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69</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Twin Falls, ID</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42.58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114.46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1124.00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70</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Chelmsford, MA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42.6</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71.35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37.00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Albany,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42.68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73.77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72.00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London, ON, Canada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42.99</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81.25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250.00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Waukesha, WI</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43.02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88.24</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270.00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Madison, WI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43.08</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89.43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263.00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Niagara Falls, ON , Canada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43.09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79.09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188.00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Rochester, NY</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43.1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77.58</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148.00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proofErr w:type="spellStart"/>
            <w:r w:rsidRPr="00382EDA">
              <w:rPr>
                <w:rFonts w:ascii="SimSun" w:eastAsia="SimSun" w:hAnsi="SimSun" w:cs="SimSun" w:hint="eastAsia"/>
                <w:color w:val="000000"/>
                <w:kern w:val="0"/>
                <w:sz w:val="22"/>
              </w:rPr>
              <w:t>LaCrosse</w:t>
            </w:r>
            <w:proofErr w:type="spellEnd"/>
            <w:r w:rsidRPr="00382EDA">
              <w:rPr>
                <w:rFonts w:ascii="SimSun" w:eastAsia="SimSun" w:hAnsi="SimSun" w:cs="SimSun" w:hint="eastAsia"/>
                <w:color w:val="000000"/>
                <w:kern w:val="0"/>
                <w:sz w:val="22"/>
              </w:rPr>
              <w:t xml:space="preserve">, WI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43.88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91.19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216.00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79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Eugene, OR</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44.04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123.09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129.00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81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Vancouver,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45.62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122.5</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89.00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83</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Fargo, ND</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46.84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96.87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277.00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85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Seattle,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SimSun" w:eastAsia="SimSun" w:hAnsi="SimSun" w:cs="SimSun"/>
                <w:color w:val="000000"/>
                <w:kern w:val="0"/>
                <w:sz w:val="22"/>
              </w:rPr>
            </w:pPr>
            <w:r w:rsidRPr="00382EDA">
              <w:rPr>
                <w:rFonts w:ascii="SimSun" w:eastAsia="SimSun" w:hAnsi="SimSun" w:cs="SimSun" w:hint="eastAsia"/>
                <w:color w:val="000000"/>
                <w:kern w:val="0"/>
                <w:sz w:val="22"/>
              </w:rPr>
              <w:t>47.66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122.29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 xml:space="preserve">20.00 </w:t>
            </w:r>
          </w:p>
        </w:tc>
        <w:tc>
          <w:tcPr>
            <w:tcW w:w="1828" w:type="dxa"/>
            <w:tcBorders>
              <w:top w:val="nil"/>
              <w:left w:val="nil"/>
              <w:bottom w:val="nil"/>
              <w:right w:val="nil"/>
            </w:tcBorders>
            <w:shd w:val="clear" w:color="auto" w:fill="auto"/>
            <w:noWrap/>
            <w:vAlign w:val="bottom"/>
            <w:hideMark/>
          </w:tcPr>
          <w:p w:rsidR="00382EDA" w:rsidRPr="00382EDA" w:rsidRDefault="00382EDA" w:rsidP="003E70F6">
            <w:pPr>
              <w:keepNext/>
              <w:widowControl/>
              <w:jc w:val="right"/>
              <w:rPr>
                <w:rFonts w:ascii="SimSun" w:eastAsia="SimSun" w:hAnsi="SimSun" w:cs="SimSun"/>
                <w:color w:val="000000"/>
                <w:kern w:val="0"/>
                <w:sz w:val="22"/>
              </w:rPr>
            </w:pPr>
            <w:r w:rsidRPr="00382EDA">
              <w:rPr>
                <w:rFonts w:ascii="SimSun" w:eastAsia="SimSun" w:hAnsi="SimSun" w:cs="SimSun" w:hint="eastAsia"/>
                <w:color w:val="000000"/>
                <w:kern w:val="0"/>
                <w:sz w:val="22"/>
              </w:rPr>
              <w:t>Northwest</w:t>
            </w:r>
          </w:p>
        </w:tc>
      </w:tr>
    </w:tbl>
    <w:p w:rsidR="00624CEE" w:rsidRDefault="00624CEE" w:rsidP="00D54482">
      <w:pPr>
        <w:rPr>
          <w:rFonts w:hint="eastAsia"/>
        </w:rPr>
        <w:sectPr w:rsidR="00624CEE" w:rsidSect="00970278">
          <w:pgSz w:w="11906" w:h="16838" w:code="9"/>
          <w:pgMar w:top="1440" w:right="2160" w:bottom="1440" w:left="1440" w:header="720" w:footer="720" w:gutter="0"/>
          <w:cols w:space="720"/>
          <w:docGrid w:linePitch="312"/>
        </w:sectPr>
      </w:pPr>
    </w:p>
    <w:p w:rsidR="001A4919" w:rsidRPr="001A4919" w:rsidRDefault="001A4919" w:rsidP="001A4919">
      <w:pPr>
        <w:rPr>
          <w:rFonts w:ascii="Times New Roman" w:eastAsiaTheme="majorEastAsia" w:hAnsi="Times New Roman" w:cs="Times New Roman"/>
          <w:bCs/>
          <w:color w:val="000000"/>
          <w:sz w:val="24"/>
          <w:szCs w:val="24"/>
        </w:rPr>
      </w:pPr>
      <w:r w:rsidRPr="001A4919">
        <w:rPr>
          <w:rFonts w:ascii="Times New Roman" w:eastAsiaTheme="majorEastAsia" w:hAnsi="Times New Roman" w:cs="Times New Roman"/>
          <w:bCs/>
          <w:color w:val="000000"/>
          <w:sz w:val="24"/>
          <w:szCs w:val="24"/>
        </w:rPr>
        <w:lastRenderedPageBreak/>
        <w:t xml:space="preserve">Table </w:t>
      </w:r>
      <w:r w:rsidR="00592BD6" w:rsidRPr="001A4919">
        <w:rPr>
          <w:rFonts w:ascii="Times New Roman" w:eastAsiaTheme="majorEastAsia" w:hAnsi="Times New Roman" w:cs="Times New Roman"/>
          <w:bCs/>
          <w:color w:val="000000"/>
          <w:sz w:val="24"/>
          <w:szCs w:val="24"/>
        </w:rPr>
        <w:fldChar w:fldCharType="begin"/>
      </w:r>
      <w:r w:rsidRPr="001A4919">
        <w:rPr>
          <w:rFonts w:ascii="Times New Roman" w:eastAsiaTheme="majorEastAsia" w:hAnsi="Times New Roman" w:cs="Times New Roman"/>
          <w:bCs/>
          <w:color w:val="000000"/>
          <w:sz w:val="24"/>
          <w:szCs w:val="24"/>
        </w:rPr>
        <w:instrText xml:space="preserve"> SEQ Table \* ARABIC </w:instrText>
      </w:r>
      <w:r w:rsidR="00592BD6" w:rsidRPr="001A4919">
        <w:rPr>
          <w:rFonts w:ascii="Times New Roman" w:eastAsiaTheme="majorEastAsia" w:hAnsi="Times New Roman" w:cs="Times New Roman"/>
          <w:bCs/>
          <w:color w:val="000000"/>
          <w:sz w:val="24"/>
          <w:szCs w:val="24"/>
        </w:rPr>
        <w:fldChar w:fldCharType="separate"/>
      </w:r>
      <w:r w:rsidR="008F3FF2">
        <w:rPr>
          <w:rFonts w:ascii="Times New Roman" w:eastAsiaTheme="majorEastAsia" w:hAnsi="Times New Roman" w:cs="Times New Roman"/>
          <w:bCs/>
          <w:noProof/>
          <w:color w:val="000000"/>
          <w:sz w:val="24"/>
          <w:szCs w:val="24"/>
        </w:rPr>
        <w:t>2</w:t>
      </w:r>
      <w:r w:rsidR="00592BD6" w:rsidRPr="001A4919">
        <w:rPr>
          <w:rFonts w:ascii="Times New Roman" w:eastAsiaTheme="majorEastAsia" w:hAnsi="Times New Roman" w:cs="Times New Roman"/>
          <w:bCs/>
          <w:color w:val="000000"/>
          <w:sz w:val="24"/>
          <w:szCs w:val="24"/>
        </w:rPr>
        <w:fldChar w:fldCharType="end"/>
      </w:r>
      <w:r w:rsidRPr="001A4919">
        <w:rPr>
          <w:rFonts w:ascii="Times New Roman" w:eastAsiaTheme="majorEastAsia" w:hAnsi="Times New Roman" w:cs="Times New Roman"/>
          <w:bCs/>
          <w:color w:val="000000"/>
          <w:sz w:val="24"/>
          <w:szCs w:val="24"/>
        </w:rPr>
        <w:t xml:space="preserve"> Parameters for calculating population exposure to pollens in 9 different climate regions in United </w:t>
      </w:r>
      <w:r w:rsidR="00493AF4" w:rsidRPr="001A4919">
        <w:rPr>
          <w:rFonts w:ascii="Times New Roman" w:eastAsiaTheme="majorEastAsia" w:hAnsi="Times New Roman" w:cs="Times New Roman"/>
          <w:bCs/>
          <w:color w:val="000000"/>
          <w:sz w:val="24"/>
          <w:szCs w:val="24"/>
        </w:rPr>
        <w:t>States. These</w:t>
      </w:r>
      <w:r w:rsidRPr="001A4919">
        <w:rPr>
          <w:rFonts w:ascii="Times New Roman" w:eastAsiaTheme="majorEastAsia" w:hAnsi="Times New Roman" w:cs="Times New Roman"/>
          <w:bCs/>
          <w:color w:val="000000"/>
          <w:sz w:val="24"/>
          <w:szCs w:val="24"/>
        </w:rPr>
        <w:t xml:space="preserve"> parameters we</w:t>
      </w:r>
      <w:r w:rsidR="00204845">
        <w:rPr>
          <w:rFonts w:ascii="Times New Roman" w:eastAsiaTheme="majorEastAsia" w:hAnsi="Times New Roman" w:cs="Times New Roman"/>
          <w:bCs/>
          <w:color w:val="000000"/>
          <w:sz w:val="24"/>
          <w:szCs w:val="24"/>
        </w:rPr>
        <w:t>re listed either as fixed value</w:t>
      </w:r>
      <w:r w:rsidR="00204845" w:rsidRPr="001A4919">
        <w:rPr>
          <w:rFonts w:ascii="Times New Roman" w:eastAsiaTheme="majorEastAsia" w:hAnsi="Times New Roman" w:cs="Times New Roman"/>
          <w:bCs/>
          <w:color w:val="000000"/>
          <w:sz w:val="24"/>
          <w:szCs w:val="24"/>
        </w:rPr>
        <w:t>s, known</w:t>
      </w:r>
      <w:r w:rsidRPr="001A4919">
        <w:rPr>
          <w:rFonts w:ascii="Times New Roman" w:eastAsiaTheme="majorEastAsia" w:hAnsi="Times New Roman" w:cs="Times New Roman"/>
          <w:bCs/>
          <w:color w:val="000000"/>
          <w:sz w:val="24"/>
          <w:szCs w:val="24"/>
        </w:rPr>
        <w:t xml:space="preserve"> </w:t>
      </w:r>
      <w:r w:rsidR="00204845" w:rsidRPr="001A4919">
        <w:rPr>
          <w:rFonts w:ascii="Times New Roman" w:eastAsiaTheme="majorEastAsia" w:hAnsi="Times New Roman" w:cs="Times New Roman"/>
          <w:bCs/>
          <w:color w:val="000000"/>
          <w:sz w:val="24"/>
          <w:szCs w:val="24"/>
        </w:rPr>
        <w:t>distributions</w:t>
      </w:r>
      <w:r w:rsidRPr="001A4919">
        <w:rPr>
          <w:rFonts w:ascii="Times New Roman" w:eastAsiaTheme="majorEastAsia" w:hAnsi="Times New Roman" w:cs="Times New Roman"/>
          <w:bCs/>
          <w:color w:val="000000"/>
          <w:sz w:val="24"/>
          <w:szCs w:val="24"/>
        </w:rPr>
        <w:t xml:space="preserve"> or </w:t>
      </w:r>
      <w:r w:rsidR="00204845" w:rsidRPr="001A4919">
        <w:rPr>
          <w:rFonts w:ascii="Times New Roman" w:eastAsiaTheme="majorEastAsia" w:hAnsi="Times New Roman" w:cs="Times New Roman"/>
          <w:bCs/>
          <w:color w:val="000000"/>
          <w:sz w:val="24"/>
          <w:szCs w:val="24"/>
        </w:rPr>
        <w:t>unknown</w:t>
      </w:r>
      <w:r w:rsidRPr="001A4919">
        <w:rPr>
          <w:rFonts w:ascii="Times New Roman" w:eastAsiaTheme="majorEastAsia" w:hAnsi="Times New Roman" w:cs="Times New Roman"/>
          <w:bCs/>
          <w:color w:val="000000"/>
          <w:sz w:val="24"/>
          <w:szCs w:val="24"/>
        </w:rPr>
        <w:t xml:space="preserve"> empirical distribution derived from the literatures.</w:t>
      </w:r>
    </w:p>
    <w:tbl>
      <w:tblPr>
        <w:tblW w:w="10707" w:type="dxa"/>
        <w:tblInd w:w="93" w:type="dxa"/>
        <w:tblLook w:val="04A0" w:firstRow="1" w:lastRow="0" w:firstColumn="1" w:lastColumn="0" w:noHBand="0" w:noVBand="1"/>
      </w:tblPr>
      <w:tblGrid>
        <w:gridCol w:w="1332"/>
        <w:gridCol w:w="4925"/>
        <w:gridCol w:w="438"/>
        <w:gridCol w:w="1592"/>
        <w:gridCol w:w="1214"/>
        <w:gridCol w:w="1206"/>
      </w:tblGrid>
      <w:tr w:rsidR="001A4919" w:rsidRPr="001A4919" w:rsidTr="001A4919">
        <w:trPr>
          <w:trHeight w:val="288"/>
        </w:trPr>
        <w:tc>
          <w:tcPr>
            <w:tcW w:w="10707" w:type="dxa"/>
            <w:gridSpan w:val="6"/>
            <w:tcBorders>
              <w:top w:val="nil"/>
              <w:left w:val="nil"/>
              <w:bottom w:val="nil"/>
              <w:right w:val="nil"/>
            </w:tcBorders>
            <w:shd w:val="clear" w:color="auto" w:fill="auto"/>
            <w:noWrap/>
            <w:vAlign w:val="bottom"/>
            <w:hideMark/>
          </w:tcPr>
          <w:p w:rsidR="001A4919" w:rsidRPr="001A4919" w:rsidRDefault="001A4919" w:rsidP="001A4919">
            <w:pPr>
              <w:widowControl/>
              <w:jc w:val="center"/>
              <w:rPr>
                <w:rFonts w:ascii="SimSun" w:eastAsia="SimSun" w:hAnsi="SimSun" w:cs="SimSun"/>
                <w:color w:val="000000"/>
                <w:kern w:val="0"/>
                <w:sz w:val="22"/>
              </w:rPr>
            </w:pPr>
            <w:del w:id="603" w:author="Yong" w:date="2013-12-15T18:15:00Z">
              <w:r w:rsidRPr="001A4919" w:rsidDel="00C9519A">
                <w:rPr>
                  <w:rFonts w:ascii="SimSun" w:eastAsia="SimSun" w:hAnsi="SimSun" w:cs="SimSun" w:hint="eastAsia"/>
                  <w:color w:val="000000"/>
                  <w:kern w:val="0"/>
                  <w:sz w:val="22"/>
                </w:rPr>
                <w:delText xml:space="preserve">Description of Parameters in </w:delText>
              </w:r>
              <w:r w:rsidR="00C720CB" w:rsidRPr="001A4919" w:rsidDel="00C9519A">
                <w:rPr>
                  <w:rFonts w:ascii="SimSun" w:eastAsia="SimSun" w:hAnsi="SimSun" w:cs="SimSun"/>
                  <w:color w:val="000000"/>
                  <w:kern w:val="0"/>
                  <w:sz w:val="22"/>
                </w:rPr>
                <w:delText>Sensitivity</w:delText>
              </w:r>
              <w:r w:rsidRPr="001A4919" w:rsidDel="00C9519A">
                <w:rPr>
                  <w:rFonts w:ascii="SimSun" w:eastAsia="SimSun" w:hAnsi="SimSun" w:cs="SimSun" w:hint="eastAsia"/>
                  <w:color w:val="000000"/>
                  <w:kern w:val="0"/>
                  <w:sz w:val="22"/>
                </w:rPr>
                <w:delText xml:space="preserve"> Analysis</w:delText>
              </w:r>
            </w:del>
          </w:p>
        </w:tc>
      </w:tr>
      <w:tr w:rsidR="001A4919" w:rsidRPr="001A4919" w:rsidTr="001A4919">
        <w:trPr>
          <w:trHeight w:val="288"/>
        </w:trPr>
        <w:tc>
          <w:tcPr>
            <w:tcW w:w="1332" w:type="dxa"/>
            <w:tcBorders>
              <w:top w:val="single" w:sz="4" w:space="0" w:color="000000"/>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SimSun" w:eastAsia="SimSun" w:hAnsi="SimSun" w:cs="SimSun"/>
                <w:b/>
                <w:bCs/>
                <w:color w:val="000000"/>
                <w:kern w:val="0"/>
                <w:sz w:val="22"/>
              </w:rPr>
            </w:pPr>
            <w:r w:rsidRPr="001A4919">
              <w:rPr>
                <w:rFonts w:ascii="SimSun" w:eastAsia="SimSun" w:hAnsi="SimSun" w:cs="SimSun" w:hint="eastAsia"/>
                <w:b/>
                <w:bCs/>
                <w:color w:val="000000"/>
                <w:kern w:val="0"/>
                <w:sz w:val="22"/>
              </w:rPr>
              <w:t>parameter1</w:t>
            </w:r>
          </w:p>
        </w:tc>
        <w:tc>
          <w:tcPr>
            <w:tcW w:w="4925" w:type="dxa"/>
            <w:tcBorders>
              <w:top w:val="single" w:sz="4" w:space="0" w:color="000000"/>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SimSun" w:eastAsia="SimSun" w:hAnsi="SimSun" w:cs="SimSun"/>
                <w:b/>
                <w:bCs/>
                <w:color w:val="000000"/>
                <w:kern w:val="0"/>
                <w:sz w:val="22"/>
              </w:rPr>
            </w:pPr>
            <w:r w:rsidRPr="001A4919">
              <w:rPr>
                <w:rFonts w:ascii="SimSun" w:eastAsia="SimSun" w:hAnsi="SimSun" w:cs="SimSun" w:hint="eastAsia"/>
                <w:b/>
                <w:bCs/>
                <w:color w:val="000000"/>
                <w:kern w:val="0"/>
                <w:sz w:val="22"/>
              </w:rPr>
              <w:t>Parameter</w:t>
            </w:r>
          </w:p>
        </w:tc>
        <w:tc>
          <w:tcPr>
            <w:tcW w:w="438" w:type="dxa"/>
            <w:tcBorders>
              <w:top w:val="single" w:sz="4" w:space="0" w:color="000000"/>
              <w:left w:val="nil"/>
              <w:bottom w:val="single" w:sz="4" w:space="0" w:color="000000"/>
              <w:right w:val="nil"/>
            </w:tcBorders>
            <w:shd w:val="clear" w:color="auto" w:fill="auto"/>
            <w:noWrap/>
            <w:hideMark/>
          </w:tcPr>
          <w:p w:rsidR="001A4919" w:rsidRPr="001A4919" w:rsidRDefault="001A4919" w:rsidP="001A4919">
            <w:pPr>
              <w:widowControl/>
              <w:jc w:val="left"/>
              <w:rPr>
                <w:rFonts w:ascii="SimSun" w:eastAsia="SimSun" w:hAnsi="SimSun" w:cs="SimSun"/>
                <w:b/>
                <w:bCs/>
                <w:color w:val="000000"/>
                <w:kern w:val="0"/>
                <w:sz w:val="22"/>
              </w:rPr>
            </w:pPr>
            <w:r w:rsidRPr="001A4919">
              <w:rPr>
                <w:rFonts w:ascii="SimSun" w:eastAsia="SimSun" w:hAnsi="SimSun" w:cs="SimSun" w:hint="eastAsia"/>
                <w:b/>
                <w:bCs/>
                <w:color w:val="000000"/>
                <w:kern w:val="0"/>
                <w:sz w:val="22"/>
              </w:rPr>
              <w:t>ID</w:t>
            </w:r>
          </w:p>
        </w:tc>
        <w:tc>
          <w:tcPr>
            <w:tcW w:w="1592" w:type="dxa"/>
            <w:tcBorders>
              <w:top w:val="single" w:sz="4" w:space="0" w:color="000000"/>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SimSun" w:eastAsia="SimSun" w:hAnsi="SimSun" w:cs="SimSun"/>
                <w:b/>
                <w:bCs/>
                <w:color w:val="000000"/>
                <w:kern w:val="0"/>
                <w:sz w:val="22"/>
              </w:rPr>
            </w:pPr>
            <w:r w:rsidRPr="001A4919">
              <w:rPr>
                <w:rFonts w:ascii="SimSun" w:eastAsia="SimSun" w:hAnsi="SimSun" w:cs="SimSun" w:hint="eastAsia"/>
                <w:b/>
                <w:bCs/>
                <w:color w:val="000000"/>
                <w:kern w:val="0"/>
                <w:sz w:val="22"/>
              </w:rPr>
              <w:t xml:space="preserve">Distribution </w:t>
            </w:r>
          </w:p>
        </w:tc>
        <w:tc>
          <w:tcPr>
            <w:tcW w:w="1214" w:type="dxa"/>
            <w:tcBorders>
              <w:top w:val="single" w:sz="4" w:space="0" w:color="000000"/>
              <w:left w:val="nil"/>
              <w:bottom w:val="single" w:sz="4" w:space="0" w:color="000000"/>
              <w:right w:val="nil"/>
            </w:tcBorders>
            <w:shd w:val="clear" w:color="auto" w:fill="auto"/>
            <w:noWrap/>
            <w:vAlign w:val="bottom"/>
            <w:hideMark/>
          </w:tcPr>
          <w:p w:rsidR="001A4919" w:rsidRPr="001A4919" w:rsidRDefault="001A4919" w:rsidP="001A4919">
            <w:pPr>
              <w:widowControl/>
              <w:jc w:val="right"/>
              <w:rPr>
                <w:rFonts w:ascii="SimSun" w:eastAsia="SimSun" w:hAnsi="SimSun" w:cs="SimSun"/>
                <w:b/>
                <w:bCs/>
                <w:color w:val="000000"/>
                <w:kern w:val="0"/>
                <w:sz w:val="22"/>
              </w:rPr>
            </w:pPr>
            <w:r w:rsidRPr="001A4919">
              <w:rPr>
                <w:rFonts w:ascii="SimSun" w:eastAsia="SimSun" w:hAnsi="SimSun" w:cs="SimSun" w:hint="eastAsia"/>
                <w:b/>
                <w:bCs/>
                <w:color w:val="000000"/>
                <w:kern w:val="0"/>
                <w:sz w:val="22"/>
              </w:rPr>
              <w:t>Mean(STD)</w:t>
            </w:r>
          </w:p>
        </w:tc>
        <w:tc>
          <w:tcPr>
            <w:tcW w:w="1206" w:type="dxa"/>
            <w:tcBorders>
              <w:top w:val="single" w:sz="4" w:space="0" w:color="000000"/>
              <w:left w:val="nil"/>
              <w:bottom w:val="single" w:sz="4" w:space="0" w:color="000000"/>
              <w:right w:val="nil"/>
            </w:tcBorders>
            <w:shd w:val="clear" w:color="auto" w:fill="auto"/>
            <w:noWrap/>
            <w:vAlign w:val="bottom"/>
            <w:hideMark/>
          </w:tcPr>
          <w:p w:rsidR="001A4919" w:rsidRPr="001A4919" w:rsidRDefault="001A4919" w:rsidP="001A4919">
            <w:pPr>
              <w:widowControl/>
              <w:jc w:val="right"/>
              <w:rPr>
                <w:rFonts w:ascii="SimSun" w:eastAsia="SimSun" w:hAnsi="SimSun" w:cs="SimSun"/>
                <w:b/>
                <w:bCs/>
                <w:color w:val="000000"/>
                <w:kern w:val="0"/>
                <w:sz w:val="22"/>
              </w:rPr>
            </w:pPr>
            <w:r w:rsidRPr="001A4919">
              <w:rPr>
                <w:rFonts w:ascii="SimSun" w:eastAsia="SimSun" w:hAnsi="SimSun" w:cs="SimSun" w:hint="eastAsia"/>
                <w:b/>
                <w:bCs/>
                <w:color w:val="000000"/>
                <w:kern w:val="0"/>
                <w:sz w:val="22"/>
              </w:rPr>
              <w:t>Range</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ustar</w:t>
            </w:r>
            <w:proofErr w:type="spellEnd"/>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friction velocity(m/s)</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1</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fixed</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1.17</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k</w:t>
            </w:r>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 xml:space="preserve">von </w:t>
            </w:r>
            <w:proofErr w:type="spellStart"/>
            <w:r w:rsidRPr="001A4919">
              <w:rPr>
                <w:rFonts w:ascii="SimSun" w:eastAsia="SimSun" w:hAnsi="SimSun" w:cs="SimSun" w:hint="eastAsia"/>
                <w:color w:val="000000"/>
                <w:kern w:val="0"/>
                <w:sz w:val="22"/>
              </w:rPr>
              <w:t>karman</w:t>
            </w:r>
            <w:proofErr w:type="spellEnd"/>
            <w:r w:rsidRPr="001A4919">
              <w:rPr>
                <w:rFonts w:ascii="SimSun" w:eastAsia="SimSun" w:hAnsi="SimSun" w:cs="SimSun" w:hint="eastAsia"/>
                <w:color w:val="000000"/>
                <w:kern w:val="0"/>
                <w:sz w:val="22"/>
              </w:rPr>
              <w:t xml:space="preserve"> constant(dimensionless)</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2</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fixed</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0.41</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Dp</w:t>
            </w:r>
            <w:proofErr w:type="spellEnd"/>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diameter of pollen(m)</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3</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fixed</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2.00E-05</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Pp</w:t>
            </w:r>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density of pollen(kg/m3)</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4</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fixed</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840</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mu</w:t>
            </w:r>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viscosity of air (m/s)</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5</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fixed</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1.81E-05</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namda</w:t>
            </w:r>
            <w:proofErr w:type="spellEnd"/>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mean free path of air molecules(m)</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6</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fixed</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6.80E-08</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pa</w:t>
            </w:r>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density of air(kg/m3)</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7</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fixed</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1.145</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 xml:space="preserve">T </w:t>
            </w:r>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temperature(k)</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8</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range</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298</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283-310</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Ve</w:t>
            </w:r>
            <w:proofErr w:type="spellEnd"/>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ventilation rate(dimensionless)</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9</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range</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1.2</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0.5-2</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indtime</w:t>
            </w:r>
            <w:proofErr w:type="spellEnd"/>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indoor time(min)</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10</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norm</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1279(21)</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outtime</w:t>
            </w:r>
            <w:proofErr w:type="spellEnd"/>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outdoor time(min)</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11</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norm</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174(4)</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derm</w:t>
            </w:r>
            <w:proofErr w:type="spellEnd"/>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hand to mouth contact frequency</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12</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empirical</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30</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3-65</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Sa</w:t>
            </w:r>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human surface area(m2)</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13</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lognorm</w:t>
            </w:r>
            <w:proofErr w:type="spellEnd"/>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1.76</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0.41-2.51</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Sr</w:t>
            </w:r>
            <w:proofErr w:type="spellEnd"/>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proofErr w:type="gramStart"/>
            <w:r w:rsidRPr="001A4919">
              <w:rPr>
                <w:rFonts w:ascii="SimSun" w:eastAsia="SimSun" w:hAnsi="SimSun" w:cs="SimSun" w:hint="eastAsia"/>
                <w:color w:val="000000"/>
                <w:kern w:val="0"/>
                <w:sz w:val="22"/>
              </w:rPr>
              <w:t>hand</w:t>
            </w:r>
            <w:proofErr w:type="gramEnd"/>
            <w:r w:rsidRPr="001A4919">
              <w:rPr>
                <w:rFonts w:ascii="SimSun" w:eastAsia="SimSun" w:hAnsi="SimSun" w:cs="SimSun" w:hint="eastAsia"/>
                <w:color w:val="000000"/>
                <w:kern w:val="0"/>
                <w:sz w:val="22"/>
              </w:rPr>
              <w:t xml:space="preserve"> surface rate(%)</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14</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lognorm</w:t>
            </w:r>
            <w:proofErr w:type="spellEnd"/>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5.3</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4.8-5.6</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Ihf</w:t>
            </w:r>
            <w:proofErr w:type="spellEnd"/>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female inhalation rate (m3/day)</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15</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uniform</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1.33</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0.19-1.91</w:t>
            </w:r>
          </w:p>
        </w:tc>
      </w:tr>
      <w:tr w:rsidR="001A4919" w:rsidRPr="001A4919" w:rsidTr="001A4919">
        <w:trPr>
          <w:trHeight w:val="288"/>
        </w:trPr>
        <w:tc>
          <w:tcPr>
            <w:tcW w:w="133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Ihm</w:t>
            </w:r>
            <w:proofErr w:type="spellEnd"/>
          </w:p>
        </w:tc>
        <w:tc>
          <w:tcPr>
            <w:tcW w:w="4925"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male inhalation rate(m3/day)</w:t>
            </w:r>
          </w:p>
        </w:tc>
        <w:tc>
          <w:tcPr>
            <w:tcW w:w="438" w:type="dxa"/>
            <w:tcBorders>
              <w:top w:val="nil"/>
              <w:left w:val="nil"/>
              <w:bottom w:val="nil"/>
              <w:right w:val="nil"/>
            </w:tcBorders>
            <w:shd w:val="clear" w:color="auto" w:fill="auto"/>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16</w:t>
            </w:r>
          </w:p>
        </w:tc>
        <w:tc>
          <w:tcPr>
            <w:tcW w:w="1592" w:type="dxa"/>
            <w:tcBorders>
              <w:top w:val="nil"/>
              <w:left w:val="nil"/>
              <w:bottom w:val="nil"/>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uniform</w:t>
            </w:r>
          </w:p>
        </w:tc>
        <w:tc>
          <w:tcPr>
            <w:tcW w:w="1214"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1.45</w:t>
            </w:r>
          </w:p>
        </w:tc>
        <w:tc>
          <w:tcPr>
            <w:tcW w:w="1206" w:type="dxa"/>
            <w:tcBorders>
              <w:top w:val="nil"/>
              <w:left w:val="nil"/>
              <w:bottom w:val="nil"/>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0.20-1.50</w:t>
            </w:r>
          </w:p>
        </w:tc>
      </w:tr>
      <w:tr w:rsidR="001A4919" w:rsidRPr="001A4919" w:rsidTr="001A4919">
        <w:trPr>
          <w:trHeight w:val="288"/>
        </w:trPr>
        <w:tc>
          <w:tcPr>
            <w:tcW w:w="133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Vd</w:t>
            </w:r>
            <w:proofErr w:type="spellEnd"/>
          </w:p>
        </w:tc>
        <w:tc>
          <w:tcPr>
            <w:tcW w:w="4925"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indoor ventilation rate(dimensionless)</w:t>
            </w:r>
          </w:p>
        </w:tc>
        <w:tc>
          <w:tcPr>
            <w:tcW w:w="438" w:type="dxa"/>
            <w:tcBorders>
              <w:top w:val="nil"/>
              <w:left w:val="nil"/>
              <w:bottom w:val="nil"/>
              <w:right w:val="nil"/>
            </w:tcBorders>
            <w:shd w:val="clear" w:color="D9D9D9" w:fill="D9D9D9"/>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17</w:t>
            </w:r>
          </w:p>
        </w:tc>
        <w:tc>
          <w:tcPr>
            <w:tcW w:w="1592" w:type="dxa"/>
            <w:tcBorders>
              <w:top w:val="nil"/>
              <w:left w:val="nil"/>
              <w:bottom w:val="nil"/>
              <w:right w:val="nil"/>
            </w:tcBorders>
            <w:shd w:val="clear" w:color="D9D9D9" w:fill="D9D9D9"/>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 xml:space="preserve">empirical </w:t>
            </w:r>
          </w:p>
        </w:tc>
        <w:tc>
          <w:tcPr>
            <w:tcW w:w="1214"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1.75</w:t>
            </w:r>
          </w:p>
        </w:tc>
        <w:tc>
          <w:tcPr>
            <w:tcW w:w="1206" w:type="dxa"/>
            <w:tcBorders>
              <w:top w:val="nil"/>
              <w:left w:val="nil"/>
              <w:bottom w:val="nil"/>
              <w:right w:val="nil"/>
            </w:tcBorders>
            <w:shd w:val="clear" w:color="D9D9D9" w:fill="D9D9D9"/>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w:t>
            </w:r>
          </w:p>
        </w:tc>
      </w:tr>
      <w:tr w:rsidR="001A4919" w:rsidRPr="001A4919" w:rsidTr="001A4919">
        <w:trPr>
          <w:trHeight w:val="288"/>
        </w:trPr>
        <w:tc>
          <w:tcPr>
            <w:tcW w:w="1332" w:type="dxa"/>
            <w:tcBorders>
              <w:top w:val="nil"/>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Vl</w:t>
            </w:r>
            <w:proofErr w:type="spellEnd"/>
          </w:p>
        </w:tc>
        <w:tc>
          <w:tcPr>
            <w:tcW w:w="4925" w:type="dxa"/>
            <w:tcBorders>
              <w:top w:val="nil"/>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proofErr w:type="spellStart"/>
            <w:r w:rsidRPr="001A4919">
              <w:rPr>
                <w:rFonts w:ascii="SimSun" w:eastAsia="SimSun" w:hAnsi="SimSun" w:cs="SimSun" w:hint="eastAsia"/>
                <w:color w:val="000000"/>
                <w:kern w:val="0"/>
                <w:sz w:val="22"/>
              </w:rPr>
              <w:t>derm</w:t>
            </w:r>
            <w:proofErr w:type="spellEnd"/>
            <w:r w:rsidRPr="001A4919">
              <w:rPr>
                <w:rFonts w:ascii="SimSun" w:eastAsia="SimSun" w:hAnsi="SimSun" w:cs="SimSun" w:hint="eastAsia"/>
                <w:color w:val="000000"/>
                <w:kern w:val="0"/>
                <w:sz w:val="22"/>
              </w:rPr>
              <w:t xml:space="preserve"> loading rate(dimensionless)</w:t>
            </w:r>
          </w:p>
        </w:tc>
        <w:tc>
          <w:tcPr>
            <w:tcW w:w="438" w:type="dxa"/>
            <w:tcBorders>
              <w:top w:val="nil"/>
              <w:left w:val="nil"/>
              <w:bottom w:val="single" w:sz="4" w:space="0" w:color="000000"/>
              <w:right w:val="nil"/>
            </w:tcBorders>
            <w:shd w:val="clear" w:color="auto" w:fill="auto"/>
            <w:noWrap/>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18</w:t>
            </w:r>
          </w:p>
        </w:tc>
        <w:tc>
          <w:tcPr>
            <w:tcW w:w="1592" w:type="dxa"/>
            <w:tcBorders>
              <w:top w:val="nil"/>
              <w:left w:val="nil"/>
              <w:bottom w:val="single" w:sz="4" w:space="0" w:color="000000"/>
              <w:right w:val="nil"/>
            </w:tcBorders>
            <w:shd w:val="clear" w:color="auto" w:fill="auto"/>
            <w:noWrap/>
            <w:vAlign w:val="bottom"/>
            <w:hideMark/>
          </w:tcPr>
          <w:p w:rsidR="001A4919" w:rsidRPr="001A4919" w:rsidRDefault="001A4919" w:rsidP="001A4919">
            <w:pPr>
              <w:widowControl/>
              <w:jc w:val="left"/>
              <w:rPr>
                <w:rFonts w:ascii="SimSun" w:eastAsia="SimSun" w:hAnsi="SimSun" w:cs="SimSun"/>
                <w:color w:val="000000"/>
                <w:kern w:val="0"/>
                <w:sz w:val="22"/>
              </w:rPr>
            </w:pPr>
            <w:r w:rsidRPr="001A4919">
              <w:rPr>
                <w:rFonts w:ascii="SimSun" w:eastAsia="SimSun" w:hAnsi="SimSun" w:cs="SimSun" w:hint="eastAsia"/>
                <w:color w:val="000000"/>
                <w:kern w:val="0"/>
                <w:sz w:val="22"/>
              </w:rPr>
              <w:t>empirical</w:t>
            </w:r>
          </w:p>
        </w:tc>
        <w:tc>
          <w:tcPr>
            <w:tcW w:w="1214" w:type="dxa"/>
            <w:tcBorders>
              <w:top w:val="nil"/>
              <w:left w:val="nil"/>
              <w:bottom w:val="single" w:sz="4" w:space="0" w:color="000000"/>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r w:rsidRPr="001A4919">
              <w:rPr>
                <w:rFonts w:ascii="SimSun" w:eastAsia="SimSun" w:hAnsi="SimSun" w:cs="SimSun" w:hint="eastAsia"/>
                <w:color w:val="000000"/>
                <w:kern w:val="0"/>
                <w:sz w:val="22"/>
              </w:rPr>
              <w:t>0.0001</w:t>
            </w:r>
          </w:p>
        </w:tc>
        <w:tc>
          <w:tcPr>
            <w:tcW w:w="1206" w:type="dxa"/>
            <w:tcBorders>
              <w:top w:val="nil"/>
              <w:left w:val="nil"/>
              <w:bottom w:val="single" w:sz="4" w:space="0" w:color="000000"/>
              <w:right w:val="nil"/>
            </w:tcBorders>
            <w:shd w:val="clear" w:color="auto" w:fill="auto"/>
            <w:noWrap/>
            <w:vAlign w:val="bottom"/>
            <w:hideMark/>
          </w:tcPr>
          <w:p w:rsidR="001A4919" w:rsidRPr="001A4919" w:rsidRDefault="001A4919" w:rsidP="001A4919">
            <w:pPr>
              <w:widowControl/>
              <w:jc w:val="right"/>
              <w:rPr>
                <w:rFonts w:ascii="SimSun" w:eastAsia="SimSun" w:hAnsi="SimSun" w:cs="SimSun"/>
                <w:color w:val="000000"/>
                <w:kern w:val="0"/>
                <w:sz w:val="22"/>
              </w:rPr>
            </w:pPr>
          </w:p>
        </w:tc>
      </w:tr>
    </w:tbl>
    <w:p w:rsidR="00682E05" w:rsidRPr="00597CEE" w:rsidRDefault="00682E05" w:rsidP="00682E05">
      <w:pPr>
        <w:rPr>
          <w:rFonts w:hint="eastAsia"/>
        </w:rPr>
        <w:sectPr w:rsidR="00682E05" w:rsidRPr="00597CEE" w:rsidSect="00CF0854">
          <w:pgSz w:w="16838" w:h="11906" w:orient="landscape" w:code="9"/>
          <w:pgMar w:top="1440" w:right="1440" w:bottom="2160" w:left="1440" w:header="720" w:footer="720" w:gutter="0"/>
          <w:cols w:space="720"/>
          <w:docGrid w:linePitch="312"/>
        </w:sectPr>
      </w:pPr>
    </w:p>
    <w:p w:rsidR="004B59EE" w:rsidRDefault="004B59EE" w:rsidP="004B59EE">
      <w:pPr>
        <w:pStyle w:val="Heading1"/>
        <w:rPr>
          <w:rFonts w:hint="eastAsia"/>
        </w:rPr>
      </w:pPr>
      <w:commentRangeStart w:id="604"/>
      <w:r>
        <w:lastRenderedPageBreak/>
        <w:t>Reference</w:t>
      </w:r>
      <w:commentRangeEnd w:id="604"/>
      <w:r w:rsidR="004E3577">
        <w:rPr>
          <w:rStyle w:val="CommentReference"/>
          <w:b w:val="0"/>
          <w:bCs w:val="0"/>
          <w:kern w:val="2"/>
        </w:rPr>
        <w:commentReference w:id="604"/>
      </w:r>
    </w:p>
    <w:p w:rsidR="00D12A6F" w:rsidRPr="00D12A6F" w:rsidRDefault="00592BD6" w:rsidP="00D12A6F">
      <w:pPr>
        <w:jc w:val="left"/>
        <w:rPr>
          <w:rFonts w:cs="Times New Roman" w:hint="eastAsia"/>
          <w:noProof/>
          <w:color w:val="000000"/>
          <w:sz w:val="20"/>
          <w:szCs w:val="24"/>
        </w:rPr>
      </w:pPr>
      <w:r>
        <w:rPr>
          <w:rFonts w:ascii="Times New Roman" w:hAnsi="Times New Roman" w:cs="Times New Roman"/>
          <w:noProof/>
          <w:color w:val="000000"/>
          <w:sz w:val="24"/>
          <w:szCs w:val="24"/>
        </w:rPr>
        <w:fldChar w:fldCharType="begin"/>
      </w:r>
      <w:r w:rsidR="008317E1">
        <w:rPr>
          <w:rFonts w:ascii="Times New Roman" w:hAnsi="Times New Roman" w:cs="Times New Roman"/>
          <w:color w:val="000000"/>
          <w:sz w:val="24"/>
          <w:szCs w:val="24"/>
        </w:rPr>
        <w:instrText xml:space="preserve"> ADDIN EN.REFLIST </w:instrText>
      </w:r>
      <w:r>
        <w:rPr>
          <w:rFonts w:ascii="Times New Roman" w:hAnsi="Times New Roman" w:cs="Times New Roman"/>
          <w:noProof/>
          <w:color w:val="000000"/>
          <w:sz w:val="24"/>
          <w:szCs w:val="24"/>
        </w:rPr>
        <w:fldChar w:fldCharType="separate"/>
      </w:r>
      <w:bookmarkStart w:id="605" w:name="_ENREF_1"/>
      <w:r w:rsidR="00D12A6F" w:rsidRPr="00D12A6F">
        <w:rPr>
          <w:rFonts w:cs="Times New Roman"/>
          <w:noProof/>
          <w:color w:val="000000"/>
          <w:sz w:val="20"/>
          <w:szCs w:val="24"/>
        </w:rPr>
        <w:t xml:space="preserve">Adhikari, A., T. Reponen, et al. (2006). "Correlation of ambient inhalable bioaerosols with particulate matter and ozone: a two-year study." </w:t>
      </w:r>
      <w:r w:rsidR="00D12A6F" w:rsidRPr="00D12A6F">
        <w:rPr>
          <w:rFonts w:cs="Times New Roman"/>
          <w:noProof/>
          <w:color w:val="000000"/>
          <w:sz w:val="20"/>
          <w:szCs w:val="24"/>
          <w:u w:val="single"/>
        </w:rPr>
        <w:t>Environmental Pollution</w:t>
      </w:r>
      <w:r w:rsidR="00D12A6F" w:rsidRPr="00D12A6F">
        <w:rPr>
          <w:rFonts w:cs="Times New Roman"/>
          <w:noProof/>
          <w:color w:val="000000"/>
          <w:sz w:val="20"/>
          <w:szCs w:val="24"/>
        </w:rPr>
        <w:t xml:space="preserve"> </w:t>
      </w:r>
      <w:r w:rsidR="00D12A6F" w:rsidRPr="00D12A6F">
        <w:rPr>
          <w:rFonts w:cs="Times New Roman"/>
          <w:b/>
          <w:noProof/>
          <w:color w:val="000000"/>
          <w:sz w:val="20"/>
          <w:szCs w:val="24"/>
        </w:rPr>
        <w:t>140</w:t>
      </w:r>
      <w:r w:rsidR="00D12A6F" w:rsidRPr="00D12A6F">
        <w:rPr>
          <w:rFonts w:cs="Times New Roman"/>
          <w:noProof/>
          <w:color w:val="000000"/>
          <w:sz w:val="20"/>
          <w:szCs w:val="24"/>
        </w:rPr>
        <w:t>(1): 16-28.</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05"/>
    </w:p>
    <w:p w:rsidR="00D12A6F" w:rsidRPr="00D12A6F" w:rsidRDefault="00D12A6F" w:rsidP="00D12A6F">
      <w:pPr>
        <w:jc w:val="left"/>
        <w:rPr>
          <w:rFonts w:cs="Times New Roman" w:hint="eastAsia"/>
          <w:noProof/>
          <w:color w:val="000000"/>
          <w:sz w:val="20"/>
          <w:szCs w:val="24"/>
        </w:rPr>
      </w:pPr>
      <w:bookmarkStart w:id="606" w:name="_ENREF_2"/>
      <w:r w:rsidRPr="00D12A6F">
        <w:rPr>
          <w:rFonts w:cs="Times New Roman"/>
          <w:noProof/>
          <w:color w:val="000000"/>
          <w:sz w:val="20"/>
          <w:szCs w:val="24"/>
        </w:rPr>
        <w:t>Agency, U. E. P. (2010). Exposure factors handbook, EPA Washington, DC.</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06"/>
    </w:p>
    <w:p w:rsidR="00D12A6F" w:rsidRPr="00D12A6F" w:rsidRDefault="00D12A6F" w:rsidP="00D12A6F">
      <w:pPr>
        <w:jc w:val="left"/>
        <w:rPr>
          <w:rFonts w:cs="Times New Roman" w:hint="eastAsia"/>
          <w:noProof/>
          <w:color w:val="000000"/>
          <w:sz w:val="20"/>
          <w:szCs w:val="24"/>
        </w:rPr>
      </w:pPr>
      <w:bookmarkStart w:id="607" w:name="_ENREF_3"/>
      <w:r w:rsidRPr="00D12A6F">
        <w:rPr>
          <w:rFonts w:cs="Times New Roman"/>
          <w:noProof/>
          <w:color w:val="000000"/>
          <w:sz w:val="20"/>
          <w:szCs w:val="24"/>
        </w:rPr>
        <w:t xml:space="preserve">Bateman, E., S. Hurd, et al. (2008). "Global strategy for asthma management and prevention: GINA executive summary." </w:t>
      </w:r>
      <w:r w:rsidRPr="00D12A6F">
        <w:rPr>
          <w:rFonts w:cs="Times New Roman"/>
          <w:noProof/>
          <w:color w:val="000000"/>
          <w:sz w:val="20"/>
          <w:szCs w:val="24"/>
          <w:u w:val="single"/>
        </w:rPr>
        <w:t>European Respiratory Journal</w:t>
      </w:r>
      <w:r w:rsidRPr="00D12A6F">
        <w:rPr>
          <w:rFonts w:cs="Times New Roman"/>
          <w:noProof/>
          <w:color w:val="000000"/>
          <w:sz w:val="20"/>
          <w:szCs w:val="24"/>
        </w:rPr>
        <w:t xml:space="preserve"> </w:t>
      </w:r>
      <w:r w:rsidRPr="00D12A6F">
        <w:rPr>
          <w:rFonts w:cs="Times New Roman"/>
          <w:b/>
          <w:noProof/>
          <w:color w:val="000000"/>
          <w:sz w:val="20"/>
          <w:szCs w:val="24"/>
        </w:rPr>
        <w:t>31</w:t>
      </w:r>
      <w:r w:rsidRPr="00D12A6F">
        <w:rPr>
          <w:rFonts w:cs="Times New Roman"/>
          <w:noProof/>
          <w:color w:val="000000"/>
          <w:sz w:val="20"/>
          <w:szCs w:val="24"/>
        </w:rPr>
        <w:t>(1): 143-178.</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07"/>
    </w:p>
    <w:p w:rsidR="00D12A6F" w:rsidRPr="00D12A6F" w:rsidRDefault="00D12A6F" w:rsidP="00D12A6F">
      <w:pPr>
        <w:jc w:val="left"/>
        <w:rPr>
          <w:rFonts w:cs="Times New Roman" w:hint="eastAsia"/>
          <w:noProof/>
          <w:color w:val="000000"/>
          <w:sz w:val="20"/>
          <w:szCs w:val="24"/>
        </w:rPr>
      </w:pPr>
      <w:bookmarkStart w:id="608" w:name="_ENREF_4"/>
      <w:r w:rsidRPr="00D12A6F">
        <w:rPr>
          <w:rFonts w:cs="Times New Roman"/>
          <w:noProof/>
          <w:color w:val="000000"/>
          <w:sz w:val="20"/>
          <w:szCs w:val="24"/>
        </w:rPr>
        <w:t xml:space="preserve">Behrendt, H. and W.-M. Becker (2001). "Localization, release and bioavailability of pollen allergens: the influence of environmental factors." </w:t>
      </w:r>
      <w:r w:rsidRPr="00D12A6F">
        <w:rPr>
          <w:rFonts w:cs="Times New Roman"/>
          <w:noProof/>
          <w:color w:val="000000"/>
          <w:sz w:val="20"/>
          <w:szCs w:val="24"/>
          <w:u w:val="single"/>
        </w:rPr>
        <w:t>Current Opinion in Immunology</w:t>
      </w:r>
      <w:r w:rsidRPr="00D12A6F">
        <w:rPr>
          <w:rFonts w:cs="Times New Roman"/>
          <w:noProof/>
          <w:color w:val="000000"/>
          <w:sz w:val="20"/>
          <w:szCs w:val="24"/>
        </w:rPr>
        <w:t xml:space="preserve"> </w:t>
      </w:r>
      <w:r w:rsidRPr="00D12A6F">
        <w:rPr>
          <w:rFonts w:cs="Times New Roman"/>
          <w:b/>
          <w:noProof/>
          <w:color w:val="000000"/>
          <w:sz w:val="20"/>
          <w:szCs w:val="24"/>
        </w:rPr>
        <w:t>13</w:t>
      </w:r>
      <w:r w:rsidRPr="00D12A6F">
        <w:rPr>
          <w:rFonts w:cs="Times New Roman"/>
          <w:noProof/>
          <w:color w:val="000000"/>
          <w:sz w:val="20"/>
          <w:szCs w:val="24"/>
        </w:rPr>
        <w:t>(6): 709-715.</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t>Allergens are integral constituents of plants or animals and their normal functions and localization are being characterized. To trigger responses in humans, allergens must become bioavailable and the role of air pollutants — for example diesel-exhaust particles — in this process is causing concern. Finally, the fact that some pollen releases eicosanoid-like proinflammatory mediators may have wide implications.</w:t>
      </w:r>
    </w:p>
    <w:bookmarkEnd w:id="608"/>
    <w:p w:rsidR="00D12A6F" w:rsidRPr="00D12A6F" w:rsidRDefault="00D12A6F" w:rsidP="00D12A6F">
      <w:pPr>
        <w:jc w:val="left"/>
        <w:rPr>
          <w:rFonts w:cs="Times New Roman" w:hint="eastAsia"/>
          <w:noProof/>
          <w:color w:val="000000"/>
          <w:sz w:val="20"/>
          <w:szCs w:val="24"/>
        </w:rPr>
      </w:pPr>
    </w:p>
    <w:p w:rsidR="00D12A6F" w:rsidRPr="00D12A6F" w:rsidRDefault="00D12A6F" w:rsidP="00D12A6F">
      <w:pPr>
        <w:jc w:val="left"/>
        <w:rPr>
          <w:rFonts w:cs="Times New Roman" w:hint="eastAsia"/>
          <w:noProof/>
          <w:color w:val="000000"/>
          <w:sz w:val="20"/>
          <w:szCs w:val="24"/>
        </w:rPr>
      </w:pPr>
      <w:bookmarkStart w:id="609" w:name="_ENREF_5"/>
      <w:r w:rsidRPr="00D12A6F">
        <w:rPr>
          <w:rFonts w:cs="Times New Roman"/>
          <w:noProof/>
          <w:color w:val="000000"/>
          <w:sz w:val="20"/>
          <w:szCs w:val="24"/>
        </w:rPr>
        <w:t xml:space="preserve">Bielory, L., K. Lyons, et al. (2012). "Climate Change and Allergic Disease." </w:t>
      </w:r>
      <w:r w:rsidRPr="00D12A6F">
        <w:rPr>
          <w:rFonts w:cs="Times New Roman"/>
          <w:noProof/>
          <w:color w:val="000000"/>
          <w:sz w:val="20"/>
          <w:szCs w:val="24"/>
          <w:u w:val="single"/>
        </w:rPr>
        <w:t>Current Allergy and Asthma Reports</w:t>
      </w:r>
      <w:r w:rsidRPr="00D12A6F">
        <w:rPr>
          <w:rFonts w:cs="Times New Roman"/>
          <w:noProof/>
          <w:color w:val="000000"/>
          <w:sz w:val="20"/>
          <w:szCs w:val="24"/>
        </w:rPr>
        <w:t xml:space="preserve"> </w:t>
      </w:r>
      <w:r w:rsidRPr="00D12A6F">
        <w:rPr>
          <w:rFonts w:cs="Times New Roman"/>
          <w:b/>
          <w:noProof/>
          <w:color w:val="000000"/>
          <w:sz w:val="20"/>
          <w:szCs w:val="24"/>
        </w:rPr>
        <w:t>12</w:t>
      </w:r>
      <w:r w:rsidRPr="00D12A6F">
        <w:rPr>
          <w:rFonts w:cs="Times New Roman"/>
          <w:noProof/>
          <w:color w:val="000000"/>
          <w:sz w:val="20"/>
          <w:szCs w:val="24"/>
        </w:rPr>
        <w:t>(6): 485-494.</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t>Allergies are prevalent throughout the United States and impose a substantial quality of life and economic burden. The potential effect of climate change has an impact on allergic disorders through variability of aeroallergens, food allergens and insect-based allergic venoms. Data suggest allergies (ocular and nasal allergies, allergic asthma and sinusitis) have increased in the United States and that there are changes in allergies to stinging insect populations (vespids, apids and fire ants). The cause of this upward trend is unknown, but any climate change may induce augmentation of this trend; the subspecialty of allergy and immunology needs to be keenly aware of potential issues that are projected for the near and not so distant future.</w:t>
      </w:r>
    </w:p>
    <w:bookmarkEnd w:id="609"/>
    <w:p w:rsidR="00D12A6F" w:rsidRPr="00D12A6F" w:rsidRDefault="00D12A6F" w:rsidP="00D12A6F">
      <w:pPr>
        <w:jc w:val="left"/>
        <w:rPr>
          <w:rFonts w:cs="Times New Roman" w:hint="eastAsia"/>
          <w:noProof/>
          <w:color w:val="000000"/>
          <w:sz w:val="20"/>
          <w:szCs w:val="24"/>
        </w:rPr>
      </w:pPr>
    </w:p>
    <w:p w:rsidR="00D12A6F" w:rsidRPr="00D12A6F" w:rsidRDefault="00D12A6F" w:rsidP="00D12A6F">
      <w:pPr>
        <w:jc w:val="left"/>
        <w:rPr>
          <w:rFonts w:cs="Times New Roman" w:hint="eastAsia"/>
          <w:noProof/>
          <w:color w:val="000000"/>
          <w:sz w:val="20"/>
          <w:szCs w:val="24"/>
        </w:rPr>
      </w:pPr>
      <w:bookmarkStart w:id="610" w:name="_ENREF_6"/>
      <w:r w:rsidRPr="00D12A6F">
        <w:rPr>
          <w:rFonts w:cs="Times New Roman"/>
          <w:noProof/>
          <w:color w:val="000000"/>
          <w:sz w:val="20"/>
          <w:szCs w:val="24"/>
        </w:rPr>
        <w:t xml:space="preserve">Brożek, J. L., J. Bousquet, et al. (2010). "Allergic Rhinitis and its Impact on Asthma (ARIA) guidelines: 2010 revision." </w:t>
      </w:r>
      <w:r w:rsidRPr="00D12A6F">
        <w:rPr>
          <w:rFonts w:cs="Times New Roman"/>
          <w:noProof/>
          <w:color w:val="000000"/>
          <w:sz w:val="20"/>
          <w:szCs w:val="24"/>
          <w:u w:val="single"/>
        </w:rPr>
        <w:t>Journal of Allergy and Clinical Immunology</w:t>
      </w:r>
      <w:r w:rsidRPr="00D12A6F">
        <w:rPr>
          <w:rFonts w:cs="Times New Roman"/>
          <w:noProof/>
          <w:color w:val="000000"/>
          <w:sz w:val="20"/>
          <w:szCs w:val="24"/>
        </w:rPr>
        <w:t xml:space="preserve"> </w:t>
      </w:r>
      <w:r w:rsidRPr="00D12A6F">
        <w:rPr>
          <w:rFonts w:cs="Times New Roman"/>
          <w:b/>
          <w:noProof/>
          <w:color w:val="000000"/>
          <w:sz w:val="20"/>
          <w:szCs w:val="24"/>
        </w:rPr>
        <w:t>126</w:t>
      </w:r>
      <w:r w:rsidRPr="00D12A6F">
        <w:rPr>
          <w:rFonts w:cs="Times New Roman"/>
          <w:noProof/>
          <w:color w:val="000000"/>
          <w:sz w:val="20"/>
          <w:szCs w:val="24"/>
        </w:rPr>
        <w:t>(3): 466-476.</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10"/>
    </w:p>
    <w:p w:rsidR="00D12A6F" w:rsidRPr="00D12A6F" w:rsidRDefault="00D12A6F" w:rsidP="00D12A6F">
      <w:pPr>
        <w:jc w:val="left"/>
        <w:rPr>
          <w:rFonts w:cs="Times New Roman" w:hint="eastAsia"/>
          <w:noProof/>
          <w:color w:val="000000"/>
          <w:sz w:val="20"/>
          <w:szCs w:val="24"/>
        </w:rPr>
      </w:pPr>
      <w:bookmarkStart w:id="611" w:name="_ENREF_7"/>
      <w:r w:rsidRPr="00D12A6F">
        <w:rPr>
          <w:rFonts w:cs="Times New Roman"/>
          <w:noProof/>
          <w:color w:val="000000"/>
          <w:sz w:val="20"/>
          <w:szCs w:val="24"/>
        </w:rPr>
        <w:t>Bureau, N. A. (2010). NAB Pollen Counts.</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11"/>
    </w:p>
    <w:p w:rsidR="00D12A6F" w:rsidRPr="00D12A6F" w:rsidRDefault="00D12A6F" w:rsidP="00D12A6F">
      <w:pPr>
        <w:jc w:val="left"/>
        <w:rPr>
          <w:rFonts w:cs="Times New Roman" w:hint="eastAsia"/>
          <w:noProof/>
          <w:color w:val="000000"/>
          <w:sz w:val="20"/>
          <w:szCs w:val="24"/>
        </w:rPr>
      </w:pPr>
      <w:bookmarkStart w:id="612" w:name="_ENREF_8"/>
      <w:r w:rsidRPr="00D12A6F">
        <w:rPr>
          <w:rFonts w:cs="Times New Roman"/>
          <w:noProof/>
          <w:color w:val="000000"/>
          <w:sz w:val="20"/>
          <w:szCs w:val="24"/>
        </w:rPr>
        <w:t xml:space="preserve">Chuine, I., J. Belmonte, et al. (2000). "A modelling analysis of the genetic variation of phenology between tree populations." </w:t>
      </w:r>
      <w:r w:rsidRPr="00D12A6F">
        <w:rPr>
          <w:rFonts w:cs="Times New Roman"/>
          <w:noProof/>
          <w:color w:val="000000"/>
          <w:sz w:val="20"/>
          <w:szCs w:val="24"/>
          <w:u w:val="single"/>
        </w:rPr>
        <w:t>Journal of Ecology</w:t>
      </w:r>
      <w:r w:rsidRPr="00D12A6F">
        <w:rPr>
          <w:rFonts w:cs="Times New Roman"/>
          <w:noProof/>
          <w:color w:val="000000"/>
          <w:sz w:val="20"/>
          <w:szCs w:val="24"/>
        </w:rPr>
        <w:t xml:space="preserve"> </w:t>
      </w:r>
      <w:r w:rsidRPr="00D12A6F">
        <w:rPr>
          <w:rFonts w:cs="Times New Roman"/>
          <w:b/>
          <w:noProof/>
          <w:color w:val="000000"/>
          <w:sz w:val="20"/>
          <w:szCs w:val="24"/>
        </w:rPr>
        <w:t>88</w:t>
      </w:r>
      <w:r w:rsidRPr="00D12A6F">
        <w:rPr>
          <w:rFonts w:cs="Times New Roman"/>
          <w:noProof/>
          <w:color w:val="000000"/>
          <w:sz w:val="20"/>
          <w:szCs w:val="24"/>
        </w:rPr>
        <w:t>(4): 561-570.</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12"/>
    </w:p>
    <w:p w:rsidR="00D12A6F" w:rsidRPr="00D12A6F" w:rsidRDefault="00D12A6F" w:rsidP="00D12A6F">
      <w:pPr>
        <w:jc w:val="left"/>
        <w:rPr>
          <w:rFonts w:cs="Times New Roman" w:hint="eastAsia"/>
          <w:noProof/>
          <w:color w:val="000000"/>
          <w:sz w:val="20"/>
          <w:szCs w:val="24"/>
        </w:rPr>
      </w:pPr>
      <w:bookmarkStart w:id="613" w:name="_ENREF_9"/>
      <w:r w:rsidRPr="00D12A6F">
        <w:rPr>
          <w:rFonts w:cs="Times New Roman"/>
          <w:noProof/>
          <w:color w:val="000000"/>
          <w:sz w:val="20"/>
          <w:szCs w:val="24"/>
        </w:rPr>
        <w:t xml:space="preserve">Eder, W., M. J. Ege, et al. (2006). "The asthma epidemic." </w:t>
      </w:r>
      <w:r w:rsidRPr="00D12A6F">
        <w:rPr>
          <w:rFonts w:cs="Times New Roman"/>
          <w:noProof/>
          <w:color w:val="000000"/>
          <w:sz w:val="20"/>
          <w:szCs w:val="24"/>
          <w:u w:val="single"/>
        </w:rPr>
        <w:t>New England Journal of Medicine</w:t>
      </w:r>
      <w:r w:rsidRPr="00D12A6F">
        <w:rPr>
          <w:rFonts w:cs="Times New Roman"/>
          <w:noProof/>
          <w:color w:val="000000"/>
          <w:sz w:val="20"/>
          <w:szCs w:val="24"/>
        </w:rPr>
        <w:t xml:space="preserve"> </w:t>
      </w:r>
      <w:r w:rsidRPr="00D12A6F">
        <w:rPr>
          <w:rFonts w:cs="Times New Roman"/>
          <w:b/>
          <w:noProof/>
          <w:color w:val="000000"/>
          <w:sz w:val="20"/>
          <w:szCs w:val="24"/>
        </w:rPr>
        <w:t>355</w:t>
      </w:r>
      <w:r w:rsidRPr="00D12A6F">
        <w:rPr>
          <w:rFonts w:cs="Times New Roman"/>
          <w:noProof/>
          <w:color w:val="000000"/>
          <w:sz w:val="20"/>
          <w:szCs w:val="24"/>
        </w:rPr>
        <w:t>(21): 2226-2235.</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13"/>
    </w:p>
    <w:p w:rsidR="00D12A6F" w:rsidRPr="00D12A6F" w:rsidRDefault="00D12A6F" w:rsidP="00D12A6F">
      <w:pPr>
        <w:jc w:val="left"/>
        <w:rPr>
          <w:rFonts w:cs="Times New Roman" w:hint="eastAsia"/>
          <w:noProof/>
          <w:color w:val="000000"/>
          <w:sz w:val="20"/>
          <w:szCs w:val="24"/>
        </w:rPr>
      </w:pPr>
      <w:bookmarkStart w:id="614" w:name="_ENREF_10"/>
      <w:r w:rsidRPr="00D12A6F">
        <w:rPr>
          <w:rFonts w:cs="Times New Roman"/>
          <w:noProof/>
          <w:color w:val="000000"/>
          <w:sz w:val="20"/>
          <w:szCs w:val="24"/>
        </w:rPr>
        <w:t xml:space="preserve">Fogh, C. L. and K. G. Andersson (2000). "Modelling of skin exposure from distributed sources." </w:t>
      </w:r>
      <w:r w:rsidRPr="00D12A6F">
        <w:rPr>
          <w:rFonts w:cs="Times New Roman"/>
          <w:noProof/>
          <w:color w:val="000000"/>
          <w:sz w:val="20"/>
          <w:szCs w:val="24"/>
          <w:u w:val="single"/>
        </w:rPr>
        <w:t>Annals of Occupational Hygiene</w:t>
      </w:r>
      <w:r w:rsidRPr="00D12A6F">
        <w:rPr>
          <w:rFonts w:cs="Times New Roman"/>
          <w:noProof/>
          <w:color w:val="000000"/>
          <w:sz w:val="20"/>
          <w:szCs w:val="24"/>
        </w:rPr>
        <w:t xml:space="preserve"> </w:t>
      </w:r>
      <w:r w:rsidRPr="00D12A6F">
        <w:rPr>
          <w:rFonts w:cs="Times New Roman"/>
          <w:b/>
          <w:noProof/>
          <w:color w:val="000000"/>
          <w:sz w:val="20"/>
          <w:szCs w:val="24"/>
        </w:rPr>
        <w:t>44</w:t>
      </w:r>
      <w:r w:rsidRPr="00D12A6F">
        <w:rPr>
          <w:rFonts w:cs="Times New Roman"/>
          <w:noProof/>
          <w:color w:val="000000"/>
          <w:sz w:val="20"/>
          <w:szCs w:val="24"/>
        </w:rPr>
        <w:t>(7): 529-532.</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14"/>
    </w:p>
    <w:p w:rsidR="00D12A6F" w:rsidRPr="00D12A6F" w:rsidRDefault="00D12A6F" w:rsidP="00D12A6F">
      <w:pPr>
        <w:jc w:val="left"/>
        <w:rPr>
          <w:rFonts w:cs="Times New Roman" w:hint="eastAsia"/>
          <w:noProof/>
          <w:color w:val="000000"/>
          <w:sz w:val="20"/>
          <w:szCs w:val="24"/>
        </w:rPr>
      </w:pPr>
      <w:bookmarkStart w:id="615" w:name="_ENREF_11"/>
      <w:r w:rsidRPr="00D12A6F">
        <w:rPr>
          <w:rFonts w:cs="Times New Roman"/>
          <w:noProof/>
          <w:color w:val="000000"/>
          <w:sz w:val="20"/>
          <w:szCs w:val="24"/>
        </w:rPr>
        <w:t xml:space="preserve">Hu, X., Y. Zhang, et al. (2011). "Bioaccessibility and health risk of arsenic, mercury and other metals in urban street dusts from a mega-city, Nanjing, China." </w:t>
      </w:r>
      <w:r w:rsidRPr="00D12A6F">
        <w:rPr>
          <w:rFonts w:cs="Times New Roman"/>
          <w:noProof/>
          <w:color w:val="000000"/>
          <w:sz w:val="20"/>
          <w:szCs w:val="24"/>
          <w:u w:val="single"/>
        </w:rPr>
        <w:t>Environmental Pollution</w:t>
      </w:r>
      <w:r w:rsidRPr="00D12A6F">
        <w:rPr>
          <w:rFonts w:cs="Times New Roman"/>
          <w:noProof/>
          <w:color w:val="000000"/>
          <w:sz w:val="20"/>
          <w:szCs w:val="24"/>
        </w:rPr>
        <w:t xml:space="preserve"> </w:t>
      </w:r>
      <w:r w:rsidRPr="00D12A6F">
        <w:rPr>
          <w:rFonts w:cs="Times New Roman"/>
          <w:b/>
          <w:noProof/>
          <w:color w:val="000000"/>
          <w:sz w:val="20"/>
          <w:szCs w:val="24"/>
        </w:rPr>
        <w:t>159</w:t>
      </w:r>
      <w:r w:rsidRPr="00D12A6F">
        <w:rPr>
          <w:rFonts w:cs="Times New Roman"/>
          <w:noProof/>
          <w:color w:val="000000"/>
          <w:sz w:val="20"/>
          <w:szCs w:val="24"/>
        </w:rPr>
        <w:t>(5): 1215-1221.</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15"/>
    </w:p>
    <w:p w:rsidR="00D12A6F" w:rsidRPr="00D12A6F" w:rsidRDefault="00D12A6F" w:rsidP="00D12A6F">
      <w:pPr>
        <w:jc w:val="left"/>
        <w:rPr>
          <w:rFonts w:cs="Times New Roman" w:hint="eastAsia"/>
          <w:noProof/>
          <w:color w:val="000000"/>
          <w:sz w:val="20"/>
          <w:szCs w:val="24"/>
        </w:rPr>
      </w:pPr>
      <w:bookmarkStart w:id="616" w:name="_ENREF_12"/>
      <w:r w:rsidRPr="00D12A6F">
        <w:rPr>
          <w:rFonts w:cs="Times New Roman"/>
          <w:noProof/>
          <w:color w:val="000000"/>
          <w:sz w:val="20"/>
          <w:szCs w:val="24"/>
        </w:rPr>
        <w:t xml:space="preserve">Karl, T. and W. J. Koss (1984). </w:t>
      </w:r>
      <w:r w:rsidRPr="00D12A6F">
        <w:rPr>
          <w:rFonts w:cs="Times New Roman"/>
          <w:noProof/>
          <w:color w:val="000000"/>
          <w:sz w:val="20"/>
          <w:szCs w:val="24"/>
          <w:u w:val="single"/>
        </w:rPr>
        <w:t>Regional and National Monthly, Seasonal, and Annual Temperature Weighted by Area, 1895-1983</w:t>
      </w:r>
      <w:r w:rsidRPr="00D12A6F">
        <w:rPr>
          <w:rFonts w:cs="Times New Roman"/>
          <w:noProof/>
          <w:color w:val="000000"/>
          <w:sz w:val="20"/>
          <w:szCs w:val="24"/>
        </w:rPr>
        <w:t>, National Climatic Data Center.</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16"/>
    </w:p>
    <w:p w:rsidR="00D12A6F" w:rsidRPr="00D12A6F" w:rsidRDefault="00D12A6F" w:rsidP="00D12A6F">
      <w:pPr>
        <w:jc w:val="left"/>
        <w:rPr>
          <w:rFonts w:cs="Times New Roman" w:hint="eastAsia"/>
          <w:noProof/>
          <w:color w:val="000000"/>
          <w:sz w:val="20"/>
          <w:szCs w:val="24"/>
        </w:rPr>
      </w:pPr>
      <w:bookmarkStart w:id="617" w:name="_ENREF_13"/>
      <w:r w:rsidRPr="00D12A6F">
        <w:rPr>
          <w:rFonts w:cs="Times New Roman"/>
          <w:noProof/>
          <w:color w:val="000000"/>
          <w:sz w:val="20"/>
          <w:szCs w:val="24"/>
        </w:rPr>
        <w:t xml:space="preserve">Lamb, C. E., P. H. Ratner, et al. (2006). "Economic impact of workplace productivity losses due to </w:t>
      </w:r>
      <w:r w:rsidRPr="00D12A6F">
        <w:rPr>
          <w:rFonts w:cs="Times New Roman"/>
          <w:noProof/>
          <w:color w:val="000000"/>
          <w:sz w:val="20"/>
          <w:szCs w:val="24"/>
        </w:rPr>
        <w:lastRenderedPageBreak/>
        <w:t xml:space="preserve">allergic rhinitis compared with select medical conditions in the United States from an employer perspective." </w:t>
      </w:r>
      <w:r w:rsidRPr="00D12A6F">
        <w:rPr>
          <w:rFonts w:cs="Times New Roman"/>
          <w:noProof/>
          <w:color w:val="000000"/>
          <w:sz w:val="20"/>
          <w:szCs w:val="24"/>
          <w:u w:val="single"/>
        </w:rPr>
        <w:t>Current Medical Research and Opinion®</w:t>
      </w:r>
      <w:r w:rsidRPr="00D12A6F">
        <w:rPr>
          <w:rFonts w:cs="Times New Roman"/>
          <w:noProof/>
          <w:color w:val="000000"/>
          <w:sz w:val="20"/>
          <w:szCs w:val="24"/>
        </w:rPr>
        <w:t xml:space="preserve"> </w:t>
      </w:r>
      <w:r w:rsidRPr="00D12A6F">
        <w:rPr>
          <w:rFonts w:cs="Times New Roman"/>
          <w:b/>
          <w:noProof/>
          <w:color w:val="000000"/>
          <w:sz w:val="20"/>
          <w:szCs w:val="24"/>
        </w:rPr>
        <w:t>22</w:t>
      </w:r>
      <w:r w:rsidRPr="00D12A6F">
        <w:rPr>
          <w:rFonts w:cs="Times New Roman"/>
          <w:noProof/>
          <w:color w:val="000000"/>
          <w:sz w:val="20"/>
          <w:szCs w:val="24"/>
        </w:rPr>
        <w:t>(6): 1203-1210.</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17"/>
    </w:p>
    <w:p w:rsidR="00D12A6F" w:rsidRPr="00D12A6F" w:rsidRDefault="00D12A6F" w:rsidP="00D12A6F">
      <w:pPr>
        <w:jc w:val="left"/>
        <w:rPr>
          <w:rFonts w:cs="Times New Roman" w:hint="eastAsia"/>
          <w:noProof/>
          <w:color w:val="000000"/>
          <w:sz w:val="20"/>
          <w:szCs w:val="24"/>
        </w:rPr>
      </w:pPr>
      <w:bookmarkStart w:id="618" w:name="_ENREF_14"/>
      <w:r w:rsidRPr="00D12A6F">
        <w:rPr>
          <w:rFonts w:cs="Times New Roman"/>
          <w:noProof/>
          <w:color w:val="000000"/>
          <w:sz w:val="20"/>
          <w:szCs w:val="24"/>
        </w:rPr>
        <w:t xml:space="preserve">Passalacqua, G. and S. R. Durham (2007). "Allergic rhinitis and its impact on asthma update: allergen immunotherapy." </w:t>
      </w:r>
      <w:r w:rsidRPr="00D12A6F">
        <w:rPr>
          <w:rFonts w:cs="Times New Roman"/>
          <w:noProof/>
          <w:color w:val="000000"/>
          <w:sz w:val="20"/>
          <w:szCs w:val="24"/>
          <w:u w:val="single"/>
        </w:rPr>
        <w:t>Journal of allergy and clinical immunology</w:t>
      </w:r>
      <w:r w:rsidRPr="00D12A6F">
        <w:rPr>
          <w:rFonts w:cs="Times New Roman"/>
          <w:noProof/>
          <w:color w:val="000000"/>
          <w:sz w:val="20"/>
          <w:szCs w:val="24"/>
        </w:rPr>
        <w:t xml:space="preserve"> </w:t>
      </w:r>
      <w:r w:rsidRPr="00D12A6F">
        <w:rPr>
          <w:rFonts w:cs="Times New Roman"/>
          <w:b/>
          <w:noProof/>
          <w:color w:val="000000"/>
          <w:sz w:val="20"/>
          <w:szCs w:val="24"/>
        </w:rPr>
        <w:t>119</w:t>
      </w:r>
      <w:r w:rsidRPr="00D12A6F">
        <w:rPr>
          <w:rFonts w:cs="Times New Roman"/>
          <w:noProof/>
          <w:color w:val="000000"/>
          <w:sz w:val="20"/>
          <w:szCs w:val="24"/>
        </w:rPr>
        <w:t>(4): 881-891.</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18"/>
    </w:p>
    <w:p w:rsidR="00D12A6F" w:rsidRPr="00D12A6F" w:rsidRDefault="00D12A6F" w:rsidP="00D12A6F">
      <w:pPr>
        <w:jc w:val="left"/>
        <w:rPr>
          <w:rFonts w:cs="Times New Roman" w:hint="eastAsia"/>
          <w:noProof/>
          <w:color w:val="000000"/>
          <w:sz w:val="20"/>
          <w:szCs w:val="24"/>
        </w:rPr>
      </w:pPr>
      <w:bookmarkStart w:id="619" w:name="_ENREF_15"/>
      <w:r w:rsidRPr="00D12A6F">
        <w:rPr>
          <w:rFonts w:cs="Times New Roman"/>
          <w:noProof/>
          <w:color w:val="000000"/>
          <w:sz w:val="20"/>
          <w:szCs w:val="24"/>
        </w:rPr>
        <w:t xml:space="preserve">Shea, K. M., R. T. Truckner, et al. (2008). "Climate change and allergic disease." </w:t>
      </w:r>
      <w:r w:rsidRPr="00D12A6F">
        <w:rPr>
          <w:rFonts w:cs="Times New Roman"/>
          <w:noProof/>
          <w:color w:val="000000"/>
          <w:sz w:val="20"/>
          <w:szCs w:val="24"/>
          <w:u w:val="single"/>
        </w:rPr>
        <w:t>Journal of allergy and clinical immunology</w:t>
      </w:r>
      <w:r w:rsidRPr="00D12A6F">
        <w:rPr>
          <w:rFonts w:cs="Times New Roman"/>
          <w:noProof/>
          <w:color w:val="000000"/>
          <w:sz w:val="20"/>
          <w:szCs w:val="24"/>
        </w:rPr>
        <w:t xml:space="preserve"> </w:t>
      </w:r>
      <w:r w:rsidRPr="00D12A6F">
        <w:rPr>
          <w:rFonts w:cs="Times New Roman"/>
          <w:b/>
          <w:noProof/>
          <w:color w:val="000000"/>
          <w:sz w:val="20"/>
          <w:szCs w:val="24"/>
        </w:rPr>
        <w:t>122</w:t>
      </w:r>
      <w:r w:rsidRPr="00D12A6F">
        <w:rPr>
          <w:rFonts w:cs="Times New Roman"/>
          <w:noProof/>
          <w:color w:val="000000"/>
          <w:sz w:val="20"/>
          <w:szCs w:val="24"/>
        </w:rPr>
        <w:t>(3): 443-453.</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19"/>
    </w:p>
    <w:p w:rsidR="00D12A6F" w:rsidRPr="00D12A6F" w:rsidRDefault="00D12A6F" w:rsidP="00D12A6F">
      <w:pPr>
        <w:jc w:val="left"/>
        <w:rPr>
          <w:rFonts w:cs="Times New Roman" w:hint="eastAsia"/>
          <w:noProof/>
          <w:color w:val="000000"/>
          <w:sz w:val="20"/>
          <w:szCs w:val="24"/>
        </w:rPr>
      </w:pPr>
      <w:bookmarkStart w:id="620" w:name="_ENREF_16"/>
      <w:r w:rsidRPr="00D12A6F">
        <w:rPr>
          <w:rFonts w:cs="Times New Roman"/>
          <w:noProof/>
          <w:color w:val="000000"/>
          <w:sz w:val="20"/>
          <w:szCs w:val="24"/>
        </w:rPr>
        <w:t xml:space="preserve">Singh, K., S. Axelrod, et al. (2010). "The epidemiology of ocular and nasal allergy in the United States, 1988-1994." </w:t>
      </w:r>
      <w:r w:rsidRPr="00D12A6F">
        <w:rPr>
          <w:rFonts w:cs="Times New Roman"/>
          <w:noProof/>
          <w:color w:val="000000"/>
          <w:sz w:val="20"/>
          <w:szCs w:val="24"/>
          <w:u w:val="single"/>
        </w:rPr>
        <w:t>Journal of Allergy and Clinical Immunology</w:t>
      </w:r>
      <w:r w:rsidRPr="00D12A6F">
        <w:rPr>
          <w:rFonts w:cs="Times New Roman"/>
          <w:noProof/>
          <w:color w:val="000000"/>
          <w:sz w:val="20"/>
          <w:szCs w:val="24"/>
        </w:rPr>
        <w:t xml:space="preserve"> </w:t>
      </w:r>
      <w:r w:rsidRPr="00D12A6F">
        <w:rPr>
          <w:rFonts w:cs="Times New Roman"/>
          <w:b/>
          <w:noProof/>
          <w:color w:val="000000"/>
          <w:sz w:val="20"/>
          <w:szCs w:val="24"/>
        </w:rPr>
        <w:t>126</w:t>
      </w:r>
      <w:r w:rsidRPr="00D12A6F">
        <w:rPr>
          <w:rFonts w:cs="Times New Roman"/>
          <w:noProof/>
          <w:color w:val="000000"/>
          <w:sz w:val="20"/>
          <w:szCs w:val="24"/>
        </w:rPr>
        <w:t>(4): 778-783.e776.</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t>Background Allergies give rise to the fifth-leading group of chronic diseases. However, the specific prevalence of ocular allergy is poorly described. Objective We sought to provide a more accurate representation of the epidemiology of ocular allergy in the United States. Methods The National Health And Nutrition Examination Survey III performed in the United States from 1988-1994 was the source for the data collected. Items from the questionnaire regarding ocular and nasal allergy symptoms in relation to skin prick testing were stratified by age, race, region, and sex. Results The sample size is 20,010: 1,285 (6.4%) reported ocular symptoms, 3,294 (16.5%) reported nasal symptoms, 5,944 (29.7%) reported both ocular and nasal symptoms, and 9.487 (47.4%) were asymptomatic. Forty percent of the population reported at least 1 occurrence of ocular symptoms in the past 12 months. Those 50 years and older have a higher frequency of isolated ocular symptoms (P &amp;lt; .001). There is an increase in the frequency of symptoms in those younger than 50 years in the populations of subjects with ocular and nasal symptoms combined and isolated nasal symptoms (P &amp;lt; .001). Ocular symptoms are more frequent than nasal symptoms in relation to animals (P &amp;lt; .001), household dust (P &amp;lt; .001), and pollen (P &amp;lt; .001). Conclusion This analysis provides the first representation of the epidemiology of ocular allergy in the United States. Up to 40% of the population, the highest reported to date, have experienced ocular symptoms at least once in their lifetime, with a peak of symptoms in the months of June and July.</w:t>
      </w:r>
    </w:p>
    <w:bookmarkEnd w:id="620"/>
    <w:p w:rsidR="00D12A6F" w:rsidRPr="00D12A6F" w:rsidRDefault="00D12A6F" w:rsidP="00D12A6F">
      <w:pPr>
        <w:jc w:val="left"/>
        <w:rPr>
          <w:rFonts w:cs="Times New Roman" w:hint="eastAsia"/>
          <w:noProof/>
          <w:color w:val="000000"/>
          <w:sz w:val="20"/>
          <w:szCs w:val="24"/>
        </w:rPr>
      </w:pPr>
    </w:p>
    <w:p w:rsidR="00D12A6F" w:rsidRPr="00D12A6F" w:rsidRDefault="00D12A6F" w:rsidP="00D12A6F">
      <w:pPr>
        <w:jc w:val="left"/>
        <w:rPr>
          <w:rFonts w:cs="Times New Roman" w:hint="eastAsia"/>
          <w:noProof/>
          <w:color w:val="000000"/>
          <w:sz w:val="20"/>
          <w:szCs w:val="24"/>
        </w:rPr>
      </w:pPr>
      <w:bookmarkStart w:id="621" w:name="_ENREF_17"/>
      <w:r w:rsidRPr="00D12A6F">
        <w:rPr>
          <w:rFonts w:cs="Times New Roman"/>
          <w:noProof/>
          <w:color w:val="000000"/>
          <w:sz w:val="20"/>
          <w:szCs w:val="24"/>
        </w:rPr>
        <w:t xml:space="preserve">Sofiev, M., J. Belmonte, et al. (2013). Airborne Pollen Transport. </w:t>
      </w:r>
      <w:r w:rsidRPr="00D12A6F">
        <w:rPr>
          <w:rFonts w:cs="Times New Roman"/>
          <w:noProof/>
          <w:color w:val="000000"/>
          <w:sz w:val="20"/>
          <w:szCs w:val="24"/>
          <w:u w:val="single"/>
        </w:rPr>
        <w:t>Allergenic Pollen</w:t>
      </w:r>
      <w:r w:rsidRPr="00D12A6F">
        <w:rPr>
          <w:rFonts w:cs="Times New Roman"/>
          <w:noProof/>
          <w:color w:val="000000"/>
          <w:sz w:val="20"/>
          <w:szCs w:val="24"/>
        </w:rPr>
        <w:t>, Springer</w:t>
      </w:r>
      <w:r w:rsidRPr="00D12A6F">
        <w:rPr>
          <w:rFonts w:cs="Times New Roman"/>
          <w:b/>
          <w:noProof/>
          <w:color w:val="000000"/>
          <w:sz w:val="20"/>
          <w:szCs w:val="24"/>
        </w:rPr>
        <w:t xml:space="preserve">: </w:t>
      </w:r>
      <w:r w:rsidRPr="00D12A6F">
        <w:rPr>
          <w:rFonts w:cs="Times New Roman"/>
          <w:noProof/>
          <w:color w:val="000000"/>
          <w:sz w:val="20"/>
          <w:szCs w:val="24"/>
        </w:rPr>
        <w:t>127-159.</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21"/>
    </w:p>
    <w:p w:rsidR="00D12A6F" w:rsidRPr="00D12A6F" w:rsidRDefault="00D12A6F" w:rsidP="00D12A6F">
      <w:pPr>
        <w:jc w:val="left"/>
        <w:rPr>
          <w:rFonts w:cs="Times New Roman" w:hint="eastAsia"/>
          <w:noProof/>
          <w:color w:val="000000"/>
          <w:sz w:val="20"/>
          <w:szCs w:val="24"/>
        </w:rPr>
      </w:pPr>
      <w:bookmarkStart w:id="622" w:name="_ENREF_18"/>
      <w:r w:rsidRPr="00D12A6F">
        <w:rPr>
          <w:rFonts w:cs="Times New Roman"/>
          <w:noProof/>
          <w:color w:val="000000"/>
          <w:sz w:val="20"/>
          <w:szCs w:val="24"/>
        </w:rPr>
        <w:t>U.S, C. B. (2010). "Profile of General Population and Housing Characteristics: 2010  more information</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2010 Census File."</w:t>
      </w:r>
    </w:p>
    <w:p w:rsidR="00D12A6F" w:rsidRPr="00D12A6F" w:rsidRDefault="00D12A6F" w:rsidP="00D12A6F">
      <w:pPr>
        <w:ind w:left="720" w:hanging="720"/>
        <w:jc w:val="left"/>
        <w:rPr>
          <w:rFonts w:cs="Times New Roman" w:hint="eastAsia"/>
          <w:noProof/>
          <w:color w:val="000000"/>
          <w:sz w:val="20"/>
          <w:szCs w:val="24"/>
        </w:rPr>
      </w:pPr>
      <w:r w:rsidRPr="00D12A6F">
        <w:rPr>
          <w:rFonts w:cs="Times New Roman"/>
          <w:noProof/>
          <w:color w:val="000000"/>
          <w:sz w:val="20"/>
          <w:szCs w:val="24"/>
        </w:rPr>
        <w:tab/>
      </w:r>
      <w:bookmarkEnd w:id="622"/>
    </w:p>
    <w:p w:rsidR="00D12A6F" w:rsidRDefault="00D12A6F" w:rsidP="00D12A6F">
      <w:pPr>
        <w:jc w:val="left"/>
        <w:rPr>
          <w:rFonts w:cs="Times New Roman" w:hint="eastAsia"/>
          <w:noProof/>
          <w:color w:val="000000"/>
          <w:sz w:val="20"/>
          <w:szCs w:val="24"/>
        </w:rPr>
      </w:pPr>
    </w:p>
    <w:p w:rsidR="00823408" w:rsidRDefault="00592BD6" w:rsidP="008317E1">
      <w:pPr>
        <w:rPr>
          <w:rFonts w:ascii="Times New Roman" w:hAnsi="Times New Roman" w:cs="Times New Roman"/>
          <w:color w:val="000000"/>
          <w:sz w:val="24"/>
          <w:szCs w:val="24"/>
        </w:rPr>
      </w:pPr>
      <w:r>
        <w:rPr>
          <w:rFonts w:ascii="Times New Roman" w:hAnsi="Times New Roman" w:cs="Times New Roman"/>
          <w:color w:val="000000"/>
          <w:sz w:val="24"/>
          <w:szCs w:val="24"/>
        </w:rPr>
        <w:fldChar w:fldCharType="end"/>
      </w:r>
    </w:p>
    <w:sectPr w:rsidR="00823408" w:rsidSect="004E3577">
      <w:pgSz w:w="11906" w:h="16838" w:code="9"/>
      <w:pgMar w:top="1440" w:right="2160" w:bottom="1440" w:left="1440" w:header="720" w:footer="720"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Yong" w:date="2013-12-15T18:15:00Z" w:initials="Y">
    <w:p w:rsidR="008F3FF2" w:rsidRDefault="008F3FF2">
      <w:pPr>
        <w:pStyle w:val="CommentText"/>
        <w:rPr>
          <w:rFonts w:hint="eastAsia"/>
        </w:rPr>
      </w:pPr>
      <w:r>
        <w:rPr>
          <w:rStyle w:val="CommentReference"/>
        </w:rPr>
        <w:annotationRef/>
      </w:r>
      <w:r>
        <w:t>Abstract needs to be rewritten. It should include: background (one or two sentences), methods, results and conclusions. We will discuss this</w:t>
      </w:r>
    </w:p>
  </w:comment>
  <w:comment w:id="91" w:author="Yong" w:date="2013-12-15T18:15:00Z" w:initials="Y">
    <w:p w:rsidR="008F3FF2" w:rsidRDefault="008F3FF2">
      <w:pPr>
        <w:pStyle w:val="CommentText"/>
        <w:rPr>
          <w:rFonts w:hint="eastAsia"/>
        </w:rPr>
      </w:pPr>
      <w:r>
        <w:rPr>
          <w:rStyle w:val="CommentReference"/>
        </w:rPr>
        <w:annotationRef/>
      </w:r>
      <w:r>
        <w:t>Check the reference, make sure they have similar sentences you cited</w:t>
      </w:r>
    </w:p>
  </w:comment>
  <w:comment w:id="101" w:author="LindaEve" w:date="2013-12-16T11:17:00Z" w:initials="LE">
    <w:p w:rsidR="00747858" w:rsidRDefault="00747858">
      <w:pPr>
        <w:pStyle w:val="CommentText"/>
      </w:pPr>
      <w:r>
        <w:rPr>
          <w:rStyle w:val="CommentReference"/>
        </w:rPr>
        <w:annotationRef/>
      </w:r>
      <w:r>
        <w:t xml:space="preserve">What does </w:t>
      </w:r>
      <w:proofErr w:type="spellStart"/>
      <w:r>
        <w:t>IgE</w:t>
      </w:r>
      <w:proofErr w:type="spellEnd"/>
      <w:r>
        <w:t xml:space="preserve"> stand for? Should spell out on first use.</w:t>
      </w:r>
    </w:p>
  </w:comment>
  <w:comment w:id="104" w:author="Yong" w:date="2013-12-15T18:15:00Z" w:initials="Y">
    <w:p w:rsidR="008F3FF2" w:rsidRDefault="008F3FF2">
      <w:pPr>
        <w:pStyle w:val="CommentText"/>
        <w:rPr>
          <w:rFonts w:hint="eastAsia"/>
        </w:rPr>
      </w:pPr>
      <w:r>
        <w:rPr>
          <w:rStyle w:val="CommentReference"/>
        </w:rPr>
        <w:annotationRef/>
      </w:r>
      <w:proofErr w:type="gramStart"/>
      <w:r>
        <w:t>linking</w:t>
      </w:r>
      <w:proofErr w:type="gramEnd"/>
      <w:r>
        <w:t>?</w:t>
      </w:r>
    </w:p>
  </w:comment>
  <w:comment w:id="103" w:author="LindaEve" w:date="2013-12-16T11:16:00Z" w:initials="LE">
    <w:p w:rsidR="00747858" w:rsidRDefault="00747858">
      <w:pPr>
        <w:pStyle w:val="CommentText"/>
      </w:pPr>
      <w:r>
        <w:rPr>
          <w:rStyle w:val="CommentReference"/>
        </w:rPr>
        <w:annotationRef/>
      </w:r>
      <w:r>
        <w:t>Lining is correct</w:t>
      </w:r>
    </w:p>
  </w:comment>
  <w:comment w:id="110" w:author="Yong" w:date="2013-12-15T18:15:00Z" w:initials="Y">
    <w:p w:rsidR="008F3FF2" w:rsidRDefault="008F3FF2">
      <w:pPr>
        <w:pStyle w:val="CommentText"/>
        <w:rPr>
          <w:rFonts w:hint="eastAsia"/>
        </w:rPr>
      </w:pPr>
      <w:r>
        <w:rPr>
          <w:rStyle w:val="CommentReference"/>
        </w:rPr>
        <w:annotationRef/>
      </w:r>
      <w:r>
        <w:t>What unit is this?</w:t>
      </w:r>
    </w:p>
  </w:comment>
  <w:comment w:id="136" w:author="Yong" w:date="2013-12-15T18:15:00Z" w:initials="Y">
    <w:p w:rsidR="008F3FF2" w:rsidRDefault="008F3FF2">
      <w:pPr>
        <w:pStyle w:val="CommentText"/>
        <w:rPr>
          <w:rFonts w:hint="eastAsia"/>
        </w:rPr>
      </w:pPr>
      <w:r>
        <w:rPr>
          <w:rStyle w:val="CommentReference"/>
        </w:rPr>
        <w:annotationRef/>
      </w:r>
      <w:r>
        <w:t>??</w:t>
      </w:r>
    </w:p>
  </w:comment>
  <w:comment w:id="147" w:author="LindaEve" w:date="2013-12-16T11:26:00Z" w:initials="LE">
    <w:p w:rsidR="00527DFA" w:rsidRDefault="00527DFA">
      <w:pPr>
        <w:pStyle w:val="CommentText"/>
      </w:pPr>
      <w:r>
        <w:rPr>
          <w:rStyle w:val="CommentReference"/>
        </w:rPr>
        <w:annotationRef/>
      </w:r>
      <w:r>
        <w:t>???</w:t>
      </w:r>
    </w:p>
  </w:comment>
  <w:comment w:id="144" w:author="Yong" w:date="2013-12-15T18:15:00Z" w:initials="Y">
    <w:p w:rsidR="008F3FF2" w:rsidRDefault="008F3FF2">
      <w:pPr>
        <w:pStyle w:val="CommentText"/>
        <w:rPr>
          <w:rFonts w:hint="eastAsia"/>
        </w:rPr>
      </w:pPr>
      <w:r>
        <w:rPr>
          <w:rStyle w:val="CommentReference"/>
        </w:rPr>
        <w:annotationRef/>
      </w:r>
      <w:r>
        <w:t xml:space="preserve">You can’t use the original sentence from the book. At least, you must rephrase the sentences if you want to use </w:t>
      </w:r>
    </w:p>
  </w:comment>
  <w:comment w:id="164" w:author="Yong" w:date="2013-12-15T18:15:00Z" w:initials="Y">
    <w:p w:rsidR="008F3FF2" w:rsidRDefault="008F3FF2">
      <w:pPr>
        <w:pStyle w:val="CommentText"/>
        <w:rPr>
          <w:rFonts w:hint="eastAsia"/>
        </w:rPr>
      </w:pPr>
      <w:r>
        <w:rPr>
          <w:rStyle w:val="CommentReference"/>
        </w:rPr>
        <w:annotationRef/>
      </w:r>
      <w:r>
        <w:t>Make sure the data you cited are correct and gave the citations.</w:t>
      </w:r>
    </w:p>
  </w:comment>
  <w:comment w:id="161" w:author="Yong" w:date="2013-12-15T18:15:00Z" w:initials="Y">
    <w:p w:rsidR="008F3FF2" w:rsidRDefault="008F3FF2">
      <w:pPr>
        <w:pStyle w:val="CommentText"/>
        <w:rPr>
          <w:rFonts w:hint="eastAsia"/>
        </w:rPr>
      </w:pPr>
      <w:r>
        <w:rPr>
          <w:rStyle w:val="CommentReference"/>
        </w:rPr>
        <w:annotationRef/>
      </w:r>
      <w:r>
        <w:t xml:space="preserve"> These need to go to the Chapter 4 “Results and Discussion”</w:t>
      </w:r>
    </w:p>
  </w:comment>
  <w:comment w:id="195" w:author="LindaEve" w:date="2013-12-16T11:33:00Z" w:initials="LE">
    <w:p w:rsidR="00527DFA" w:rsidRDefault="00527DFA">
      <w:pPr>
        <w:pStyle w:val="CommentText"/>
      </w:pPr>
      <w:r>
        <w:rPr>
          <w:rStyle w:val="CommentReference"/>
        </w:rPr>
        <w:annotationRef/>
      </w:r>
      <w:r>
        <w:t>Please re-word this – not clear at all.</w:t>
      </w:r>
    </w:p>
  </w:comment>
  <w:comment w:id="207" w:author="LindaEve" w:date="2013-12-16T11:34:00Z" w:initials="LE">
    <w:p w:rsidR="00FC15F6" w:rsidRDefault="00FC15F6">
      <w:pPr>
        <w:pStyle w:val="CommentText"/>
      </w:pPr>
      <w:r>
        <w:rPr>
          <w:rStyle w:val="CommentReference"/>
        </w:rPr>
        <w:annotationRef/>
      </w:r>
      <w:r>
        <w:t>US Census Bureau 2010</w:t>
      </w:r>
    </w:p>
  </w:comment>
  <w:comment w:id="232" w:author="LindaEve" w:date="2013-12-16T11:44:00Z" w:initials="LE">
    <w:p w:rsidR="00C161E2" w:rsidRDefault="00C161E2">
      <w:pPr>
        <w:pStyle w:val="CommentText"/>
      </w:pPr>
      <w:r>
        <w:rPr>
          <w:rStyle w:val="CommentReference"/>
        </w:rPr>
        <w:annotationRef/>
      </w:r>
      <w:r>
        <w:t>You need to fix your endnote entries so the citations appear correctly. I will show you how to do this.</w:t>
      </w:r>
    </w:p>
  </w:comment>
  <w:comment w:id="244" w:author="Yong" w:date="2013-12-15T18:15:00Z" w:initials="Y">
    <w:p w:rsidR="008F3FF2" w:rsidRDefault="008F3FF2">
      <w:pPr>
        <w:pStyle w:val="CommentText"/>
        <w:rPr>
          <w:rFonts w:hint="eastAsia"/>
        </w:rPr>
      </w:pPr>
      <w:r>
        <w:rPr>
          <w:rStyle w:val="CommentReference"/>
        </w:rPr>
        <w:annotationRef/>
      </w:r>
      <w:r>
        <w:t>Not clear</w:t>
      </w:r>
    </w:p>
  </w:comment>
  <w:comment w:id="246" w:author="Yong" w:date="2013-12-15T18:15:00Z" w:initials="Y">
    <w:p w:rsidR="008F3FF2" w:rsidRDefault="008F3FF2">
      <w:pPr>
        <w:pStyle w:val="CommentText"/>
        <w:rPr>
          <w:rFonts w:hint="eastAsia"/>
        </w:rPr>
      </w:pPr>
      <w:r>
        <w:rPr>
          <w:rStyle w:val="CommentReference"/>
        </w:rPr>
        <w:annotationRef/>
      </w:r>
      <w:r>
        <w:t>This is confusing. Did you use SAME or DIFFERENT activity data (e.g. inhalation rate distribution) for different climate regions?</w:t>
      </w:r>
    </w:p>
  </w:comment>
  <w:comment w:id="252" w:author="Yong" w:date="2013-12-15T18:15:00Z" w:initials="Y">
    <w:p w:rsidR="008F3FF2" w:rsidRDefault="008F3FF2">
      <w:pPr>
        <w:pStyle w:val="CommentText"/>
        <w:rPr>
          <w:rFonts w:hint="eastAsia"/>
        </w:rPr>
      </w:pPr>
      <w:r>
        <w:rPr>
          <w:rStyle w:val="CommentReference"/>
        </w:rPr>
        <w:annotationRef/>
      </w:r>
      <w:r>
        <w:t>??</w:t>
      </w:r>
    </w:p>
  </w:comment>
  <w:comment w:id="262" w:author="Yong" w:date="2013-12-15T18:15:00Z" w:initials="Y">
    <w:p w:rsidR="008F3FF2" w:rsidRDefault="008F3FF2">
      <w:pPr>
        <w:pStyle w:val="CommentText"/>
        <w:rPr>
          <w:rFonts w:hint="eastAsia"/>
        </w:rPr>
      </w:pPr>
      <w:r>
        <w:rPr>
          <w:rStyle w:val="CommentReference"/>
        </w:rPr>
        <w:annotationRef/>
      </w:r>
      <w:r>
        <w:t>Units need to be compatible within the equation. You can use actual units in your calculation.</w:t>
      </w:r>
    </w:p>
  </w:comment>
  <w:comment w:id="283" w:author="Yong" w:date="2013-12-15T18:15:00Z" w:initials="Y">
    <w:p w:rsidR="008F3FF2" w:rsidRDefault="008F3FF2">
      <w:pPr>
        <w:pStyle w:val="CommentText"/>
        <w:rPr>
          <w:rFonts w:hint="eastAsia"/>
        </w:rPr>
      </w:pPr>
      <w:r>
        <w:rPr>
          <w:rStyle w:val="CommentReference"/>
        </w:rPr>
        <w:annotationRef/>
      </w:r>
      <w:r>
        <w:t>Use different subscript to differentiate Indoor and Outdoor exposures.</w:t>
      </w:r>
    </w:p>
  </w:comment>
  <w:comment w:id="288" w:author="Yong" w:date="2013-12-15T18:15:00Z" w:initials="Y">
    <w:p w:rsidR="008F3FF2" w:rsidRDefault="008F3FF2">
      <w:pPr>
        <w:pStyle w:val="CommentText"/>
        <w:rPr>
          <w:rFonts w:hint="eastAsia"/>
        </w:rPr>
      </w:pPr>
      <w:r>
        <w:rPr>
          <w:rStyle w:val="CommentReference"/>
        </w:rPr>
        <w:annotationRef/>
      </w:r>
      <w:r>
        <w:t xml:space="preserve">You actually don’t have ingestion exposures in the method. If you want to add it, separate the dermal and ingestion exposures into two different subsections. </w:t>
      </w:r>
    </w:p>
  </w:comment>
  <w:comment w:id="294" w:author="Yong" w:date="2013-12-15T18:15:00Z" w:initials="Y">
    <w:p w:rsidR="008F3FF2" w:rsidRDefault="008F3FF2">
      <w:pPr>
        <w:pStyle w:val="CommentText"/>
        <w:rPr>
          <w:rFonts w:hint="eastAsia"/>
        </w:rPr>
      </w:pPr>
      <w:r>
        <w:rPr>
          <w:rStyle w:val="CommentReference"/>
        </w:rPr>
        <w:annotationRef/>
      </w:r>
      <w:r>
        <w:t xml:space="preserve">I used this to describe pollen deposition in forest canopy. Not sure whether it is suitable to include </w:t>
      </w:r>
      <w:proofErr w:type="spellStart"/>
      <w:r>
        <w:t>rc</w:t>
      </w:r>
      <w:proofErr w:type="spellEnd"/>
      <w:r>
        <w:t xml:space="preserve"> for deposition on human skin</w:t>
      </w:r>
    </w:p>
  </w:comment>
  <w:comment w:id="305" w:author="Yong" w:date="2013-12-15T18:15:00Z" w:initials="Y">
    <w:p w:rsidR="008F3FF2" w:rsidRDefault="008F3FF2">
      <w:pPr>
        <w:pStyle w:val="CommentText"/>
        <w:rPr>
          <w:rFonts w:hint="eastAsia"/>
        </w:rPr>
      </w:pPr>
      <w:r>
        <w:rPr>
          <w:rStyle w:val="CommentReference"/>
        </w:rPr>
        <w:annotationRef/>
      </w:r>
      <w:r>
        <w:t xml:space="preserve"> Equation 3.14 should be for indoor exposure, and 3.13 for outdoor exposure.</w:t>
      </w:r>
    </w:p>
  </w:comment>
  <w:comment w:id="311" w:author="Yong" w:date="2013-12-15T18:15:00Z" w:initials="Y">
    <w:p w:rsidR="008F3FF2" w:rsidRDefault="008F3FF2">
      <w:pPr>
        <w:pStyle w:val="CommentText"/>
        <w:rPr>
          <w:rFonts w:hint="eastAsia"/>
        </w:rPr>
      </w:pPr>
      <w:r>
        <w:rPr>
          <w:rStyle w:val="CommentReference"/>
        </w:rPr>
        <w:annotationRef/>
      </w:r>
      <w:r>
        <w:t>These are not clear.</w:t>
      </w:r>
    </w:p>
  </w:comment>
  <w:comment w:id="316" w:author="Yong" w:date="2013-12-15T18:15:00Z" w:initials="Y">
    <w:p w:rsidR="008F3FF2" w:rsidRDefault="008F3FF2">
      <w:pPr>
        <w:pStyle w:val="CommentText"/>
        <w:rPr>
          <w:rFonts w:hint="eastAsia"/>
        </w:rPr>
      </w:pPr>
      <w:r>
        <w:rPr>
          <w:rStyle w:val="CommentReference"/>
        </w:rPr>
        <w:annotationRef/>
      </w:r>
      <w:r>
        <w:t xml:space="preserve"> Citation is absent</w:t>
      </w:r>
    </w:p>
  </w:comment>
  <w:comment w:id="318" w:author="Yong" w:date="2013-12-15T18:15:00Z" w:initials="Y">
    <w:p w:rsidR="008F3FF2" w:rsidRDefault="008F3FF2">
      <w:pPr>
        <w:pStyle w:val="CommentText"/>
        <w:rPr>
          <w:rFonts w:hint="eastAsia"/>
        </w:rPr>
      </w:pPr>
      <w:r>
        <w:rPr>
          <w:rStyle w:val="CommentReference"/>
        </w:rPr>
        <w:annotationRef/>
      </w:r>
      <w:r>
        <w:t xml:space="preserve">Citation of </w:t>
      </w:r>
      <w:proofErr w:type="spellStart"/>
      <w:r>
        <w:t>repherase</w:t>
      </w:r>
      <w:proofErr w:type="spellEnd"/>
    </w:p>
  </w:comment>
  <w:comment w:id="333" w:author="Yong" w:date="2013-12-15T18:15:00Z" w:initials="Y">
    <w:p w:rsidR="008F3FF2" w:rsidRDefault="008F3FF2">
      <w:pPr>
        <w:pStyle w:val="CommentText"/>
        <w:rPr>
          <w:rFonts w:hint="eastAsia"/>
        </w:rPr>
      </w:pPr>
      <w:r>
        <w:rPr>
          <w:rStyle w:val="CommentReference"/>
        </w:rPr>
        <w:annotationRef/>
      </w:r>
      <w:r>
        <w:t xml:space="preserve">This needs to be discussed, not sure how did you exactly to define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r>
          <m:rPr>
            <m:sty m:val="p"/>
          </m:rPr>
          <w:rPr>
            <w:rFonts w:hAnsi="Times New Roman" w:cs="Times New Roman"/>
            <w:color w:val="000000"/>
            <w:sz w:val="24"/>
            <w:szCs w:val="24"/>
            <w:shd w:val="clear" w:color="auto" w:fill="FFFFFF"/>
          </w:rPr>
          <m:t xml:space="preserve"> and mean STD.</m:t>
        </m:r>
      </m:oMath>
    </w:p>
  </w:comment>
  <w:comment w:id="370" w:author="Yong" w:date="2013-12-15T18:15:00Z" w:initials="Y">
    <w:p w:rsidR="008F3FF2" w:rsidRDefault="008F3FF2">
      <w:pPr>
        <w:pStyle w:val="CommentText"/>
        <w:rPr>
          <w:rFonts w:hint="eastAsia"/>
        </w:rPr>
      </w:pPr>
      <w:r>
        <w:rPr>
          <w:rStyle w:val="CommentReference"/>
        </w:rPr>
        <w:annotationRef/>
      </w:r>
      <w:proofErr w:type="gramStart"/>
      <w:r>
        <w:t>unit</w:t>
      </w:r>
      <w:proofErr w:type="gramEnd"/>
    </w:p>
  </w:comment>
  <w:comment w:id="384" w:author="Yong" w:date="2013-12-15T18:15:00Z" w:initials="Y">
    <w:p w:rsidR="008F3FF2" w:rsidRDefault="008F3FF2">
      <w:pPr>
        <w:pStyle w:val="CommentText"/>
        <w:rPr>
          <w:rFonts w:hint="eastAsia"/>
        </w:rPr>
      </w:pPr>
      <w:r>
        <w:rPr>
          <w:rStyle w:val="CommentReference"/>
        </w:rPr>
        <w:annotationRef/>
      </w:r>
      <w:r>
        <w:t xml:space="preserve"> </w:t>
      </w:r>
      <w:proofErr w:type="gramStart"/>
      <w:r>
        <w:t>the</w:t>
      </w:r>
      <w:proofErr w:type="gramEnd"/>
      <w:r>
        <w:t xml:space="preserve"> unit is not for deposition rate, instead it is for surface loading. Did you mean the deposition velocity? </w:t>
      </w:r>
    </w:p>
  </w:comment>
  <w:comment w:id="389" w:author="Yong" w:date="2013-12-15T18:15:00Z" w:initials="Y">
    <w:p w:rsidR="008F3FF2" w:rsidRDefault="008F3FF2">
      <w:pPr>
        <w:pStyle w:val="CommentText"/>
        <w:rPr>
          <w:rFonts w:hint="eastAsia"/>
        </w:rPr>
      </w:pPr>
      <w:r>
        <w:rPr>
          <w:rStyle w:val="CommentReference"/>
        </w:rPr>
        <w:annotationRef/>
      </w:r>
      <w:r>
        <w:t>Not clear</w:t>
      </w:r>
    </w:p>
  </w:comment>
  <w:comment w:id="407" w:author="Yong" w:date="2013-12-15T18:15:00Z" w:initials="Y">
    <w:p w:rsidR="008F3FF2" w:rsidRDefault="008F3FF2">
      <w:pPr>
        <w:pStyle w:val="CommentText"/>
        <w:rPr>
          <w:rFonts w:hint="eastAsia"/>
        </w:rPr>
      </w:pPr>
      <w:r>
        <w:rPr>
          <w:rStyle w:val="CommentReference"/>
        </w:rPr>
        <w:annotationRef/>
      </w:r>
      <w:r>
        <w:t xml:space="preserve">You did not use hand surface area in any equation. </w:t>
      </w:r>
    </w:p>
  </w:comment>
  <w:comment w:id="410" w:author="Yong" w:date="2013-12-15T18:15:00Z" w:initials="Y">
    <w:p w:rsidR="008F3FF2" w:rsidRDefault="008F3FF2">
      <w:pPr>
        <w:pStyle w:val="CommentText"/>
        <w:rPr>
          <w:rFonts w:hint="eastAsia"/>
        </w:rPr>
      </w:pPr>
      <w:r>
        <w:rPr>
          <w:rStyle w:val="CommentReference"/>
        </w:rPr>
        <w:annotationRef/>
      </w:r>
      <w:r>
        <w:t>What kind of statistical test?</w:t>
      </w:r>
    </w:p>
  </w:comment>
  <w:comment w:id="411" w:author="Yong" w:date="2013-12-15T18:15:00Z" w:initials="Y">
    <w:p w:rsidR="008F3FF2" w:rsidRDefault="008F3FF2">
      <w:pPr>
        <w:pStyle w:val="CommentText"/>
        <w:rPr>
          <w:rFonts w:hint="eastAsia"/>
        </w:rPr>
      </w:pPr>
      <w:r>
        <w:rPr>
          <w:rStyle w:val="CommentReference"/>
        </w:rPr>
        <w:annotationRef/>
      </w:r>
      <w:r>
        <w:t>Not clear</w:t>
      </w:r>
    </w:p>
  </w:comment>
  <w:comment w:id="414" w:author="Yong" w:date="2013-12-15T18:15:00Z" w:initials="Y">
    <w:p w:rsidR="008F3FF2" w:rsidRDefault="008F3FF2">
      <w:pPr>
        <w:pStyle w:val="CommentText"/>
        <w:rPr>
          <w:rFonts w:hint="eastAsia"/>
        </w:rPr>
      </w:pPr>
      <w:r>
        <w:rPr>
          <w:rStyle w:val="CommentReference"/>
        </w:rPr>
        <w:annotationRef/>
      </w:r>
      <w:r>
        <w:t>What distribution? What do you mean by ‘maintained’, are they same for each climate region?</w:t>
      </w:r>
    </w:p>
  </w:comment>
  <w:comment w:id="415" w:author="Yong" w:date="2013-12-15T18:15:00Z" w:initials="Y">
    <w:p w:rsidR="008F3FF2" w:rsidRDefault="008F3FF2">
      <w:pPr>
        <w:pStyle w:val="CommentText"/>
        <w:rPr>
          <w:rFonts w:hint="eastAsia"/>
        </w:rPr>
      </w:pPr>
      <w:r>
        <w:rPr>
          <w:rStyle w:val="CommentReference"/>
        </w:rPr>
        <w:annotationRef/>
      </w:r>
      <w:r>
        <w:t>Use cross-reference to cite the figure in the text</w:t>
      </w:r>
    </w:p>
  </w:comment>
  <w:comment w:id="418" w:author="Yong" w:date="2013-12-15T18:15:00Z" w:initials="Y">
    <w:p w:rsidR="008F3FF2" w:rsidRDefault="008F3FF2">
      <w:pPr>
        <w:pStyle w:val="CommentText"/>
        <w:rPr>
          <w:rFonts w:hint="eastAsia"/>
        </w:rPr>
      </w:pPr>
      <w:r>
        <w:rPr>
          <w:rStyle w:val="CommentReference"/>
        </w:rPr>
        <w:annotationRef/>
      </w:r>
      <w:r>
        <w:t>How did you simulate the unintentional ingestion? Did not see you mention the procedures in the method section.</w:t>
      </w:r>
    </w:p>
  </w:comment>
  <w:comment w:id="423" w:author="Yong" w:date="2013-12-15T18:15:00Z" w:initials="Y">
    <w:p w:rsidR="008F3FF2" w:rsidRDefault="008F3FF2">
      <w:pPr>
        <w:pStyle w:val="CommentText"/>
        <w:rPr>
          <w:rFonts w:hint="eastAsia"/>
        </w:rPr>
      </w:pPr>
      <w:r>
        <w:rPr>
          <w:rStyle w:val="CommentReference"/>
        </w:rPr>
        <w:annotationRef/>
      </w:r>
      <w:r>
        <w:t>Are these for total exposures? What are the units? Mass</w:t>
      </w:r>
      <w:proofErr w:type="gramStart"/>
      <w:r>
        <w:t>/(</w:t>
      </w:r>
      <w:proofErr w:type="gramEnd"/>
      <w:r>
        <w:t xml:space="preserve">day BW)? How did you convert the pollen # </w:t>
      </w:r>
      <w:proofErr w:type="gramStart"/>
      <w:r>
        <w:t>/(</w:t>
      </w:r>
      <w:proofErr w:type="gramEnd"/>
      <w:r>
        <w:t xml:space="preserve">day BW) to Mass/(day BW)? Did not see this in your method section. </w:t>
      </w:r>
      <w:proofErr w:type="gramStart"/>
      <w:r>
        <w:t>pollen</w:t>
      </w:r>
      <w:proofErr w:type="gramEnd"/>
      <w:r>
        <w:t xml:space="preserve"> # /(day BW) should be fine, if you did not convert the units, but pollen # has to be an integer. </w:t>
      </w:r>
    </w:p>
  </w:comment>
  <w:comment w:id="427" w:author="Yong" w:date="2013-12-15T18:15:00Z" w:initials="Y">
    <w:p w:rsidR="008F3FF2" w:rsidRDefault="008F3FF2">
      <w:pPr>
        <w:pStyle w:val="CommentText"/>
        <w:rPr>
          <w:rFonts w:hint="eastAsia"/>
        </w:rPr>
      </w:pPr>
      <w:r>
        <w:rPr>
          <w:rStyle w:val="CommentReference"/>
        </w:rPr>
        <w:annotationRef/>
      </w:r>
      <w:r>
        <w:t>Cross reference the figures in the text</w:t>
      </w:r>
    </w:p>
  </w:comment>
  <w:comment w:id="428" w:author="Yong" w:date="2013-12-15T18:15:00Z" w:initials="Y">
    <w:p w:rsidR="008F3FF2" w:rsidRDefault="008F3FF2">
      <w:pPr>
        <w:pStyle w:val="CommentText"/>
        <w:rPr>
          <w:rFonts w:hint="eastAsia"/>
        </w:rPr>
      </w:pPr>
      <w:r>
        <w:rPr>
          <w:rStyle w:val="CommentReference"/>
        </w:rPr>
        <w:annotationRef/>
      </w:r>
      <w:r>
        <w:t>???</w:t>
      </w:r>
    </w:p>
  </w:comment>
  <w:comment w:id="432" w:author="Yong" w:date="2013-12-15T18:15:00Z" w:initials="Y">
    <w:p w:rsidR="008F3FF2" w:rsidRDefault="008F3FF2">
      <w:pPr>
        <w:pStyle w:val="CommentText"/>
        <w:rPr>
          <w:rFonts w:hint="eastAsia"/>
        </w:rPr>
      </w:pPr>
      <w:r>
        <w:rPr>
          <w:rStyle w:val="CommentReference"/>
        </w:rPr>
        <w:annotationRef/>
      </w:r>
      <w:r>
        <w:t>??</w:t>
      </w:r>
    </w:p>
  </w:comment>
  <w:comment w:id="433" w:author="Yong" w:date="2013-12-15T18:15:00Z" w:initials="Y">
    <w:p w:rsidR="008F3FF2" w:rsidRDefault="008F3FF2">
      <w:pPr>
        <w:pStyle w:val="CommentText"/>
        <w:rPr>
          <w:rFonts w:hint="eastAsia"/>
        </w:rPr>
      </w:pPr>
      <w:r>
        <w:rPr>
          <w:rStyle w:val="CommentReference"/>
        </w:rPr>
        <w:annotationRef/>
      </w:r>
      <w:r>
        <w:t>This is confusing. Is this for inhalation or total exposure? Outliers is not suitable to be used here, did you mean more sensitive or interactive parameters?</w:t>
      </w:r>
    </w:p>
  </w:comment>
  <w:comment w:id="439" w:author="Yong" w:date="2013-12-15T18:15:00Z" w:initials="Y">
    <w:p w:rsidR="008F3FF2" w:rsidRDefault="008F3FF2">
      <w:pPr>
        <w:pStyle w:val="CommentText"/>
        <w:rPr>
          <w:rFonts w:hint="eastAsia"/>
        </w:rPr>
      </w:pPr>
      <w:r>
        <w:rPr>
          <w:rStyle w:val="CommentReference"/>
        </w:rPr>
        <w:annotationRef/>
      </w:r>
      <w:r>
        <w:t>Use correct symbol, there should be a bar over STD if you meant average STD</w:t>
      </w:r>
    </w:p>
  </w:comment>
  <w:comment w:id="442" w:author="Yong" w:date="2013-12-15T18:15:00Z" w:initials="Y">
    <w:p w:rsidR="008F3FF2" w:rsidRDefault="008F3FF2">
      <w:pPr>
        <w:pStyle w:val="CommentText"/>
        <w:rPr>
          <w:rFonts w:hint="eastAsia"/>
        </w:rPr>
      </w:pPr>
      <w:r>
        <w:rPr>
          <w:rStyle w:val="CommentReference"/>
        </w:rPr>
        <w:annotationRef/>
      </w:r>
      <w:r>
        <w:t xml:space="preserve">Where did you use this parameter? Did not see it in any equation and table. </w:t>
      </w:r>
    </w:p>
  </w:comment>
  <w:comment w:id="445" w:author="Yong" w:date="2013-12-15T18:15:00Z" w:initials="Y">
    <w:p w:rsidR="008F3FF2" w:rsidRDefault="008F3FF2">
      <w:pPr>
        <w:pStyle w:val="CommentText"/>
        <w:rPr>
          <w:rFonts w:hint="eastAsia"/>
        </w:rPr>
      </w:pPr>
      <w:r>
        <w:rPr>
          <w:rStyle w:val="CommentReference"/>
        </w:rPr>
        <w:annotationRef/>
      </w:r>
      <w:r>
        <w:t>Not clear. Needs to be rephrased</w:t>
      </w:r>
    </w:p>
  </w:comment>
  <w:comment w:id="446" w:author="Yong" w:date="2013-12-15T18:15:00Z" w:initials="Y">
    <w:p w:rsidR="008F3FF2" w:rsidRDefault="008F3FF2">
      <w:pPr>
        <w:pStyle w:val="CommentText"/>
        <w:rPr>
          <w:rFonts w:hint="eastAsia"/>
        </w:rPr>
      </w:pPr>
      <w:r>
        <w:rPr>
          <w:rStyle w:val="CommentReference"/>
        </w:rPr>
        <w:annotationRef/>
      </w:r>
      <w:r>
        <w:t>If you did not calculate the NSC for different age groups, you can’t make statement like this.</w:t>
      </w:r>
    </w:p>
  </w:comment>
  <w:comment w:id="447" w:author="Yong" w:date="2013-12-15T18:15:00Z" w:initials="Y">
    <w:p w:rsidR="008F3FF2" w:rsidRDefault="008F3FF2">
      <w:pPr>
        <w:pStyle w:val="CommentText"/>
        <w:rPr>
          <w:rFonts w:hint="eastAsia"/>
        </w:rPr>
      </w:pPr>
      <w:r>
        <w:rPr>
          <w:rStyle w:val="CommentReference"/>
        </w:rPr>
        <w:annotationRef/>
      </w:r>
      <w:r>
        <w:t>All the parameter names need to be consistent in the equations, texts and tables.</w:t>
      </w:r>
    </w:p>
  </w:comment>
  <w:comment w:id="449" w:author="Yong" w:date="2013-12-15T18:15:00Z" w:initials="Y">
    <w:p w:rsidR="008F3FF2" w:rsidRDefault="008F3FF2">
      <w:pPr>
        <w:pStyle w:val="CommentText"/>
        <w:rPr>
          <w:rFonts w:hint="eastAsia"/>
        </w:rPr>
      </w:pPr>
      <w:r>
        <w:rPr>
          <w:rStyle w:val="CommentReference"/>
        </w:rPr>
        <w:annotationRef/>
      </w:r>
      <w:r>
        <w:t xml:space="preserve">All the references in the text need to be cited through EndNote, NOT by hand. The format need to be consistent with the requirement of the Rutgers guide line (if any). </w:t>
      </w:r>
    </w:p>
  </w:comment>
  <w:comment w:id="451" w:author="Yong" w:date="2013-12-15T18:15:00Z" w:initials="Y">
    <w:p w:rsidR="008F3FF2" w:rsidRDefault="008F3FF2">
      <w:pPr>
        <w:pStyle w:val="CommentText"/>
        <w:rPr>
          <w:rFonts w:hint="eastAsia"/>
        </w:rPr>
      </w:pPr>
      <w:r>
        <w:rPr>
          <w:rStyle w:val="CommentReference"/>
        </w:rPr>
        <w:annotationRef/>
      </w:r>
      <w:r>
        <w:t>Conclusion needs to be rewritten. This is not conclusion at all. We will discuss this.</w:t>
      </w:r>
    </w:p>
  </w:comment>
  <w:comment w:id="460" w:author="Yong" w:date="2013-12-15T18:15:00Z" w:initials="Y">
    <w:p w:rsidR="008F3FF2" w:rsidRDefault="008F3FF2">
      <w:pPr>
        <w:pStyle w:val="CommentText"/>
        <w:rPr>
          <w:rFonts w:hint="eastAsia"/>
        </w:rPr>
      </w:pPr>
      <w:r>
        <w:rPr>
          <w:rStyle w:val="CommentReference"/>
        </w:rPr>
        <w:annotationRef/>
      </w:r>
      <w:r>
        <w:t>This should go to the results and discussions, not in the caption.</w:t>
      </w:r>
    </w:p>
  </w:comment>
  <w:comment w:id="493" w:author="Yong" w:date="2013-12-15T18:15:00Z" w:initials="Y">
    <w:p w:rsidR="008F3FF2" w:rsidRDefault="008F3FF2">
      <w:pPr>
        <w:pStyle w:val="CommentText"/>
        <w:rPr>
          <w:rFonts w:hint="eastAsia"/>
        </w:rPr>
      </w:pPr>
      <w:r>
        <w:rPr>
          <w:rStyle w:val="CommentReference"/>
        </w:rPr>
        <w:annotationRef/>
      </w:r>
      <w:r>
        <w:t xml:space="preserve">List all the percentiles you used </w:t>
      </w:r>
    </w:p>
  </w:comment>
  <w:comment w:id="515" w:author="Yong" w:date="2013-12-15T18:15:00Z" w:initials="Y">
    <w:p w:rsidR="008F3FF2" w:rsidRDefault="008F3FF2">
      <w:pPr>
        <w:pStyle w:val="CommentText"/>
        <w:rPr>
          <w:rFonts w:hint="eastAsia"/>
        </w:rPr>
      </w:pPr>
      <w:r>
        <w:rPr>
          <w:rStyle w:val="CommentReference"/>
        </w:rPr>
        <w:annotationRef/>
      </w:r>
      <w:r>
        <w:t>??</w:t>
      </w:r>
    </w:p>
  </w:comment>
  <w:comment w:id="516" w:author="Yong" w:date="2013-12-15T18:15:00Z" w:initials="Y">
    <w:p w:rsidR="008F3FF2" w:rsidRDefault="008F3FF2">
      <w:pPr>
        <w:pStyle w:val="CommentText"/>
        <w:rPr>
          <w:rFonts w:hint="eastAsia"/>
        </w:rPr>
      </w:pPr>
      <w:r>
        <w:rPr>
          <w:rStyle w:val="CommentReference"/>
        </w:rPr>
        <w:annotationRef/>
      </w:r>
      <w:r>
        <w:t>??</w:t>
      </w:r>
    </w:p>
  </w:comment>
  <w:comment w:id="535" w:author="Yong" w:date="2013-12-15T18:15:00Z" w:initials="Y">
    <w:p w:rsidR="008F3FF2" w:rsidRDefault="008F3FF2">
      <w:pPr>
        <w:pStyle w:val="CommentText"/>
        <w:rPr>
          <w:rFonts w:hint="eastAsia"/>
        </w:rPr>
      </w:pPr>
      <w:r>
        <w:rPr>
          <w:rStyle w:val="CommentReference"/>
        </w:rPr>
        <w:annotationRef/>
      </w:r>
      <w:r>
        <w:t>??</w:t>
      </w:r>
    </w:p>
  </w:comment>
  <w:comment w:id="538" w:author="Yong" w:date="2013-12-15T18:15:00Z" w:initials="Y">
    <w:p w:rsidR="008F3FF2" w:rsidRDefault="008F3FF2">
      <w:pPr>
        <w:pStyle w:val="CommentText"/>
        <w:rPr>
          <w:rFonts w:hint="eastAsia"/>
        </w:rPr>
      </w:pPr>
      <w:r>
        <w:rPr>
          <w:rStyle w:val="CommentReference"/>
        </w:rPr>
        <w:annotationRef/>
      </w:r>
      <w:r>
        <w:t xml:space="preserve">Time series analysis is a specific statistical term. </w:t>
      </w:r>
    </w:p>
  </w:comment>
  <w:comment w:id="548" w:author="Yong" w:date="2013-12-15T18:15:00Z" w:initials="Y">
    <w:p w:rsidR="008F3FF2" w:rsidRDefault="008F3FF2">
      <w:pPr>
        <w:pStyle w:val="CommentText"/>
        <w:rPr>
          <w:rFonts w:hint="eastAsia"/>
        </w:rPr>
      </w:pPr>
      <w:r>
        <w:rPr>
          <w:rStyle w:val="CommentReference"/>
        </w:rPr>
        <w:annotationRef/>
      </w:r>
      <w:r>
        <w:t>See Figure 9.</w:t>
      </w:r>
    </w:p>
  </w:comment>
  <w:comment w:id="550" w:author="Yong" w:date="2013-12-15T18:15:00Z" w:initials="Y">
    <w:p w:rsidR="008F3FF2" w:rsidRDefault="008F3FF2">
      <w:pPr>
        <w:pStyle w:val="CommentText"/>
        <w:rPr>
          <w:rFonts w:hint="eastAsia"/>
        </w:rPr>
      </w:pPr>
      <w:r>
        <w:rPr>
          <w:rStyle w:val="CommentReference"/>
        </w:rPr>
        <w:annotationRef/>
      </w:r>
      <w:r>
        <w:t>See Figure 9.</w:t>
      </w:r>
    </w:p>
  </w:comment>
  <w:comment w:id="552" w:author="Yong" w:date="2013-12-15T18:15:00Z" w:initials="Y">
    <w:p w:rsidR="008F3FF2" w:rsidRDefault="008F3FF2">
      <w:pPr>
        <w:pStyle w:val="CommentText"/>
        <w:rPr>
          <w:rFonts w:hint="eastAsia"/>
        </w:rPr>
      </w:pPr>
      <w:r>
        <w:rPr>
          <w:rStyle w:val="CommentReference"/>
        </w:rPr>
        <w:annotationRef/>
      </w:r>
      <w:r>
        <w:t>See Figure 9.</w:t>
      </w:r>
    </w:p>
  </w:comment>
  <w:comment w:id="554" w:author="Yong" w:date="2013-12-15T18:15:00Z" w:initials="Y">
    <w:p w:rsidR="008F3FF2" w:rsidRDefault="008F3FF2">
      <w:pPr>
        <w:pStyle w:val="CommentText"/>
        <w:rPr>
          <w:rFonts w:hint="eastAsia"/>
        </w:rPr>
      </w:pPr>
      <w:r>
        <w:rPr>
          <w:rStyle w:val="CommentReference"/>
        </w:rPr>
        <w:annotationRef/>
      </w:r>
      <w:r>
        <w:t>See Figure 9.</w:t>
      </w:r>
    </w:p>
  </w:comment>
  <w:comment w:id="562" w:author="Yong" w:date="2013-12-15T18:15:00Z" w:initials="Y">
    <w:p w:rsidR="008F3FF2" w:rsidRDefault="008F3FF2">
      <w:pPr>
        <w:pStyle w:val="CommentText"/>
        <w:rPr>
          <w:rFonts w:hint="eastAsia"/>
        </w:rPr>
      </w:pPr>
      <w:r>
        <w:rPr>
          <w:rStyle w:val="CommentReference"/>
        </w:rPr>
        <w:annotationRef/>
      </w:r>
      <w:r>
        <w:t xml:space="preserve">Need to be rephrased. </w:t>
      </w:r>
    </w:p>
  </w:comment>
  <w:comment w:id="577" w:author="Yong" w:date="2013-12-15T18:15:00Z" w:initials="Y">
    <w:p w:rsidR="008F3FF2" w:rsidRDefault="008F3FF2">
      <w:pPr>
        <w:pStyle w:val="CommentText"/>
        <w:rPr>
          <w:rFonts w:hint="eastAsia"/>
        </w:rPr>
      </w:pPr>
      <w:r>
        <w:rPr>
          <w:rStyle w:val="CommentReference"/>
        </w:rPr>
        <w:annotationRef/>
      </w:r>
      <w:r>
        <w:t>See Figure 15 and 16</w:t>
      </w:r>
    </w:p>
  </w:comment>
  <w:comment w:id="578" w:author="Yong" w:date="2013-12-15T18:15:00Z" w:initials="Y">
    <w:p w:rsidR="008F3FF2" w:rsidRDefault="008F3FF2">
      <w:pPr>
        <w:pStyle w:val="CommentText"/>
        <w:rPr>
          <w:rFonts w:hint="eastAsia"/>
        </w:rPr>
      </w:pPr>
      <w:r>
        <w:rPr>
          <w:rStyle w:val="CommentReference"/>
        </w:rPr>
        <w:annotationRef/>
      </w:r>
      <w:r>
        <w:t>See Figure 15 and 16.</w:t>
      </w:r>
    </w:p>
  </w:comment>
  <w:comment w:id="580" w:author="Yong" w:date="2013-12-15T18:15:00Z" w:initials="Y">
    <w:p w:rsidR="008F3FF2" w:rsidRDefault="008F3FF2">
      <w:pPr>
        <w:pStyle w:val="CommentText"/>
        <w:rPr>
          <w:rFonts w:hint="eastAsia"/>
        </w:rPr>
      </w:pPr>
      <w:r>
        <w:rPr>
          <w:rStyle w:val="CommentReference"/>
        </w:rPr>
        <w:annotationRef/>
      </w:r>
      <w:r>
        <w:t>See Figure 15 and 16</w:t>
      </w:r>
    </w:p>
  </w:comment>
  <w:comment w:id="585" w:author="Yong" w:date="2013-12-15T18:15:00Z" w:initials="Y">
    <w:p w:rsidR="008F3FF2" w:rsidRDefault="008F3FF2">
      <w:pPr>
        <w:pStyle w:val="CommentText"/>
        <w:rPr>
          <w:rFonts w:hint="eastAsia"/>
        </w:rPr>
      </w:pPr>
      <w:r>
        <w:rPr>
          <w:rStyle w:val="CommentReference"/>
        </w:rPr>
        <w:annotationRef/>
      </w:r>
      <w:r>
        <w:t>See Figure 20</w:t>
      </w:r>
    </w:p>
  </w:comment>
  <w:comment w:id="586" w:author="Yong" w:date="2013-12-15T18:15:00Z" w:initials="Y">
    <w:p w:rsidR="008F3FF2" w:rsidRDefault="008F3FF2">
      <w:pPr>
        <w:pStyle w:val="CommentText"/>
        <w:rPr>
          <w:rFonts w:hint="eastAsia"/>
        </w:rPr>
      </w:pPr>
      <w:r>
        <w:rPr>
          <w:rStyle w:val="CommentReference"/>
        </w:rPr>
        <w:annotationRef/>
      </w:r>
      <w:r>
        <w:t>See Figure 20</w:t>
      </w:r>
    </w:p>
  </w:comment>
  <w:comment w:id="587" w:author="Yong" w:date="2013-12-15T18:15:00Z" w:initials="Y">
    <w:p w:rsidR="008F3FF2" w:rsidRDefault="008F3FF2">
      <w:pPr>
        <w:pStyle w:val="CommentText"/>
        <w:rPr>
          <w:rFonts w:hint="eastAsia"/>
        </w:rPr>
      </w:pPr>
      <w:r>
        <w:rPr>
          <w:rStyle w:val="CommentReference"/>
        </w:rPr>
        <w:annotationRef/>
      </w:r>
      <w:r>
        <w:t>See Figure 20</w:t>
      </w:r>
    </w:p>
  </w:comment>
  <w:comment w:id="588" w:author="Yong" w:date="2013-12-15T18:15:00Z" w:initials="Y">
    <w:p w:rsidR="008F3FF2" w:rsidRDefault="008F3FF2">
      <w:pPr>
        <w:pStyle w:val="CommentText"/>
        <w:rPr>
          <w:rFonts w:hint="eastAsia"/>
        </w:rPr>
      </w:pPr>
      <w:r>
        <w:rPr>
          <w:rStyle w:val="CommentReference"/>
        </w:rPr>
        <w:annotationRef/>
      </w:r>
      <w:r>
        <w:t>See Figure 20</w:t>
      </w:r>
    </w:p>
  </w:comment>
  <w:comment w:id="592" w:author="Yong" w:date="2013-12-15T18:15:00Z" w:initials="Y">
    <w:p w:rsidR="008F3FF2" w:rsidRDefault="008F3FF2">
      <w:pPr>
        <w:pStyle w:val="CommentText"/>
        <w:rPr>
          <w:rFonts w:hint="eastAsia"/>
        </w:rPr>
      </w:pPr>
      <w:r>
        <w:rPr>
          <w:rStyle w:val="CommentReference"/>
        </w:rPr>
        <w:annotationRef/>
      </w:r>
      <w:r>
        <w:t>Parameter names need to consistent</w:t>
      </w:r>
    </w:p>
  </w:comment>
  <w:comment w:id="595" w:author="Yong" w:date="2013-12-15T18:15:00Z" w:initials="Y">
    <w:p w:rsidR="008F3FF2" w:rsidRDefault="008F3FF2">
      <w:pPr>
        <w:pStyle w:val="CommentText"/>
        <w:rPr>
          <w:rFonts w:hint="eastAsia"/>
        </w:rPr>
      </w:pPr>
      <w:r>
        <w:rPr>
          <w:rStyle w:val="CommentReference"/>
        </w:rPr>
        <w:annotationRef/>
      </w:r>
      <w:r>
        <w:t>See figure 25</w:t>
      </w:r>
    </w:p>
  </w:comment>
  <w:comment w:id="598" w:author="Yong" w:date="2013-12-15T18:15:00Z" w:initials="Y">
    <w:p w:rsidR="008F3FF2" w:rsidRDefault="008F3FF2">
      <w:pPr>
        <w:pStyle w:val="CommentText"/>
        <w:rPr>
          <w:rFonts w:hint="eastAsia"/>
        </w:rPr>
      </w:pPr>
      <w:r>
        <w:rPr>
          <w:rStyle w:val="CommentReference"/>
        </w:rPr>
        <w:annotationRef/>
      </w:r>
      <w:r>
        <w:t>Did you cite this table somewhere in the text?</w:t>
      </w:r>
    </w:p>
  </w:comment>
  <w:comment w:id="604" w:author="Yong" w:date="2013-12-15T18:17:00Z" w:initials="Y">
    <w:p w:rsidR="008F3FF2" w:rsidRDefault="008F3FF2">
      <w:pPr>
        <w:pStyle w:val="CommentText"/>
        <w:rPr>
          <w:rFonts w:hint="eastAsia"/>
        </w:rPr>
      </w:pPr>
      <w:r>
        <w:rPr>
          <w:rStyle w:val="CommentReference"/>
        </w:rPr>
        <w:annotationRef/>
      </w:r>
      <w:r>
        <w:t>Formats of references need to be consistent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FF2" w:rsidRDefault="008F3FF2" w:rsidP="007E3CA3">
      <w:pPr>
        <w:rPr>
          <w:rFonts w:hint="eastAsia"/>
        </w:rPr>
      </w:pPr>
      <w:r>
        <w:separator/>
      </w:r>
    </w:p>
  </w:endnote>
  <w:endnote w:type="continuationSeparator" w:id="0">
    <w:p w:rsidR="008F3FF2" w:rsidRDefault="008F3FF2" w:rsidP="007E3CA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MSSBX10">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FF2" w:rsidRDefault="008F3FF2" w:rsidP="007E3CA3">
      <w:pPr>
        <w:rPr>
          <w:rFonts w:hint="eastAsia"/>
        </w:rPr>
      </w:pPr>
      <w:r>
        <w:separator/>
      </w:r>
    </w:p>
  </w:footnote>
  <w:footnote w:type="continuationSeparator" w:id="0">
    <w:p w:rsidR="008F3FF2" w:rsidRDefault="008F3FF2" w:rsidP="007E3CA3">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2306141"/>
      <w:docPartObj>
        <w:docPartGallery w:val="Page Numbers (Top of Page)"/>
        <w:docPartUnique/>
      </w:docPartObj>
    </w:sdtPr>
    <w:sdtContent>
      <w:p w:rsidR="008F3FF2" w:rsidRDefault="008F3FF2">
        <w:pPr>
          <w:pStyle w:val="Header"/>
          <w:jc w:val="right"/>
          <w:rPr>
            <w:rFonts w:hint="eastAsia"/>
          </w:rPr>
        </w:pPr>
        <w:r>
          <w:fldChar w:fldCharType="begin"/>
        </w:r>
        <w:r>
          <w:instrText xml:space="preserve"> PAGE   \* MERGEFORMAT </w:instrText>
        </w:r>
        <w:r>
          <w:rPr>
            <w:rFonts w:hint="eastAsia"/>
          </w:rPr>
          <w:fldChar w:fldCharType="separate"/>
        </w:r>
        <w:r w:rsidR="00744187">
          <w:rPr>
            <w:noProof/>
          </w:rPr>
          <w:t>6</w:t>
        </w:r>
        <w:r>
          <w:rPr>
            <w:noProof/>
          </w:rPr>
          <w:fldChar w:fldCharType="end"/>
        </w:r>
      </w:p>
    </w:sdtContent>
  </w:sdt>
  <w:p w:rsidR="008F3FF2" w:rsidRDefault="008F3FF2">
    <w:pPr>
      <w:pStyle w:val="Header"/>
      <w:pBdr>
        <w:bottom w:val="single" w:sz="4" w:space="1" w:color="D9D9D9" w:themeColor="background1" w:themeShade="D9"/>
      </w:pBdr>
      <w:jc w:val="right"/>
      <w:rPr>
        <w:rFonts w:hint="eastAsia"/>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D4594"/>
    <w:multiLevelType w:val="hybridMultilevel"/>
    <w:tmpl w:val="1314497E"/>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1">
    <w:nsid w:val="19FA34E5"/>
    <w:multiLevelType w:val="hybridMultilevel"/>
    <w:tmpl w:val="086C6662"/>
    <w:lvl w:ilvl="0" w:tplc="556C63DA">
      <w:start w:val="1"/>
      <w:numFmt w:val="decimal"/>
      <w:lvlText w:val="%1."/>
      <w:lvlJc w:val="left"/>
      <w:pPr>
        <w:ind w:left="11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0D1767"/>
    <w:multiLevelType w:val="multilevel"/>
    <w:tmpl w:val="37A06F9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21A045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3E665EE"/>
    <w:multiLevelType w:val="hybridMultilevel"/>
    <w:tmpl w:val="59628620"/>
    <w:lvl w:ilvl="0" w:tplc="77DE026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4697A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A8E172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A3217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1015ECC"/>
    <w:multiLevelType w:val="hybridMultilevel"/>
    <w:tmpl w:val="16760A8A"/>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num w:numId="1">
    <w:abstractNumId w:val="3"/>
  </w:num>
  <w:num w:numId="2">
    <w:abstractNumId w:val="6"/>
  </w:num>
  <w:num w:numId="3">
    <w:abstractNumId w:val="5"/>
  </w:num>
  <w:num w:numId="4">
    <w:abstractNumId w:val="7"/>
  </w:num>
  <w:num w:numId="5">
    <w:abstractNumId w:val="0"/>
  </w:num>
  <w:num w:numId="6">
    <w:abstractNumId w:val="2"/>
  </w:num>
  <w:num w:numId="7">
    <w:abstractNumId w:val="8"/>
  </w:num>
  <w:num w:numId="8">
    <w:abstractNumId w:val="1"/>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mbria Math&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padef0f30x9vied0vl5awa55f0fpa5vpfxv&quot;&gt;CCAAD&lt;record-ids&gt;&lt;item&gt;90&lt;/item&gt;&lt;item&gt;591&lt;/item&gt;&lt;item&gt;740&lt;/item&gt;&lt;item&gt;869&lt;/item&gt;&lt;/record-ids&gt;&lt;/item&gt;&lt;/Libraries&gt;"/>
  </w:docVars>
  <w:rsids>
    <w:rsidRoot w:val="00E046B0"/>
    <w:rsid w:val="0000101F"/>
    <w:rsid w:val="000015E8"/>
    <w:rsid w:val="0000390D"/>
    <w:rsid w:val="00005A81"/>
    <w:rsid w:val="000103C6"/>
    <w:rsid w:val="00011A64"/>
    <w:rsid w:val="00015435"/>
    <w:rsid w:val="00022349"/>
    <w:rsid w:val="000225B3"/>
    <w:rsid w:val="000337B5"/>
    <w:rsid w:val="00081329"/>
    <w:rsid w:val="0008558A"/>
    <w:rsid w:val="00085987"/>
    <w:rsid w:val="00085E0F"/>
    <w:rsid w:val="000927B8"/>
    <w:rsid w:val="000930FE"/>
    <w:rsid w:val="00096F0B"/>
    <w:rsid w:val="000A460A"/>
    <w:rsid w:val="000A7D4A"/>
    <w:rsid w:val="000B20B4"/>
    <w:rsid w:val="000B44CA"/>
    <w:rsid w:val="000B5F14"/>
    <w:rsid w:val="000B6ABB"/>
    <w:rsid w:val="000C0C9E"/>
    <w:rsid w:val="000C1806"/>
    <w:rsid w:val="000C2A9C"/>
    <w:rsid w:val="000C5B03"/>
    <w:rsid w:val="000C6F31"/>
    <w:rsid w:val="000D5093"/>
    <w:rsid w:val="000D638F"/>
    <w:rsid w:val="000D6843"/>
    <w:rsid w:val="000D7FE0"/>
    <w:rsid w:val="000E13F3"/>
    <w:rsid w:val="000E1B0E"/>
    <w:rsid w:val="000E59E3"/>
    <w:rsid w:val="000E6E70"/>
    <w:rsid w:val="000F1B6D"/>
    <w:rsid w:val="000F4467"/>
    <w:rsid w:val="000F454B"/>
    <w:rsid w:val="00103192"/>
    <w:rsid w:val="00103C61"/>
    <w:rsid w:val="00107663"/>
    <w:rsid w:val="001125C6"/>
    <w:rsid w:val="001133EB"/>
    <w:rsid w:val="00122C75"/>
    <w:rsid w:val="00130F60"/>
    <w:rsid w:val="00133A40"/>
    <w:rsid w:val="00134471"/>
    <w:rsid w:val="00153B3A"/>
    <w:rsid w:val="001673A8"/>
    <w:rsid w:val="00170C07"/>
    <w:rsid w:val="001743B2"/>
    <w:rsid w:val="00174E52"/>
    <w:rsid w:val="00175D51"/>
    <w:rsid w:val="0019057D"/>
    <w:rsid w:val="00194308"/>
    <w:rsid w:val="00195966"/>
    <w:rsid w:val="00195B7A"/>
    <w:rsid w:val="00197DA8"/>
    <w:rsid w:val="001A301A"/>
    <w:rsid w:val="001A34F7"/>
    <w:rsid w:val="001A421B"/>
    <w:rsid w:val="001A4919"/>
    <w:rsid w:val="001A4BE2"/>
    <w:rsid w:val="001C5ED6"/>
    <w:rsid w:val="001C6470"/>
    <w:rsid w:val="001E09B1"/>
    <w:rsid w:val="001E6012"/>
    <w:rsid w:val="001F6833"/>
    <w:rsid w:val="001F75FB"/>
    <w:rsid w:val="00200F18"/>
    <w:rsid w:val="00202512"/>
    <w:rsid w:val="00204845"/>
    <w:rsid w:val="00211B70"/>
    <w:rsid w:val="0021512E"/>
    <w:rsid w:val="00215D06"/>
    <w:rsid w:val="00216644"/>
    <w:rsid w:val="00217F27"/>
    <w:rsid w:val="00223F5C"/>
    <w:rsid w:val="00227D8A"/>
    <w:rsid w:val="00227E87"/>
    <w:rsid w:val="00235820"/>
    <w:rsid w:val="00235C4E"/>
    <w:rsid w:val="00241F40"/>
    <w:rsid w:val="00247747"/>
    <w:rsid w:val="00252D2B"/>
    <w:rsid w:val="00253FDA"/>
    <w:rsid w:val="00255A7A"/>
    <w:rsid w:val="00260A6E"/>
    <w:rsid w:val="00264360"/>
    <w:rsid w:val="002702CC"/>
    <w:rsid w:val="002720F4"/>
    <w:rsid w:val="00282103"/>
    <w:rsid w:val="00287CA8"/>
    <w:rsid w:val="00294129"/>
    <w:rsid w:val="002955EE"/>
    <w:rsid w:val="00297704"/>
    <w:rsid w:val="002B3B35"/>
    <w:rsid w:val="002B6ADA"/>
    <w:rsid w:val="002C0A85"/>
    <w:rsid w:val="002C1403"/>
    <w:rsid w:val="002C51BE"/>
    <w:rsid w:val="002C63BD"/>
    <w:rsid w:val="002C7669"/>
    <w:rsid w:val="002C789B"/>
    <w:rsid w:val="002E2FF9"/>
    <w:rsid w:val="002E5BA3"/>
    <w:rsid w:val="002F13D0"/>
    <w:rsid w:val="002F71C8"/>
    <w:rsid w:val="00302B41"/>
    <w:rsid w:val="00303222"/>
    <w:rsid w:val="003079AA"/>
    <w:rsid w:val="00307B77"/>
    <w:rsid w:val="00314C0A"/>
    <w:rsid w:val="00323344"/>
    <w:rsid w:val="00330120"/>
    <w:rsid w:val="0033454B"/>
    <w:rsid w:val="003407B5"/>
    <w:rsid w:val="00344908"/>
    <w:rsid w:val="00351780"/>
    <w:rsid w:val="003519AF"/>
    <w:rsid w:val="00352886"/>
    <w:rsid w:val="00352D73"/>
    <w:rsid w:val="003536CA"/>
    <w:rsid w:val="00353AC7"/>
    <w:rsid w:val="00355FDD"/>
    <w:rsid w:val="003570B1"/>
    <w:rsid w:val="00366D2F"/>
    <w:rsid w:val="003766D8"/>
    <w:rsid w:val="0037707B"/>
    <w:rsid w:val="0037744C"/>
    <w:rsid w:val="00382EDA"/>
    <w:rsid w:val="0038542C"/>
    <w:rsid w:val="003B23B4"/>
    <w:rsid w:val="003B3572"/>
    <w:rsid w:val="003B3EA6"/>
    <w:rsid w:val="003B77C7"/>
    <w:rsid w:val="003C3DB5"/>
    <w:rsid w:val="003C7D36"/>
    <w:rsid w:val="003D3DC4"/>
    <w:rsid w:val="003D6BD0"/>
    <w:rsid w:val="003E5B79"/>
    <w:rsid w:val="003E70F6"/>
    <w:rsid w:val="003F2442"/>
    <w:rsid w:val="003F24F5"/>
    <w:rsid w:val="00410020"/>
    <w:rsid w:val="00411BF4"/>
    <w:rsid w:val="004155A3"/>
    <w:rsid w:val="00416BDE"/>
    <w:rsid w:val="00422F5B"/>
    <w:rsid w:val="004234DE"/>
    <w:rsid w:val="00423D97"/>
    <w:rsid w:val="00430563"/>
    <w:rsid w:val="00442EE0"/>
    <w:rsid w:val="0044561E"/>
    <w:rsid w:val="00447ECE"/>
    <w:rsid w:val="004561B1"/>
    <w:rsid w:val="004603FC"/>
    <w:rsid w:val="004611E3"/>
    <w:rsid w:val="0046460C"/>
    <w:rsid w:val="0046571C"/>
    <w:rsid w:val="00475CB0"/>
    <w:rsid w:val="00485F12"/>
    <w:rsid w:val="004864F4"/>
    <w:rsid w:val="00493306"/>
    <w:rsid w:val="00493AF4"/>
    <w:rsid w:val="004A3D05"/>
    <w:rsid w:val="004B59EE"/>
    <w:rsid w:val="004B624D"/>
    <w:rsid w:val="004C3139"/>
    <w:rsid w:val="004C3DA9"/>
    <w:rsid w:val="004C7C64"/>
    <w:rsid w:val="004C7D50"/>
    <w:rsid w:val="004D13FF"/>
    <w:rsid w:val="004D4345"/>
    <w:rsid w:val="004E22CF"/>
    <w:rsid w:val="004E3577"/>
    <w:rsid w:val="004E5306"/>
    <w:rsid w:val="004F3FEA"/>
    <w:rsid w:val="004F7397"/>
    <w:rsid w:val="004F7B54"/>
    <w:rsid w:val="00513C2A"/>
    <w:rsid w:val="00515999"/>
    <w:rsid w:val="0051610D"/>
    <w:rsid w:val="00524BD0"/>
    <w:rsid w:val="0052560A"/>
    <w:rsid w:val="00525CEE"/>
    <w:rsid w:val="00525D11"/>
    <w:rsid w:val="0052675C"/>
    <w:rsid w:val="00527DFA"/>
    <w:rsid w:val="00530392"/>
    <w:rsid w:val="005307A4"/>
    <w:rsid w:val="005503D9"/>
    <w:rsid w:val="00554A27"/>
    <w:rsid w:val="005575CD"/>
    <w:rsid w:val="00557967"/>
    <w:rsid w:val="00560E5F"/>
    <w:rsid w:val="00570DD6"/>
    <w:rsid w:val="0057356D"/>
    <w:rsid w:val="00580253"/>
    <w:rsid w:val="00582296"/>
    <w:rsid w:val="00584C87"/>
    <w:rsid w:val="00586EE7"/>
    <w:rsid w:val="00590ABB"/>
    <w:rsid w:val="00592B65"/>
    <w:rsid w:val="00592BD6"/>
    <w:rsid w:val="00594975"/>
    <w:rsid w:val="00597CEE"/>
    <w:rsid w:val="005C1305"/>
    <w:rsid w:val="005C74E0"/>
    <w:rsid w:val="005D6292"/>
    <w:rsid w:val="005E0108"/>
    <w:rsid w:val="005E1A97"/>
    <w:rsid w:val="005E2012"/>
    <w:rsid w:val="005E6538"/>
    <w:rsid w:val="005F2550"/>
    <w:rsid w:val="005F4656"/>
    <w:rsid w:val="005F6822"/>
    <w:rsid w:val="00602D5E"/>
    <w:rsid w:val="00606692"/>
    <w:rsid w:val="00612606"/>
    <w:rsid w:val="00617B13"/>
    <w:rsid w:val="0062431B"/>
    <w:rsid w:val="00624443"/>
    <w:rsid w:val="00624CEE"/>
    <w:rsid w:val="00634601"/>
    <w:rsid w:val="00635FE2"/>
    <w:rsid w:val="006468FF"/>
    <w:rsid w:val="0065260D"/>
    <w:rsid w:val="00655F1F"/>
    <w:rsid w:val="006610D8"/>
    <w:rsid w:val="0066116E"/>
    <w:rsid w:val="00663970"/>
    <w:rsid w:val="00676A55"/>
    <w:rsid w:val="006805F5"/>
    <w:rsid w:val="00682BD6"/>
    <w:rsid w:val="00682E05"/>
    <w:rsid w:val="00683778"/>
    <w:rsid w:val="00684B08"/>
    <w:rsid w:val="00685F32"/>
    <w:rsid w:val="006937AD"/>
    <w:rsid w:val="00696769"/>
    <w:rsid w:val="006A1F96"/>
    <w:rsid w:val="006B1976"/>
    <w:rsid w:val="006C6743"/>
    <w:rsid w:val="006C6935"/>
    <w:rsid w:val="006D26A1"/>
    <w:rsid w:val="006D314F"/>
    <w:rsid w:val="006D3C42"/>
    <w:rsid w:val="006D607E"/>
    <w:rsid w:val="006D6CBD"/>
    <w:rsid w:val="006E3D3B"/>
    <w:rsid w:val="006F1777"/>
    <w:rsid w:val="006F1C9E"/>
    <w:rsid w:val="007045A1"/>
    <w:rsid w:val="00705A53"/>
    <w:rsid w:val="00707416"/>
    <w:rsid w:val="00711EC3"/>
    <w:rsid w:val="00713C12"/>
    <w:rsid w:val="0071592D"/>
    <w:rsid w:val="007171DC"/>
    <w:rsid w:val="00720CAE"/>
    <w:rsid w:val="00720EA4"/>
    <w:rsid w:val="00721671"/>
    <w:rsid w:val="00727CBF"/>
    <w:rsid w:val="00741788"/>
    <w:rsid w:val="00742B53"/>
    <w:rsid w:val="00742C49"/>
    <w:rsid w:val="00744187"/>
    <w:rsid w:val="007455B6"/>
    <w:rsid w:val="00747858"/>
    <w:rsid w:val="007612FE"/>
    <w:rsid w:val="00767F78"/>
    <w:rsid w:val="007708AF"/>
    <w:rsid w:val="007801E1"/>
    <w:rsid w:val="007A0A75"/>
    <w:rsid w:val="007A4D6A"/>
    <w:rsid w:val="007A6297"/>
    <w:rsid w:val="007B08A6"/>
    <w:rsid w:val="007B20B8"/>
    <w:rsid w:val="007B50B4"/>
    <w:rsid w:val="007B5143"/>
    <w:rsid w:val="007B6448"/>
    <w:rsid w:val="007B6467"/>
    <w:rsid w:val="007C055F"/>
    <w:rsid w:val="007C111E"/>
    <w:rsid w:val="007C3056"/>
    <w:rsid w:val="007C7189"/>
    <w:rsid w:val="007C779C"/>
    <w:rsid w:val="007D3D22"/>
    <w:rsid w:val="007D4ACE"/>
    <w:rsid w:val="007D6C2F"/>
    <w:rsid w:val="007E0204"/>
    <w:rsid w:val="007E3CA3"/>
    <w:rsid w:val="007F1A4F"/>
    <w:rsid w:val="007F1E56"/>
    <w:rsid w:val="007F28B7"/>
    <w:rsid w:val="007F66C4"/>
    <w:rsid w:val="007F764C"/>
    <w:rsid w:val="00801105"/>
    <w:rsid w:val="0080644E"/>
    <w:rsid w:val="00806D6B"/>
    <w:rsid w:val="0081409E"/>
    <w:rsid w:val="00814206"/>
    <w:rsid w:val="00823408"/>
    <w:rsid w:val="0083013E"/>
    <w:rsid w:val="008317E1"/>
    <w:rsid w:val="00834903"/>
    <w:rsid w:val="008448BB"/>
    <w:rsid w:val="00860276"/>
    <w:rsid w:val="00863BE3"/>
    <w:rsid w:val="0086701F"/>
    <w:rsid w:val="0087412D"/>
    <w:rsid w:val="00874871"/>
    <w:rsid w:val="00885C5A"/>
    <w:rsid w:val="0089170C"/>
    <w:rsid w:val="00894BCA"/>
    <w:rsid w:val="008A3507"/>
    <w:rsid w:val="008A695D"/>
    <w:rsid w:val="008B10CB"/>
    <w:rsid w:val="008B16CA"/>
    <w:rsid w:val="008B6ADB"/>
    <w:rsid w:val="008C29F8"/>
    <w:rsid w:val="008C3DB0"/>
    <w:rsid w:val="008C6F56"/>
    <w:rsid w:val="008C7E0F"/>
    <w:rsid w:val="008D02A0"/>
    <w:rsid w:val="008D50F8"/>
    <w:rsid w:val="008E640D"/>
    <w:rsid w:val="008F3ED1"/>
    <w:rsid w:val="008F3FF2"/>
    <w:rsid w:val="008F7242"/>
    <w:rsid w:val="008F725A"/>
    <w:rsid w:val="0090261D"/>
    <w:rsid w:val="0091290B"/>
    <w:rsid w:val="0091384F"/>
    <w:rsid w:val="00914778"/>
    <w:rsid w:val="009166C0"/>
    <w:rsid w:val="009344A9"/>
    <w:rsid w:val="009355F3"/>
    <w:rsid w:val="00945413"/>
    <w:rsid w:val="00947E93"/>
    <w:rsid w:val="00952CE5"/>
    <w:rsid w:val="00957EC6"/>
    <w:rsid w:val="00970278"/>
    <w:rsid w:val="00970882"/>
    <w:rsid w:val="00981AC2"/>
    <w:rsid w:val="00984014"/>
    <w:rsid w:val="00986DBC"/>
    <w:rsid w:val="0099512C"/>
    <w:rsid w:val="009A6517"/>
    <w:rsid w:val="009B7047"/>
    <w:rsid w:val="009D0359"/>
    <w:rsid w:val="009D0813"/>
    <w:rsid w:val="009D3410"/>
    <w:rsid w:val="009E0203"/>
    <w:rsid w:val="009F663B"/>
    <w:rsid w:val="00A01E18"/>
    <w:rsid w:val="00A06841"/>
    <w:rsid w:val="00A06A0F"/>
    <w:rsid w:val="00A0797C"/>
    <w:rsid w:val="00A11063"/>
    <w:rsid w:val="00A1533C"/>
    <w:rsid w:val="00A1622A"/>
    <w:rsid w:val="00A21693"/>
    <w:rsid w:val="00A22C5E"/>
    <w:rsid w:val="00A22EE7"/>
    <w:rsid w:val="00A27B67"/>
    <w:rsid w:val="00A27C06"/>
    <w:rsid w:val="00A34444"/>
    <w:rsid w:val="00A36305"/>
    <w:rsid w:val="00A438A5"/>
    <w:rsid w:val="00A43A29"/>
    <w:rsid w:val="00A4649F"/>
    <w:rsid w:val="00A476A5"/>
    <w:rsid w:val="00A47994"/>
    <w:rsid w:val="00A528C2"/>
    <w:rsid w:val="00A53630"/>
    <w:rsid w:val="00A55F7E"/>
    <w:rsid w:val="00A60B96"/>
    <w:rsid w:val="00A65FB0"/>
    <w:rsid w:val="00A74362"/>
    <w:rsid w:val="00A75869"/>
    <w:rsid w:val="00A7798E"/>
    <w:rsid w:val="00A80D3E"/>
    <w:rsid w:val="00A935C9"/>
    <w:rsid w:val="00A93AB0"/>
    <w:rsid w:val="00A94079"/>
    <w:rsid w:val="00A954F1"/>
    <w:rsid w:val="00A96FFE"/>
    <w:rsid w:val="00AB65DC"/>
    <w:rsid w:val="00AC01A4"/>
    <w:rsid w:val="00AC71C9"/>
    <w:rsid w:val="00AD24FE"/>
    <w:rsid w:val="00AF5DA5"/>
    <w:rsid w:val="00B003B1"/>
    <w:rsid w:val="00B004A1"/>
    <w:rsid w:val="00B01DCC"/>
    <w:rsid w:val="00B11B86"/>
    <w:rsid w:val="00B12D2C"/>
    <w:rsid w:val="00B132C8"/>
    <w:rsid w:val="00B1628D"/>
    <w:rsid w:val="00B23D68"/>
    <w:rsid w:val="00B441C7"/>
    <w:rsid w:val="00B453EA"/>
    <w:rsid w:val="00B52781"/>
    <w:rsid w:val="00B75677"/>
    <w:rsid w:val="00B84D21"/>
    <w:rsid w:val="00B87340"/>
    <w:rsid w:val="00B906AD"/>
    <w:rsid w:val="00B915C8"/>
    <w:rsid w:val="00BB1924"/>
    <w:rsid w:val="00BB3F4F"/>
    <w:rsid w:val="00BB4037"/>
    <w:rsid w:val="00BC14FE"/>
    <w:rsid w:val="00BC1AE7"/>
    <w:rsid w:val="00BC265E"/>
    <w:rsid w:val="00BC417D"/>
    <w:rsid w:val="00BD4BD2"/>
    <w:rsid w:val="00BE1E2C"/>
    <w:rsid w:val="00BF6767"/>
    <w:rsid w:val="00C003BC"/>
    <w:rsid w:val="00C01CDF"/>
    <w:rsid w:val="00C02919"/>
    <w:rsid w:val="00C03FC8"/>
    <w:rsid w:val="00C0522D"/>
    <w:rsid w:val="00C07736"/>
    <w:rsid w:val="00C161E2"/>
    <w:rsid w:val="00C31581"/>
    <w:rsid w:val="00C32C92"/>
    <w:rsid w:val="00C346C9"/>
    <w:rsid w:val="00C43DB7"/>
    <w:rsid w:val="00C4510A"/>
    <w:rsid w:val="00C47953"/>
    <w:rsid w:val="00C47BE8"/>
    <w:rsid w:val="00C53C90"/>
    <w:rsid w:val="00C646FF"/>
    <w:rsid w:val="00C70375"/>
    <w:rsid w:val="00C720CB"/>
    <w:rsid w:val="00C73650"/>
    <w:rsid w:val="00C75A54"/>
    <w:rsid w:val="00C773F4"/>
    <w:rsid w:val="00C82DAA"/>
    <w:rsid w:val="00C84A5D"/>
    <w:rsid w:val="00C87432"/>
    <w:rsid w:val="00C9148E"/>
    <w:rsid w:val="00C9519A"/>
    <w:rsid w:val="00C97B2F"/>
    <w:rsid w:val="00CA4BFC"/>
    <w:rsid w:val="00CB02F6"/>
    <w:rsid w:val="00CB28B0"/>
    <w:rsid w:val="00CB3CE1"/>
    <w:rsid w:val="00CB6C5B"/>
    <w:rsid w:val="00CD1FC1"/>
    <w:rsid w:val="00CE2546"/>
    <w:rsid w:val="00CE34F8"/>
    <w:rsid w:val="00CF0854"/>
    <w:rsid w:val="00CF6C00"/>
    <w:rsid w:val="00D012DD"/>
    <w:rsid w:val="00D01B79"/>
    <w:rsid w:val="00D06CA9"/>
    <w:rsid w:val="00D12A6F"/>
    <w:rsid w:val="00D14C9C"/>
    <w:rsid w:val="00D178F1"/>
    <w:rsid w:val="00D21308"/>
    <w:rsid w:val="00D2419F"/>
    <w:rsid w:val="00D241C6"/>
    <w:rsid w:val="00D324FF"/>
    <w:rsid w:val="00D40122"/>
    <w:rsid w:val="00D43D59"/>
    <w:rsid w:val="00D54482"/>
    <w:rsid w:val="00D556BA"/>
    <w:rsid w:val="00D557A7"/>
    <w:rsid w:val="00D61707"/>
    <w:rsid w:val="00D65BA1"/>
    <w:rsid w:val="00D7199A"/>
    <w:rsid w:val="00D71F5B"/>
    <w:rsid w:val="00D76960"/>
    <w:rsid w:val="00D848FA"/>
    <w:rsid w:val="00D85308"/>
    <w:rsid w:val="00D85CE5"/>
    <w:rsid w:val="00D9268C"/>
    <w:rsid w:val="00DA21AE"/>
    <w:rsid w:val="00DA5557"/>
    <w:rsid w:val="00DA6BF7"/>
    <w:rsid w:val="00DB4253"/>
    <w:rsid w:val="00DC1DE7"/>
    <w:rsid w:val="00DC36E0"/>
    <w:rsid w:val="00DC6450"/>
    <w:rsid w:val="00DD215F"/>
    <w:rsid w:val="00DE10B1"/>
    <w:rsid w:val="00DE1C46"/>
    <w:rsid w:val="00DE3195"/>
    <w:rsid w:val="00DE360F"/>
    <w:rsid w:val="00DE4B32"/>
    <w:rsid w:val="00DE7A61"/>
    <w:rsid w:val="00DF2546"/>
    <w:rsid w:val="00DF280D"/>
    <w:rsid w:val="00DF6A54"/>
    <w:rsid w:val="00E046B0"/>
    <w:rsid w:val="00E052B2"/>
    <w:rsid w:val="00E06B82"/>
    <w:rsid w:val="00E10530"/>
    <w:rsid w:val="00E10779"/>
    <w:rsid w:val="00E10DBF"/>
    <w:rsid w:val="00E10F79"/>
    <w:rsid w:val="00E14FCF"/>
    <w:rsid w:val="00E15BDF"/>
    <w:rsid w:val="00E17434"/>
    <w:rsid w:val="00E3130E"/>
    <w:rsid w:val="00E339EF"/>
    <w:rsid w:val="00E351E3"/>
    <w:rsid w:val="00E414B5"/>
    <w:rsid w:val="00E42F0A"/>
    <w:rsid w:val="00E431E4"/>
    <w:rsid w:val="00E46833"/>
    <w:rsid w:val="00E5446E"/>
    <w:rsid w:val="00E5654F"/>
    <w:rsid w:val="00E57D41"/>
    <w:rsid w:val="00E63027"/>
    <w:rsid w:val="00E639C8"/>
    <w:rsid w:val="00E6666D"/>
    <w:rsid w:val="00E6786F"/>
    <w:rsid w:val="00E71A0E"/>
    <w:rsid w:val="00E730CA"/>
    <w:rsid w:val="00E7692F"/>
    <w:rsid w:val="00E80556"/>
    <w:rsid w:val="00E82BD2"/>
    <w:rsid w:val="00E83E28"/>
    <w:rsid w:val="00E878C3"/>
    <w:rsid w:val="00E92273"/>
    <w:rsid w:val="00EA27A0"/>
    <w:rsid w:val="00EA30C4"/>
    <w:rsid w:val="00EA3F66"/>
    <w:rsid w:val="00EA4280"/>
    <w:rsid w:val="00EA6160"/>
    <w:rsid w:val="00EA7CF8"/>
    <w:rsid w:val="00EB306E"/>
    <w:rsid w:val="00EC3158"/>
    <w:rsid w:val="00EC6882"/>
    <w:rsid w:val="00ED14E8"/>
    <w:rsid w:val="00ED3009"/>
    <w:rsid w:val="00ED7745"/>
    <w:rsid w:val="00EE5C62"/>
    <w:rsid w:val="00EE7C52"/>
    <w:rsid w:val="00EF1A37"/>
    <w:rsid w:val="00EF1A81"/>
    <w:rsid w:val="00EF2BFC"/>
    <w:rsid w:val="00F07D8F"/>
    <w:rsid w:val="00F07FDC"/>
    <w:rsid w:val="00F15B27"/>
    <w:rsid w:val="00F15D1A"/>
    <w:rsid w:val="00F16E6C"/>
    <w:rsid w:val="00F1724D"/>
    <w:rsid w:val="00F20B0F"/>
    <w:rsid w:val="00F25D7F"/>
    <w:rsid w:val="00F27F9B"/>
    <w:rsid w:val="00F36C27"/>
    <w:rsid w:val="00F37713"/>
    <w:rsid w:val="00F41EF7"/>
    <w:rsid w:val="00F44BDB"/>
    <w:rsid w:val="00F532B4"/>
    <w:rsid w:val="00F64FB2"/>
    <w:rsid w:val="00F86AB4"/>
    <w:rsid w:val="00F86DE5"/>
    <w:rsid w:val="00F90E99"/>
    <w:rsid w:val="00F96A59"/>
    <w:rsid w:val="00FA32E2"/>
    <w:rsid w:val="00FA5105"/>
    <w:rsid w:val="00FC00AB"/>
    <w:rsid w:val="00FC15F6"/>
    <w:rsid w:val="00FC4F0E"/>
    <w:rsid w:val="00FD2A1F"/>
    <w:rsid w:val="00FD33A5"/>
    <w:rsid w:val="00FD6DC2"/>
    <w:rsid w:val="00FF1F7D"/>
    <w:rsid w:val="00FF29C7"/>
    <w:rsid w:val="00FF4081"/>
    <w:rsid w:val="00FF40AA"/>
  </w:rsids>
  <m:mathPr>
    <m:mathFont m:val="Cambria Math"/>
    <m:brkBin m:val="before"/>
    <m:brkBinSub m:val="--"/>
    <m:smallFrac m:val="0"/>
    <m:dispDef/>
    <m:lMargin m:val="71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7D4A"/>
    <w:pPr>
      <w:widowControl w:val="0"/>
      <w:jc w:val="both"/>
    </w:pPr>
  </w:style>
  <w:style w:type="paragraph" w:styleId="Heading1">
    <w:name w:val="heading 1"/>
    <w:basedOn w:val="Normal"/>
    <w:next w:val="Normal"/>
    <w:link w:val="Heading1Char"/>
    <w:uiPriority w:val="9"/>
    <w:qFormat/>
    <w:rsid w:val="00513C2A"/>
    <w:pPr>
      <w:keepNext/>
      <w:keepLines/>
      <w:numPr>
        <w:numId w:val="2"/>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13C2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D1FC1"/>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301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C2A"/>
    <w:pPr>
      <w:widowControl w:val="0"/>
      <w:jc w:val="both"/>
    </w:pPr>
  </w:style>
  <w:style w:type="character" w:customStyle="1" w:styleId="Heading1Char">
    <w:name w:val="Heading 1 Char"/>
    <w:basedOn w:val="DefaultParagraphFont"/>
    <w:link w:val="Heading1"/>
    <w:uiPriority w:val="9"/>
    <w:rsid w:val="00513C2A"/>
    <w:rPr>
      <w:b/>
      <w:bCs/>
      <w:kern w:val="44"/>
      <w:sz w:val="44"/>
      <w:szCs w:val="44"/>
    </w:rPr>
  </w:style>
  <w:style w:type="character" w:customStyle="1" w:styleId="Heading2Char">
    <w:name w:val="Heading 2 Char"/>
    <w:basedOn w:val="DefaultParagraphFont"/>
    <w:link w:val="Heading2"/>
    <w:uiPriority w:val="9"/>
    <w:rsid w:val="00513C2A"/>
    <w:rPr>
      <w:rFonts w:asciiTheme="majorHAnsi" w:eastAsiaTheme="majorEastAsia" w:hAnsiTheme="majorHAnsi" w:cstheme="majorBidi"/>
      <w:b/>
      <w:bCs/>
      <w:sz w:val="32"/>
      <w:szCs w:val="32"/>
    </w:rPr>
  </w:style>
  <w:style w:type="paragraph" w:customStyle="1" w:styleId="CM46">
    <w:name w:val="CM46"/>
    <w:basedOn w:val="Normal"/>
    <w:next w:val="Normal"/>
    <w:uiPriority w:val="99"/>
    <w:rsid w:val="00590ABB"/>
    <w:pPr>
      <w:autoSpaceDE w:val="0"/>
      <w:autoSpaceDN w:val="0"/>
      <w:adjustRightInd w:val="0"/>
      <w:jc w:val="left"/>
    </w:pPr>
    <w:rPr>
      <w:rFonts w:ascii="Times New Roman" w:hAnsi="Times New Roman" w:cs="Times New Roman"/>
      <w:kern w:val="0"/>
      <w:sz w:val="24"/>
      <w:szCs w:val="24"/>
    </w:rPr>
  </w:style>
  <w:style w:type="character" w:styleId="PlaceholderText">
    <w:name w:val="Placeholder Text"/>
    <w:basedOn w:val="DefaultParagraphFont"/>
    <w:uiPriority w:val="99"/>
    <w:semiHidden/>
    <w:rsid w:val="00742B53"/>
    <w:rPr>
      <w:color w:val="808080"/>
    </w:rPr>
  </w:style>
  <w:style w:type="paragraph" w:styleId="BalloonText">
    <w:name w:val="Balloon Text"/>
    <w:basedOn w:val="Normal"/>
    <w:link w:val="BalloonTextChar"/>
    <w:uiPriority w:val="99"/>
    <w:semiHidden/>
    <w:unhideWhenUsed/>
    <w:rsid w:val="00742B53"/>
    <w:rPr>
      <w:sz w:val="18"/>
      <w:szCs w:val="18"/>
    </w:rPr>
  </w:style>
  <w:style w:type="character" w:customStyle="1" w:styleId="BalloonTextChar">
    <w:name w:val="Balloon Text Char"/>
    <w:basedOn w:val="DefaultParagraphFont"/>
    <w:link w:val="BalloonText"/>
    <w:uiPriority w:val="99"/>
    <w:semiHidden/>
    <w:rsid w:val="00742B53"/>
    <w:rPr>
      <w:sz w:val="18"/>
      <w:szCs w:val="18"/>
    </w:rPr>
  </w:style>
  <w:style w:type="character" w:customStyle="1" w:styleId="Heading3Char">
    <w:name w:val="Heading 3 Char"/>
    <w:basedOn w:val="DefaultParagraphFont"/>
    <w:link w:val="Heading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FA32E2"/>
  </w:style>
  <w:style w:type="character" w:styleId="Hyperlink">
    <w:name w:val="Hyperlink"/>
    <w:basedOn w:val="DefaultParagraphFont"/>
    <w:uiPriority w:val="99"/>
    <w:unhideWhenUsed/>
    <w:rsid w:val="00FA32E2"/>
    <w:rPr>
      <w:color w:val="0000FF"/>
      <w:u w:val="single"/>
    </w:rPr>
  </w:style>
  <w:style w:type="paragraph" w:styleId="Caption">
    <w:name w:val="caption"/>
    <w:basedOn w:val="Normal"/>
    <w:next w:val="Normal"/>
    <w:uiPriority w:val="35"/>
    <w:unhideWhenUsed/>
    <w:qFormat/>
    <w:rsid w:val="001A421B"/>
    <w:rPr>
      <w:rFonts w:asciiTheme="majorHAnsi" w:eastAsia="SimHei" w:hAnsiTheme="majorHAnsi" w:cstheme="majorBidi"/>
      <w:sz w:val="20"/>
      <w:szCs w:val="20"/>
    </w:rPr>
  </w:style>
  <w:style w:type="paragraph" w:styleId="NormalWeb">
    <w:name w:val="Normal (Web)"/>
    <w:basedOn w:val="Normal"/>
    <w:uiPriority w:val="99"/>
    <w:semiHidden/>
    <w:unhideWhenUsed/>
    <w:rsid w:val="0099512C"/>
    <w:pPr>
      <w:widowControl/>
      <w:spacing w:before="100" w:beforeAutospacing="1" w:after="100" w:afterAutospacing="1"/>
      <w:jc w:val="left"/>
    </w:pPr>
    <w:rPr>
      <w:rFonts w:ascii="SimSun" w:eastAsia="SimSun" w:hAnsi="SimSun" w:cs="SimSun"/>
      <w:kern w:val="0"/>
      <w:sz w:val="24"/>
      <w:szCs w:val="24"/>
    </w:rPr>
  </w:style>
  <w:style w:type="character" w:customStyle="1" w:styleId="mw-headline">
    <w:name w:val="mw-headline"/>
    <w:basedOn w:val="DefaultParagraphFont"/>
    <w:rsid w:val="0021512E"/>
  </w:style>
  <w:style w:type="character" w:customStyle="1" w:styleId="mw-editsection">
    <w:name w:val="mw-editsection"/>
    <w:basedOn w:val="DefaultParagraphFont"/>
    <w:rsid w:val="0021512E"/>
  </w:style>
  <w:style w:type="character" w:customStyle="1" w:styleId="mw-editsection-bracket">
    <w:name w:val="mw-editsection-bracket"/>
    <w:basedOn w:val="DefaultParagraphFont"/>
    <w:rsid w:val="0021512E"/>
  </w:style>
  <w:style w:type="paragraph" w:styleId="Header">
    <w:name w:val="header"/>
    <w:basedOn w:val="Normal"/>
    <w:link w:val="HeaderChar"/>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E3CA3"/>
    <w:rPr>
      <w:sz w:val="18"/>
      <w:szCs w:val="18"/>
    </w:rPr>
  </w:style>
  <w:style w:type="paragraph" w:styleId="Footer">
    <w:name w:val="footer"/>
    <w:basedOn w:val="Normal"/>
    <w:link w:val="FooterChar"/>
    <w:uiPriority w:val="99"/>
    <w:unhideWhenUsed/>
    <w:rsid w:val="007E3CA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E3CA3"/>
    <w:rPr>
      <w:sz w:val="18"/>
      <w:szCs w:val="18"/>
    </w:rPr>
  </w:style>
  <w:style w:type="character" w:customStyle="1" w:styleId="EndNoteBibliographyChar">
    <w:name w:val="EndNote Bibliography Char"/>
    <w:basedOn w:val="DefaultParagraphFont"/>
    <w:link w:val="EndNoteBibliography"/>
    <w:locked/>
    <w:rsid w:val="00A43A29"/>
    <w:rPr>
      <w:rFonts w:cs="Calibri"/>
      <w:noProof/>
      <w:sz w:val="20"/>
    </w:rPr>
  </w:style>
  <w:style w:type="paragraph" w:customStyle="1" w:styleId="EndNoteBibliography">
    <w:name w:val="EndNote Bibliography"/>
    <w:basedOn w:val="Normal"/>
    <w:link w:val="EndNoteBibliographyChar"/>
    <w:rsid w:val="00A43A29"/>
    <w:pPr>
      <w:widowControl/>
      <w:spacing w:after="200"/>
      <w:jc w:val="left"/>
    </w:pPr>
    <w:rPr>
      <w:rFonts w:cs="Calibri"/>
      <w:noProof/>
      <w:sz w:val="20"/>
    </w:rPr>
  </w:style>
  <w:style w:type="paragraph" w:styleId="ListParagraph">
    <w:name w:val="List Paragraph"/>
    <w:basedOn w:val="Normal"/>
    <w:link w:val="ListParagraphChar"/>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Heading4Char">
    <w:name w:val="Heading 4 Char"/>
    <w:basedOn w:val="DefaultParagraphFont"/>
    <w:link w:val="Heading4"/>
    <w:uiPriority w:val="9"/>
    <w:semiHidden/>
    <w:rsid w:val="001A301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01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01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A301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DefaultParagraphFont"/>
    <w:rsid w:val="000E59E3"/>
    <w:rPr>
      <w:rFonts w:ascii="CMSSBX10" w:hAnsi="CMSSBX10" w:cs="CMSSBX10"/>
      <w:vanish/>
      <w:color w:val="FF0000"/>
      <w:kern w:val="0"/>
      <w:sz w:val="29"/>
      <w:szCs w:val="29"/>
    </w:rPr>
  </w:style>
  <w:style w:type="paragraph" w:customStyle="1" w:styleId="MTDisplayEquation">
    <w:name w:val="MTDisplayEquation"/>
    <w:basedOn w:val="ListParagraph"/>
    <w:next w:val="Normal"/>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ListParagraphChar">
    <w:name w:val="List Paragraph Char"/>
    <w:basedOn w:val="DefaultParagraphFont"/>
    <w:link w:val="ListParagraph"/>
    <w:uiPriority w:val="34"/>
    <w:rsid w:val="000E59E3"/>
  </w:style>
  <w:style w:type="character" w:customStyle="1" w:styleId="MTDisplayEquationChar">
    <w:name w:val="MTDisplayEquation Char"/>
    <w:basedOn w:val="ListParagraphChar"/>
    <w:link w:val="MTDisplayEquation"/>
    <w:rsid w:val="000E59E3"/>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9344A9"/>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9344A9"/>
    <w:rPr>
      <w:rFonts w:asciiTheme="majorHAnsi" w:eastAsia="SimSun" w:hAnsiTheme="majorHAnsi" w:cstheme="majorBidi"/>
      <w:b/>
      <w:bCs/>
      <w:sz w:val="32"/>
      <w:szCs w:val="32"/>
    </w:rPr>
  </w:style>
  <w:style w:type="table" w:customStyle="1" w:styleId="MTEBNumberedEquation">
    <w:name w:val="MTEBNumberedEquation"/>
    <w:basedOn w:val="TableNormal"/>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TableGrid">
    <w:name w:val="Table Grid"/>
    <w:basedOn w:val="TableNormal"/>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link w:val="EndNoteBibliographyTitleChar"/>
    <w:rsid w:val="008317E1"/>
    <w:pPr>
      <w:jc w:val="center"/>
    </w:pPr>
    <w:rPr>
      <w:noProof/>
      <w:sz w:val="20"/>
    </w:rPr>
  </w:style>
  <w:style w:type="character" w:customStyle="1" w:styleId="EndNoteBibliographyTitleChar">
    <w:name w:val="EndNote Bibliography Title Char"/>
    <w:basedOn w:val="EndNoteBibliographyChar"/>
    <w:link w:val="EndNoteBibliographyTitle"/>
    <w:rsid w:val="008317E1"/>
    <w:rPr>
      <w:rFonts w:cs="Calibri"/>
      <w:noProof/>
      <w:sz w:val="20"/>
    </w:rPr>
  </w:style>
  <w:style w:type="character" w:styleId="CommentReference">
    <w:name w:val="annotation reference"/>
    <w:basedOn w:val="DefaultParagraphFont"/>
    <w:uiPriority w:val="99"/>
    <w:semiHidden/>
    <w:unhideWhenUsed/>
    <w:rsid w:val="009166C0"/>
    <w:rPr>
      <w:sz w:val="16"/>
      <w:szCs w:val="16"/>
    </w:rPr>
  </w:style>
  <w:style w:type="paragraph" w:styleId="CommentText">
    <w:name w:val="annotation text"/>
    <w:basedOn w:val="Normal"/>
    <w:link w:val="CommentTextChar"/>
    <w:uiPriority w:val="99"/>
    <w:semiHidden/>
    <w:unhideWhenUsed/>
    <w:rsid w:val="009166C0"/>
    <w:rPr>
      <w:sz w:val="20"/>
      <w:szCs w:val="20"/>
    </w:rPr>
  </w:style>
  <w:style w:type="character" w:customStyle="1" w:styleId="CommentTextChar">
    <w:name w:val="Comment Text Char"/>
    <w:basedOn w:val="DefaultParagraphFont"/>
    <w:link w:val="CommentText"/>
    <w:uiPriority w:val="99"/>
    <w:semiHidden/>
    <w:rsid w:val="009166C0"/>
    <w:rPr>
      <w:sz w:val="20"/>
      <w:szCs w:val="20"/>
    </w:rPr>
  </w:style>
  <w:style w:type="paragraph" w:styleId="CommentSubject">
    <w:name w:val="annotation subject"/>
    <w:basedOn w:val="CommentText"/>
    <w:next w:val="CommentText"/>
    <w:link w:val="CommentSubjectChar"/>
    <w:uiPriority w:val="99"/>
    <w:semiHidden/>
    <w:unhideWhenUsed/>
    <w:rsid w:val="009166C0"/>
    <w:rPr>
      <w:b/>
      <w:bCs/>
    </w:rPr>
  </w:style>
  <w:style w:type="character" w:customStyle="1" w:styleId="CommentSubjectChar">
    <w:name w:val="Comment Subject Char"/>
    <w:basedOn w:val="CommentTextChar"/>
    <w:link w:val="CommentSubject"/>
    <w:uiPriority w:val="99"/>
    <w:semiHidden/>
    <w:rsid w:val="009166C0"/>
    <w:rPr>
      <w:b/>
      <w:bCs/>
      <w:sz w:val="20"/>
      <w:szCs w:val="20"/>
    </w:rPr>
  </w:style>
  <w:style w:type="paragraph" w:styleId="DocumentMap">
    <w:name w:val="Document Map"/>
    <w:basedOn w:val="Normal"/>
    <w:link w:val="DocumentMapChar"/>
    <w:uiPriority w:val="99"/>
    <w:semiHidden/>
    <w:unhideWhenUsed/>
    <w:rsid w:val="00BF6767"/>
    <w:rPr>
      <w:rFonts w:ascii="Tahoma" w:hAnsi="Tahoma" w:cs="Tahoma"/>
      <w:sz w:val="16"/>
      <w:szCs w:val="16"/>
    </w:rPr>
  </w:style>
  <w:style w:type="character" w:customStyle="1" w:styleId="DocumentMapChar">
    <w:name w:val="Document Map Char"/>
    <w:basedOn w:val="DefaultParagraphFont"/>
    <w:link w:val="DocumentMap"/>
    <w:uiPriority w:val="99"/>
    <w:semiHidden/>
    <w:rsid w:val="00BF67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7D4A"/>
    <w:pPr>
      <w:widowControl w:val="0"/>
      <w:jc w:val="both"/>
    </w:pPr>
  </w:style>
  <w:style w:type="paragraph" w:styleId="Heading1">
    <w:name w:val="heading 1"/>
    <w:basedOn w:val="Normal"/>
    <w:next w:val="Normal"/>
    <w:link w:val="Heading1Char"/>
    <w:uiPriority w:val="9"/>
    <w:qFormat/>
    <w:rsid w:val="00513C2A"/>
    <w:pPr>
      <w:keepNext/>
      <w:keepLines/>
      <w:numPr>
        <w:numId w:val="2"/>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13C2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D1FC1"/>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301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C2A"/>
    <w:pPr>
      <w:widowControl w:val="0"/>
      <w:jc w:val="both"/>
    </w:pPr>
  </w:style>
  <w:style w:type="character" w:customStyle="1" w:styleId="Heading1Char">
    <w:name w:val="Heading 1 Char"/>
    <w:basedOn w:val="DefaultParagraphFont"/>
    <w:link w:val="Heading1"/>
    <w:uiPriority w:val="9"/>
    <w:rsid w:val="00513C2A"/>
    <w:rPr>
      <w:b/>
      <w:bCs/>
      <w:kern w:val="44"/>
      <w:sz w:val="44"/>
      <w:szCs w:val="44"/>
    </w:rPr>
  </w:style>
  <w:style w:type="character" w:customStyle="1" w:styleId="Heading2Char">
    <w:name w:val="Heading 2 Char"/>
    <w:basedOn w:val="DefaultParagraphFont"/>
    <w:link w:val="Heading2"/>
    <w:uiPriority w:val="9"/>
    <w:rsid w:val="00513C2A"/>
    <w:rPr>
      <w:rFonts w:asciiTheme="majorHAnsi" w:eastAsiaTheme="majorEastAsia" w:hAnsiTheme="majorHAnsi" w:cstheme="majorBidi"/>
      <w:b/>
      <w:bCs/>
      <w:sz w:val="32"/>
      <w:szCs w:val="32"/>
    </w:rPr>
  </w:style>
  <w:style w:type="paragraph" w:customStyle="1" w:styleId="CM46">
    <w:name w:val="CM46"/>
    <w:basedOn w:val="Normal"/>
    <w:next w:val="Normal"/>
    <w:uiPriority w:val="99"/>
    <w:rsid w:val="00590ABB"/>
    <w:pPr>
      <w:autoSpaceDE w:val="0"/>
      <w:autoSpaceDN w:val="0"/>
      <w:adjustRightInd w:val="0"/>
      <w:jc w:val="left"/>
    </w:pPr>
    <w:rPr>
      <w:rFonts w:ascii="Times New Roman" w:hAnsi="Times New Roman" w:cs="Times New Roman"/>
      <w:kern w:val="0"/>
      <w:sz w:val="24"/>
      <w:szCs w:val="24"/>
    </w:rPr>
  </w:style>
  <w:style w:type="character" w:styleId="PlaceholderText">
    <w:name w:val="Placeholder Text"/>
    <w:basedOn w:val="DefaultParagraphFont"/>
    <w:uiPriority w:val="99"/>
    <w:semiHidden/>
    <w:rsid w:val="00742B53"/>
    <w:rPr>
      <w:color w:val="808080"/>
    </w:rPr>
  </w:style>
  <w:style w:type="paragraph" w:styleId="BalloonText">
    <w:name w:val="Balloon Text"/>
    <w:basedOn w:val="Normal"/>
    <w:link w:val="BalloonTextChar"/>
    <w:uiPriority w:val="99"/>
    <w:semiHidden/>
    <w:unhideWhenUsed/>
    <w:rsid w:val="00742B53"/>
    <w:rPr>
      <w:sz w:val="18"/>
      <w:szCs w:val="18"/>
    </w:rPr>
  </w:style>
  <w:style w:type="character" w:customStyle="1" w:styleId="BalloonTextChar">
    <w:name w:val="Balloon Text Char"/>
    <w:basedOn w:val="DefaultParagraphFont"/>
    <w:link w:val="BalloonText"/>
    <w:uiPriority w:val="99"/>
    <w:semiHidden/>
    <w:rsid w:val="00742B53"/>
    <w:rPr>
      <w:sz w:val="18"/>
      <w:szCs w:val="18"/>
    </w:rPr>
  </w:style>
  <w:style w:type="character" w:customStyle="1" w:styleId="Heading3Char">
    <w:name w:val="Heading 3 Char"/>
    <w:basedOn w:val="DefaultParagraphFont"/>
    <w:link w:val="Heading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FA32E2"/>
  </w:style>
  <w:style w:type="character" w:styleId="Hyperlink">
    <w:name w:val="Hyperlink"/>
    <w:basedOn w:val="DefaultParagraphFont"/>
    <w:uiPriority w:val="99"/>
    <w:unhideWhenUsed/>
    <w:rsid w:val="00FA32E2"/>
    <w:rPr>
      <w:color w:val="0000FF"/>
      <w:u w:val="single"/>
    </w:rPr>
  </w:style>
  <w:style w:type="paragraph" w:styleId="Caption">
    <w:name w:val="caption"/>
    <w:basedOn w:val="Normal"/>
    <w:next w:val="Normal"/>
    <w:uiPriority w:val="35"/>
    <w:unhideWhenUsed/>
    <w:qFormat/>
    <w:rsid w:val="001A421B"/>
    <w:rPr>
      <w:rFonts w:asciiTheme="majorHAnsi" w:eastAsia="SimHei" w:hAnsiTheme="majorHAnsi" w:cstheme="majorBidi"/>
      <w:sz w:val="20"/>
      <w:szCs w:val="20"/>
    </w:rPr>
  </w:style>
  <w:style w:type="paragraph" w:styleId="NormalWeb">
    <w:name w:val="Normal (Web)"/>
    <w:basedOn w:val="Normal"/>
    <w:uiPriority w:val="99"/>
    <w:semiHidden/>
    <w:unhideWhenUsed/>
    <w:rsid w:val="0099512C"/>
    <w:pPr>
      <w:widowControl/>
      <w:spacing w:before="100" w:beforeAutospacing="1" w:after="100" w:afterAutospacing="1"/>
      <w:jc w:val="left"/>
    </w:pPr>
    <w:rPr>
      <w:rFonts w:ascii="SimSun" w:eastAsia="SimSun" w:hAnsi="SimSun" w:cs="SimSun"/>
      <w:kern w:val="0"/>
      <w:sz w:val="24"/>
      <w:szCs w:val="24"/>
    </w:rPr>
  </w:style>
  <w:style w:type="character" w:customStyle="1" w:styleId="mw-headline">
    <w:name w:val="mw-headline"/>
    <w:basedOn w:val="DefaultParagraphFont"/>
    <w:rsid w:val="0021512E"/>
  </w:style>
  <w:style w:type="character" w:customStyle="1" w:styleId="mw-editsection">
    <w:name w:val="mw-editsection"/>
    <w:basedOn w:val="DefaultParagraphFont"/>
    <w:rsid w:val="0021512E"/>
  </w:style>
  <w:style w:type="character" w:customStyle="1" w:styleId="mw-editsection-bracket">
    <w:name w:val="mw-editsection-bracket"/>
    <w:basedOn w:val="DefaultParagraphFont"/>
    <w:rsid w:val="0021512E"/>
  </w:style>
  <w:style w:type="paragraph" w:styleId="Header">
    <w:name w:val="header"/>
    <w:basedOn w:val="Normal"/>
    <w:link w:val="HeaderChar"/>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E3CA3"/>
    <w:rPr>
      <w:sz w:val="18"/>
      <w:szCs w:val="18"/>
    </w:rPr>
  </w:style>
  <w:style w:type="paragraph" w:styleId="Footer">
    <w:name w:val="footer"/>
    <w:basedOn w:val="Normal"/>
    <w:link w:val="FooterChar"/>
    <w:uiPriority w:val="99"/>
    <w:unhideWhenUsed/>
    <w:rsid w:val="007E3CA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E3CA3"/>
    <w:rPr>
      <w:sz w:val="18"/>
      <w:szCs w:val="18"/>
    </w:rPr>
  </w:style>
  <w:style w:type="character" w:customStyle="1" w:styleId="EndNoteBibliographyChar">
    <w:name w:val="EndNote Bibliography Char"/>
    <w:basedOn w:val="DefaultParagraphFont"/>
    <w:link w:val="EndNoteBibliography"/>
    <w:locked/>
    <w:rsid w:val="00A43A29"/>
    <w:rPr>
      <w:rFonts w:cs="Calibri"/>
      <w:noProof/>
      <w:sz w:val="20"/>
    </w:rPr>
  </w:style>
  <w:style w:type="paragraph" w:customStyle="1" w:styleId="EndNoteBibliography">
    <w:name w:val="EndNote Bibliography"/>
    <w:basedOn w:val="Normal"/>
    <w:link w:val="EndNoteBibliographyChar"/>
    <w:rsid w:val="00A43A29"/>
    <w:pPr>
      <w:widowControl/>
      <w:spacing w:after="200"/>
      <w:jc w:val="left"/>
    </w:pPr>
    <w:rPr>
      <w:rFonts w:cs="Calibri"/>
      <w:noProof/>
      <w:sz w:val="20"/>
    </w:rPr>
  </w:style>
  <w:style w:type="paragraph" w:styleId="ListParagraph">
    <w:name w:val="List Paragraph"/>
    <w:basedOn w:val="Normal"/>
    <w:link w:val="ListParagraphChar"/>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Heading4Char">
    <w:name w:val="Heading 4 Char"/>
    <w:basedOn w:val="DefaultParagraphFont"/>
    <w:link w:val="Heading4"/>
    <w:uiPriority w:val="9"/>
    <w:semiHidden/>
    <w:rsid w:val="001A301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01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01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A301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DefaultParagraphFont"/>
    <w:rsid w:val="000E59E3"/>
    <w:rPr>
      <w:rFonts w:ascii="CMSSBX10" w:hAnsi="CMSSBX10" w:cs="CMSSBX10"/>
      <w:vanish/>
      <w:color w:val="FF0000"/>
      <w:kern w:val="0"/>
      <w:sz w:val="29"/>
      <w:szCs w:val="29"/>
    </w:rPr>
  </w:style>
  <w:style w:type="paragraph" w:customStyle="1" w:styleId="MTDisplayEquation">
    <w:name w:val="MTDisplayEquation"/>
    <w:basedOn w:val="ListParagraph"/>
    <w:next w:val="Normal"/>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ListParagraphChar">
    <w:name w:val="List Paragraph Char"/>
    <w:basedOn w:val="DefaultParagraphFont"/>
    <w:link w:val="ListParagraph"/>
    <w:uiPriority w:val="34"/>
    <w:rsid w:val="000E59E3"/>
  </w:style>
  <w:style w:type="character" w:customStyle="1" w:styleId="MTDisplayEquationChar">
    <w:name w:val="MTDisplayEquation Char"/>
    <w:basedOn w:val="ListParagraphChar"/>
    <w:link w:val="MTDisplayEquation"/>
    <w:rsid w:val="000E59E3"/>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9344A9"/>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9344A9"/>
    <w:rPr>
      <w:rFonts w:asciiTheme="majorHAnsi" w:eastAsia="SimSun" w:hAnsiTheme="majorHAnsi" w:cstheme="majorBidi"/>
      <w:b/>
      <w:bCs/>
      <w:sz w:val="32"/>
      <w:szCs w:val="32"/>
    </w:rPr>
  </w:style>
  <w:style w:type="table" w:customStyle="1" w:styleId="MTEBNumberedEquation">
    <w:name w:val="MTEBNumberedEquation"/>
    <w:basedOn w:val="TableNormal"/>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TableGrid">
    <w:name w:val="Table Grid"/>
    <w:basedOn w:val="TableNormal"/>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link w:val="EndNoteBibliographyTitleChar"/>
    <w:rsid w:val="008317E1"/>
    <w:pPr>
      <w:jc w:val="center"/>
    </w:pPr>
    <w:rPr>
      <w:noProof/>
      <w:sz w:val="20"/>
    </w:rPr>
  </w:style>
  <w:style w:type="character" w:customStyle="1" w:styleId="EndNoteBibliographyTitleChar">
    <w:name w:val="EndNote Bibliography Title Char"/>
    <w:basedOn w:val="EndNoteBibliographyChar"/>
    <w:link w:val="EndNoteBibliographyTitle"/>
    <w:rsid w:val="008317E1"/>
    <w:rPr>
      <w:rFonts w:cs="Calibri"/>
      <w:noProof/>
      <w:sz w:val="20"/>
    </w:rPr>
  </w:style>
  <w:style w:type="character" w:styleId="CommentReference">
    <w:name w:val="annotation reference"/>
    <w:basedOn w:val="DefaultParagraphFont"/>
    <w:uiPriority w:val="99"/>
    <w:semiHidden/>
    <w:unhideWhenUsed/>
    <w:rsid w:val="009166C0"/>
    <w:rPr>
      <w:sz w:val="16"/>
      <w:szCs w:val="16"/>
    </w:rPr>
  </w:style>
  <w:style w:type="paragraph" w:styleId="CommentText">
    <w:name w:val="annotation text"/>
    <w:basedOn w:val="Normal"/>
    <w:link w:val="CommentTextChar"/>
    <w:uiPriority w:val="99"/>
    <w:semiHidden/>
    <w:unhideWhenUsed/>
    <w:rsid w:val="009166C0"/>
    <w:rPr>
      <w:sz w:val="20"/>
      <w:szCs w:val="20"/>
    </w:rPr>
  </w:style>
  <w:style w:type="character" w:customStyle="1" w:styleId="CommentTextChar">
    <w:name w:val="Comment Text Char"/>
    <w:basedOn w:val="DefaultParagraphFont"/>
    <w:link w:val="CommentText"/>
    <w:uiPriority w:val="99"/>
    <w:semiHidden/>
    <w:rsid w:val="009166C0"/>
    <w:rPr>
      <w:sz w:val="20"/>
      <w:szCs w:val="20"/>
    </w:rPr>
  </w:style>
  <w:style w:type="paragraph" w:styleId="CommentSubject">
    <w:name w:val="annotation subject"/>
    <w:basedOn w:val="CommentText"/>
    <w:next w:val="CommentText"/>
    <w:link w:val="CommentSubjectChar"/>
    <w:uiPriority w:val="99"/>
    <w:semiHidden/>
    <w:unhideWhenUsed/>
    <w:rsid w:val="009166C0"/>
    <w:rPr>
      <w:b/>
      <w:bCs/>
    </w:rPr>
  </w:style>
  <w:style w:type="character" w:customStyle="1" w:styleId="CommentSubjectChar">
    <w:name w:val="Comment Subject Char"/>
    <w:basedOn w:val="CommentTextChar"/>
    <w:link w:val="CommentSubject"/>
    <w:uiPriority w:val="99"/>
    <w:semiHidden/>
    <w:rsid w:val="009166C0"/>
    <w:rPr>
      <w:b/>
      <w:bCs/>
      <w:sz w:val="20"/>
      <w:szCs w:val="20"/>
    </w:rPr>
  </w:style>
  <w:style w:type="paragraph" w:styleId="DocumentMap">
    <w:name w:val="Document Map"/>
    <w:basedOn w:val="Normal"/>
    <w:link w:val="DocumentMapChar"/>
    <w:uiPriority w:val="99"/>
    <w:semiHidden/>
    <w:unhideWhenUsed/>
    <w:rsid w:val="00BF6767"/>
    <w:rPr>
      <w:rFonts w:ascii="Tahoma" w:hAnsi="Tahoma" w:cs="Tahoma"/>
      <w:sz w:val="16"/>
      <w:szCs w:val="16"/>
    </w:rPr>
  </w:style>
  <w:style w:type="character" w:customStyle="1" w:styleId="DocumentMapChar">
    <w:name w:val="Document Map Char"/>
    <w:basedOn w:val="DefaultParagraphFont"/>
    <w:link w:val="DocumentMap"/>
    <w:uiPriority w:val="99"/>
    <w:semiHidden/>
    <w:rsid w:val="00BF6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2880">
      <w:bodyDiv w:val="1"/>
      <w:marLeft w:val="0"/>
      <w:marRight w:val="0"/>
      <w:marTop w:val="0"/>
      <w:marBottom w:val="0"/>
      <w:divBdr>
        <w:top w:val="none" w:sz="0" w:space="0" w:color="auto"/>
        <w:left w:val="none" w:sz="0" w:space="0" w:color="auto"/>
        <w:bottom w:val="none" w:sz="0" w:space="0" w:color="auto"/>
        <w:right w:val="none" w:sz="0" w:space="0" w:color="auto"/>
      </w:divBdr>
    </w:div>
    <w:div w:id="40984330">
      <w:bodyDiv w:val="1"/>
      <w:marLeft w:val="0"/>
      <w:marRight w:val="0"/>
      <w:marTop w:val="0"/>
      <w:marBottom w:val="0"/>
      <w:divBdr>
        <w:top w:val="none" w:sz="0" w:space="0" w:color="auto"/>
        <w:left w:val="none" w:sz="0" w:space="0" w:color="auto"/>
        <w:bottom w:val="none" w:sz="0" w:space="0" w:color="auto"/>
        <w:right w:val="none" w:sz="0" w:space="0" w:color="auto"/>
      </w:divBdr>
    </w:div>
    <w:div w:id="204294284">
      <w:bodyDiv w:val="1"/>
      <w:marLeft w:val="0"/>
      <w:marRight w:val="0"/>
      <w:marTop w:val="0"/>
      <w:marBottom w:val="0"/>
      <w:divBdr>
        <w:top w:val="none" w:sz="0" w:space="0" w:color="auto"/>
        <w:left w:val="none" w:sz="0" w:space="0" w:color="auto"/>
        <w:bottom w:val="none" w:sz="0" w:space="0" w:color="auto"/>
        <w:right w:val="none" w:sz="0" w:space="0" w:color="auto"/>
      </w:divBdr>
    </w:div>
    <w:div w:id="236983157">
      <w:bodyDiv w:val="1"/>
      <w:marLeft w:val="0"/>
      <w:marRight w:val="0"/>
      <w:marTop w:val="0"/>
      <w:marBottom w:val="0"/>
      <w:divBdr>
        <w:top w:val="none" w:sz="0" w:space="0" w:color="auto"/>
        <w:left w:val="none" w:sz="0" w:space="0" w:color="auto"/>
        <w:bottom w:val="none" w:sz="0" w:space="0" w:color="auto"/>
        <w:right w:val="none" w:sz="0" w:space="0" w:color="auto"/>
      </w:divBdr>
    </w:div>
    <w:div w:id="250237506">
      <w:bodyDiv w:val="1"/>
      <w:marLeft w:val="0"/>
      <w:marRight w:val="0"/>
      <w:marTop w:val="0"/>
      <w:marBottom w:val="0"/>
      <w:divBdr>
        <w:top w:val="none" w:sz="0" w:space="0" w:color="auto"/>
        <w:left w:val="none" w:sz="0" w:space="0" w:color="auto"/>
        <w:bottom w:val="none" w:sz="0" w:space="0" w:color="auto"/>
        <w:right w:val="none" w:sz="0" w:space="0" w:color="auto"/>
      </w:divBdr>
    </w:div>
    <w:div w:id="426659395">
      <w:bodyDiv w:val="1"/>
      <w:marLeft w:val="0"/>
      <w:marRight w:val="0"/>
      <w:marTop w:val="0"/>
      <w:marBottom w:val="0"/>
      <w:divBdr>
        <w:top w:val="none" w:sz="0" w:space="0" w:color="auto"/>
        <w:left w:val="none" w:sz="0" w:space="0" w:color="auto"/>
        <w:bottom w:val="none" w:sz="0" w:space="0" w:color="auto"/>
        <w:right w:val="none" w:sz="0" w:space="0" w:color="auto"/>
      </w:divBdr>
    </w:div>
    <w:div w:id="624192196">
      <w:bodyDiv w:val="1"/>
      <w:marLeft w:val="0"/>
      <w:marRight w:val="0"/>
      <w:marTop w:val="0"/>
      <w:marBottom w:val="0"/>
      <w:divBdr>
        <w:top w:val="none" w:sz="0" w:space="0" w:color="auto"/>
        <w:left w:val="none" w:sz="0" w:space="0" w:color="auto"/>
        <w:bottom w:val="none" w:sz="0" w:space="0" w:color="auto"/>
        <w:right w:val="none" w:sz="0" w:space="0" w:color="auto"/>
      </w:divBdr>
    </w:div>
    <w:div w:id="668942836">
      <w:bodyDiv w:val="1"/>
      <w:marLeft w:val="0"/>
      <w:marRight w:val="0"/>
      <w:marTop w:val="0"/>
      <w:marBottom w:val="0"/>
      <w:divBdr>
        <w:top w:val="none" w:sz="0" w:space="0" w:color="auto"/>
        <w:left w:val="none" w:sz="0" w:space="0" w:color="auto"/>
        <w:bottom w:val="none" w:sz="0" w:space="0" w:color="auto"/>
        <w:right w:val="none" w:sz="0" w:space="0" w:color="auto"/>
      </w:divBdr>
    </w:div>
    <w:div w:id="920722214">
      <w:bodyDiv w:val="1"/>
      <w:marLeft w:val="0"/>
      <w:marRight w:val="0"/>
      <w:marTop w:val="0"/>
      <w:marBottom w:val="0"/>
      <w:divBdr>
        <w:top w:val="none" w:sz="0" w:space="0" w:color="auto"/>
        <w:left w:val="none" w:sz="0" w:space="0" w:color="auto"/>
        <w:bottom w:val="none" w:sz="0" w:space="0" w:color="auto"/>
        <w:right w:val="none" w:sz="0" w:space="0" w:color="auto"/>
      </w:divBdr>
    </w:div>
    <w:div w:id="1069614142">
      <w:bodyDiv w:val="1"/>
      <w:marLeft w:val="0"/>
      <w:marRight w:val="0"/>
      <w:marTop w:val="0"/>
      <w:marBottom w:val="0"/>
      <w:divBdr>
        <w:top w:val="none" w:sz="0" w:space="0" w:color="auto"/>
        <w:left w:val="none" w:sz="0" w:space="0" w:color="auto"/>
        <w:bottom w:val="none" w:sz="0" w:space="0" w:color="auto"/>
        <w:right w:val="none" w:sz="0" w:space="0" w:color="auto"/>
      </w:divBdr>
    </w:div>
    <w:div w:id="1110861485">
      <w:bodyDiv w:val="1"/>
      <w:marLeft w:val="0"/>
      <w:marRight w:val="0"/>
      <w:marTop w:val="0"/>
      <w:marBottom w:val="0"/>
      <w:divBdr>
        <w:top w:val="none" w:sz="0" w:space="0" w:color="auto"/>
        <w:left w:val="none" w:sz="0" w:space="0" w:color="auto"/>
        <w:bottom w:val="none" w:sz="0" w:space="0" w:color="auto"/>
        <w:right w:val="none" w:sz="0" w:space="0" w:color="auto"/>
      </w:divBdr>
    </w:div>
    <w:div w:id="1165784115">
      <w:bodyDiv w:val="1"/>
      <w:marLeft w:val="0"/>
      <w:marRight w:val="0"/>
      <w:marTop w:val="0"/>
      <w:marBottom w:val="0"/>
      <w:divBdr>
        <w:top w:val="none" w:sz="0" w:space="0" w:color="auto"/>
        <w:left w:val="none" w:sz="0" w:space="0" w:color="auto"/>
        <w:bottom w:val="none" w:sz="0" w:space="0" w:color="auto"/>
        <w:right w:val="none" w:sz="0" w:space="0" w:color="auto"/>
      </w:divBdr>
    </w:div>
    <w:div w:id="1192768471">
      <w:bodyDiv w:val="1"/>
      <w:marLeft w:val="0"/>
      <w:marRight w:val="0"/>
      <w:marTop w:val="0"/>
      <w:marBottom w:val="0"/>
      <w:divBdr>
        <w:top w:val="none" w:sz="0" w:space="0" w:color="auto"/>
        <w:left w:val="none" w:sz="0" w:space="0" w:color="auto"/>
        <w:bottom w:val="none" w:sz="0" w:space="0" w:color="auto"/>
        <w:right w:val="none" w:sz="0" w:space="0" w:color="auto"/>
      </w:divBdr>
    </w:div>
    <w:div w:id="1283922640">
      <w:bodyDiv w:val="1"/>
      <w:marLeft w:val="0"/>
      <w:marRight w:val="0"/>
      <w:marTop w:val="0"/>
      <w:marBottom w:val="0"/>
      <w:divBdr>
        <w:top w:val="none" w:sz="0" w:space="0" w:color="auto"/>
        <w:left w:val="none" w:sz="0" w:space="0" w:color="auto"/>
        <w:bottom w:val="none" w:sz="0" w:space="0" w:color="auto"/>
        <w:right w:val="none" w:sz="0" w:space="0" w:color="auto"/>
      </w:divBdr>
    </w:div>
    <w:div w:id="1319843008">
      <w:bodyDiv w:val="1"/>
      <w:marLeft w:val="0"/>
      <w:marRight w:val="0"/>
      <w:marTop w:val="0"/>
      <w:marBottom w:val="0"/>
      <w:divBdr>
        <w:top w:val="none" w:sz="0" w:space="0" w:color="auto"/>
        <w:left w:val="none" w:sz="0" w:space="0" w:color="auto"/>
        <w:bottom w:val="none" w:sz="0" w:space="0" w:color="auto"/>
        <w:right w:val="none" w:sz="0" w:space="0" w:color="auto"/>
      </w:divBdr>
    </w:div>
    <w:div w:id="1341615062">
      <w:bodyDiv w:val="1"/>
      <w:marLeft w:val="0"/>
      <w:marRight w:val="0"/>
      <w:marTop w:val="0"/>
      <w:marBottom w:val="0"/>
      <w:divBdr>
        <w:top w:val="none" w:sz="0" w:space="0" w:color="auto"/>
        <w:left w:val="none" w:sz="0" w:space="0" w:color="auto"/>
        <w:bottom w:val="none" w:sz="0" w:space="0" w:color="auto"/>
        <w:right w:val="none" w:sz="0" w:space="0" w:color="auto"/>
      </w:divBdr>
    </w:div>
    <w:div w:id="1387950390">
      <w:bodyDiv w:val="1"/>
      <w:marLeft w:val="0"/>
      <w:marRight w:val="0"/>
      <w:marTop w:val="0"/>
      <w:marBottom w:val="0"/>
      <w:divBdr>
        <w:top w:val="none" w:sz="0" w:space="0" w:color="auto"/>
        <w:left w:val="none" w:sz="0" w:space="0" w:color="auto"/>
        <w:bottom w:val="none" w:sz="0" w:space="0" w:color="auto"/>
        <w:right w:val="none" w:sz="0" w:space="0" w:color="auto"/>
      </w:divBdr>
    </w:div>
    <w:div w:id="1439519328">
      <w:bodyDiv w:val="1"/>
      <w:marLeft w:val="0"/>
      <w:marRight w:val="0"/>
      <w:marTop w:val="0"/>
      <w:marBottom w:val="0"/>
      <w:divBdr>
        <w:top w:val="none" w:sz="0" w:space="0" w:color="auto"/>
        <w:left w:val="none" w:sz="0" w:space="0" w:color="auto"/>
        <w:bottom w:val="none" w:sz="0" w:space="0" w:color="auto"/>
        <w:right w:val="none" w:sz="0" w:space="0" w:color="auto"/>
      </w:divBdr>
    </w:div>
    <w:div w:id="1529414420">
      <w:bodyDiv w:val="1"/>
      <w:marLeft w:val="0"/>
      <w:marRight w:val="0"/>
      <w:marTop w:val="0"/>
      <w:marBottom w:val="0"/>
      <w:divBdr>
        <w:top w:val="none" w:sz="0" w:space="0" w:color="auto"/>
        <w:left w:val="none" w:sz="0" w:space="0" w:color="auto"/>
        <w:bottom w:val="none" w:sz="0" w:space="0" w:color="auto"/>
        <w:right w:val="none" w:sz="0" w:space="0" w:color="auto"/>
      </w:divBdr>
    </w:div>
    <w:div w:id="1605258760">
      <w:bodyDiv w:val="1"/>
      <w:marLeft w:val="0"/>
      <w:marRight w:val="0"/>
      <w:marTop w:val="0"/>
      <w:marBottom w:val="0"/>
      <w:divBdr>
        <w:top w:val="none" w:sz="0" w:space="0" w:color="auto"/>
        <w:left w:val="none" w:sz="0" w:space="0" w:color="auto"/>
        <w:bottom w:val="none" w:sz="0" w:space="0" w:color="auto"/>
        <w:right w:val="none" w:sz="0" w:space="0" w:color="auto"/>
      </w:divBdr>
    </w:div>
    <w:div w:id="1629774988">
      <w:bodyDiv w:val="1"/>
      <w:marLeft w:val="0"/>
      <w:marRight w:val="0"/>
      <w:marTop w:val="0"/>
      <w:marBottom w:val="0"/>
      <w:divBdr>
        <w:top w:val="none" w:sz="0" w:space="0" w:color="auto"/>
        <w:left w:val="none" w:sz="0" w:space="0" w:color="auto"/>
        <w:bottom w:val="none" w:sz="0" w:space="0" w:color="auto"/>
        <w:right w:val="none" w:sz="0" w:space="0" w:color="auto"/>
      </w:divBdr>
    </w:div>
    <w:div w:id="1649436870">
      <w:bodyDiv w:val="1"/>
      <w:marLeft w:val="0"/>
      <w:marRight w:val="0"/>
      <w:marTop w:val="0"/>
      <w:marBottom w:val="0"/>
      <w:divBdr>
        <w:top w:val="none" w:sz="0" w:space="0" w:color="auto"/>
        <w:left w:val="none" w:sz="0" w:space="0" w:color="auto"/>
        <w:bottom w:val="none" w:sz="0" w:space="0" w:color="auto"/>
        <w:right w:val="none" w:sz="0" w:space="0" w:color="auto"/>
      </w:divBdr>
    </w:div>
    <w:div w:id="1679577549">
      <w:bodyDiv w:val="1"/>
      <w:marLeft w:val="0"/>
      <w:marRight w:val="0"/>
      <w:marTop w:val="0"/>
      <w:marBottom w:val="0"/>
      <w:divBdr>
        <w:top w:val="none" w:sz="0" w:space="0" w:color="auto"/>
        <w:left w:val="none" w:sz="0" w:space="0" w:color="auto"/>
        <w:bottom w:val="none" w:sz="0" w:space="0" w:color="auto"/>
        <w:right w:val="none" w:sz="0" w:space="0" w:color="auto"/>
      </w:divBdr>
    </w:div>
    <w:div w:id="1845437029">
      <w:bodyDiv w:val="1"/>
      <w:marLeft w:val="0"/>
      <w:marRight w:val="0"/>
      <w:marTop w:val="0"/>
      <w:marBottom w:val="0"/>
      <w:divBdr>
        <w:top w:val="none" w:sz="0" w:space="0" w:color="auto"/>
        <w:left w:val="none" w:sz="0" w:space="0" w:color="auto"/>
        <w:bottom w:val="none" w:sz="0" w:space="0" w:color="auto"/>
        <w:right w:val="none" w:sz="0" w:space="0" w:color="auto"/>
      </w:divBdr>
    </w:div>
    <w:div w:id="1912619333">
      <w:bodyDiv w:val="1"/>
      <w:marLeft w:val="0"/>
      <w:marRight w:val="0"/>
      <w:marTop w:val="0"/>
      <w:marBottom w:val="0"/>
      <w:divBdr>
        <w:top w:val="none" w:sz="0" w:space="0" w:color="auto"/>
        <w:left w:val="none" w:sz="0" w:space="0" w:color="auto"/>
        <w:bottom w:val="none" w:sz="0" w:space="0" w:color="auto"/>
        <w:right w:val="none" w:sz="0" w:space="0" w:color="auto"/>
      </w:divBdr>
    </w:div>
    <w:div w:id="1933777497">
      <w:bodyDiv w:val="1"/>
      <w:marLeft w:val="0"/>
      <w:marRight w:val="0"/>
      <w:marTop w:val="0"/>
      <w:marBottom w:val="0"/>
      <w:divBdr>
        <w:top w:val="none" w:sz="0" w:space="0" w:color="auto"/>
        <w:left w:val="none" w:sz="0" w:space="0" w:color="auto"/>
        <w:bottom w:val="none" w:sz="0" w:space="0" w:color="auto"/>
        <w:right w:val="none" w:sz="0" w:space="0" w:color="auto"/>
      </w:divBdr>
    </w:div>
    <w:div w:id="2011133882">
      <w:bodyDiv w:val="1"/>
      <w:marLeft w:val="0"/>
      <w:marRight w:val="0"/>
      <w:marTop w:val="0"/>
      <w:marBottom w:val="0"/>
      <w:divBdr>
        <w:top w:val="none" w:sz="0" w:space="0" w:color="auto"/>
        <w:left w:val="none" w:sz="0" w:space="0" w:color="auto"/>
        <w:bottom w:val="none" w:sz="0" w:space="0" w:color="auto"/>
        <w:right w:val="none" w:sz="0" w:space="0" w:color="auto"/>
      </w:divBdr>
    </w:div>
    <w:div w:id="2026200305">
      <w:bodyDiv w:val="1"/>
      <w:marLeft w:val="0"/>
      <w:marRight w:val="0"/>
      <w:marTop w:val="0"/>
      <w:marBottom w:val="0"/>
      <w:divBdr>
        <w:top w:val="none" w:sz="0" w:space="0" w:color="auto"/>
        <w:left w:val="none" w:sz="0" w:space="0" w:color="auto"/>
        <w:bottom w:val="none" w:sz="0" w:space="0" w:color="auto"/>
        <w:right w:val="none" w:sz="0" w:space="0" w:color="auto"/>
      </w:divBdr>
    </w:div>
    <w:div w:id="209951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wmf"/><Relationship Id="rId26" Type="http://schemas.openxmlformats.org/officeDocument/2006/relationships/oleObject" Target="embeddings/oleObject11.bin"/><Relationship Id="rId39" Type="http://schemas.openxmlformats.org/officeDocument/2006/relationships/image" Target="media/image13.emf"/><Relationship Id="rId21" Type="http://schemas.openxmlformats.org/officeDocument/2006/relationships/image" Target="media/image6.wmf"/><Relationship Id="rId34" Type="http://schemas.openxmlformats.org/officeDocument/2006/relationships/oleObject" Target="embeddings/oleObject16.bin"/><Relationship Id="rId42" Type="http://schemas.openxmlformats.org/officeDocument/2006/relationships/image" Target="media/image16.emf"/><Relationship Id="rId47" Type="http://schemas.openxmlformats.org/officeDocument/2006/relationships/image" Target="media/image21.emf"/><Relationship Id="rId50" Type="http://schemas.openxmlformats.org/officeDocument/2006/relationships/image" Target="media/image24.emf"/><Relationship Id="rId55" Type="http://schemas.openxmlformats.org/officeDocument/2006/relationships/image" Target="media/image29.emf"/><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9.bin"/><Relationship Id="rId32" Type="http://schemas.openxmlformats.org/officeDocument/2006/relationships/image" Target="media/image8.png"/><Relationship Id="rId37" Type="http://schemas.openxmlformats.org/officeDocument/2006/relationships/image" Target="media/image11.gif"/><Relationship Id="rId40" Type="http://schemas.openxmlformats.org/officeDocument/2006/relationships/image" Target="media/image14.emf"/><Relationship Id="rId45"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image" Target="media/image32.emf"/><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oleObject" Target="embeddings/oleObject12.bin"/><Relationship Id="rId36" Type="http://schemas.openxmlformats.org/officeDocument/2006/relationships/oleObject" Target="embeddings/oleObject17.bin"/><Relationship Id="rId49" Type="http://schemas.openxmlformats.org/officeDocument/2006/relationships/image" Target="media/image23.emf"/><Relationship Id="rId57" Type="http://schemas.openxmlformats.org/officeDocument/2006/relationships/image" Target="media/image31.emf"/><Relationship Id="rId61" Type="http://schemas.openxmlformats.org/officeDocument/2006/relationships/image" Target="media/image35.emf"/><Relationship Id="rId10" Type="http://schemas.openxmlformats.org/officeDocument/2006/relationships/image" Target="media/image1.wmf"/><Relationship Id="rId19" Type="http://schemas.openxmlformats.org/officeDocument/2006/relationships/oleObject" Target="embeddings/oleObject5.bin"/><Relationship Id="rId31" Type="http://schemas.openxmlformats.org/officeDocument/2006/relationships/oleObject" Target="embeddings/oleObject15.bin"/><Relationship Id="rId44" Type="http://schemas.openxmlformats.org/officeDocument/2006/relationships/image" Target="media/image18.emf"/><Relationship Id="rId52" Type="http://schemas.openxmlformats.org/officeDocument/2006/relationships/image" Target="media/image26.png"/><Relationship Id="rId60" Type="http://schemas.openxmlformats.org/officeDocument/2006/relationships/image" Target="media/image34.emf"/><Relationship Id="rId65" Type="http://schemas.openxmlformats.org/officeDocument/2006/relationships/image" Target="media/image38.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wmf"/><Relationship Id="rId22" Type="http://schemas.openxmlformats.org/officeDocument/2006/relationships/oleObject" Target="embeddings/oleObject7.bin"/><Relationship Id="rId27" Type="http://schemas.openxmlformats.org/officeDocument/2006/relationships/image" Target="media/image7.wmf"/><Relationship Id="rId30" Type="http://schemas.openxmlformats.org/officeDocument/2006/relationships/oleObject" Target="embeddings/oleObject14.bin"/><Relationship Id="rId35" Type="http://schemas.openxmlformats.org/officeDocument/2006/relationships/image" Target="media/image10.emf"/><Relationship Id="rId43" Type="http://schemas.openxmlformats.org/officeDocument/2006/relationships/image" Target="media/image17.emf"/><Relationship Id="rId48" Type="http://schemas.openxmlformats.org/officeDocument/2006/relationships/image" Target="media/image22.emf"/><Relationship Id="rId56" Type="http://schemas.openxmlformats.org/officeDocument/2006/relationships/image" Target="media/image30.emf"/><Relationship Id="rId64"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10.bin"/><Relationship Id="rId33" Type="http://schemas.openxmlformats.org/officeDocument/2006/relationships/image" Target="media/image9.emf"/><Relationship Id="rId38" Type="http://schemas.openxmlformats.org/officeDocument/2006/relationships/image" Target="media/image12.png"/><Relationship Id="rId46" Type="http://schemas.openxmlformats.org/officeDocument/2006/relationships/image" Target="media/image20.emf"/><Relationship Id="rId59" Type="http://schemas.openxmlformats.org/officeDocument/2006/relationships/image" Target="media/image33.emf"/><Relationship Id="rId67"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15.emf"/><Relationship Id="rId54" Type="http://schemas.openxmlformats.org/officeDocument/2006/relationships/image" Target="media/image28.emf"/><Relationship Id="rId62" Type="http://schemas.openxmlformats.org/officeDocument/2006/relationships/image" Target="media/image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E9432B-BC3B-4323-ADDC-4C64C53F2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46</Pages>
  <Words>10572</Words>
  <Characters>60264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 Mei</dc:creator>
  <cp:lastModifiedBy>LindaEve</cp:lastModifiedBy>
  <cp:revision>8</cp:revision>
  <cp:lastPrinted>2013-12-16T16:02:00Z</cp:lastPrinted>
  <dcterms:created xsi:type="dcterms:W3CDTF">2013-12-16T16:12:00Z</dcterms:created>
  <dcterms:modified xsi:type="dcterms:W3CDTF">2013-12-16T18:35:00Z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UseMTPrefs">
    <vt:lpwstr>1</vt:lpwstr>
  </property>
  <property fmtid="{D5CDD505-2E9C-101B-9397-08002B2CF9AE}" pid="5" name="MTEquationNumber2">
    <vt:lpwstr>(#C1.#E1)</vt:lpwstr>
  </property>
  <property fmtid="{D5CDD505-2E9C-101B-9397-08002B2CF9AE}" pid="6" name="MTEquationSection">
    <vt:lpwstr>1</vt:lpwstr>
  </property>
</Properties>
</file>