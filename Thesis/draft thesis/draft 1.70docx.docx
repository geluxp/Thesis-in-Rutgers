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7D4A" w:rsidRPr="000A7D4A" w:rsidDel="00682E05" w:rsidRDefault="000A7D4A" w:rsidP="000A7D4A">
      <w:pPr>
        <w:rPr>
          <w:del w:id="0" w:author="Yong" w:date="2013-12-15T13:33:00Z"/>
          <w:rFonts w:hint="eastAsia"/>
        </w:rPr>
      </w:pPr>
    </w:p>
    <w:p w:rsidR="00682E05" w:rsidRPr="00682E05" w:rsidRDefault="00682E05" w:rsidP="00682E05">
      <w:pPr>
        <w:pStyle w:val="ac"/>
      </w:pPr>
      <w:r>
        <w:t>Exposures to Allergenic Pollen for General U.S. Population</w:t>
      </w:r>
    </w:p>
    <w:p w:rsidR="00EF2BFC" w:rsidRDefault="00EF2BFC" w:rsidP="00EF2BFC">
      <w:pPr>
        <w:pStyle w:val="1"/>
        <w:rPr>
          <w:rFonts w:hint="eastAsia"/>
        </w:rPr>
      </w:pPr>
      <w:r>
        <w:t>Abstract</w:t>
      </w:r>
    </w:p>
    <w:p w:rsidR="001D7717" w:rsidRDefault="001D7717" w:rsidP="0033298B">
      <w:pPr>
        <w:pStyle w:val="a7"/>
        <w:spacing w:line="480" w:lineRule="auto"/>
        <w:ind w:firstLineChars="250" w:firstLine="600"/>
        <w:jc w:val="left"/>
        <w:rPr>
          <w:rFonts w:ascii="Times New Roman" w:hAnsi="Times New Roman" w:cs="Times New Roman"/>
          <w:kern w:val="0"/>
          <w:sz w:val="24"/>
          <w:szCs w:val="24"/>
        </w:rPr>
      </w:pPr>
      <w:r>
        <w:rPr>
          <w:rFonts w:ascii="Times New Roman" w:hAnsi="Times New Roman" w:cs="Times New Roman"/>
          <w:kern w:val="0"/>
          <w:sz w:val="24"/>
          <w:szCs w:val="24"/>
        </w:rPr>
        <w:t xml:space="preserve">Airborne allergens such as pollen, which has been reported to act synergistically with common air pollutants, such as ozone, will cause allergic airway disease (AAD) and dermal disease. We calculated </w:t>
      </w:r>
      <w:r>
        <w:rPr>
          <w:rFonts w:ascii="Times New Roman" w:hAnsi="Times New Roman" w:cs="Times New Roman"/>
          <w:color w:val="000000"/>
          <w:kern w:val="0"/>
          <w:sz w:val="24"/>
          <w:szCs w:val="24"/>
          <w:shd w:val="clear" w:color="auto" w:fill="FFFFFF"/>
        </w:rPr>
        <w:t>both</w:t>
      </w:r>
      <w:r>
        <w:rPr>
          <w:rFonts w:ascii="Times New Roman" w:hAnsi="Times New Roman" w:cs="Times New Roman"/>
          <w:kern w:val="0"/>
          <w:sz w:val="24"/>
          <w:szCs w:val="24"/>
        </w:rPr>
        <w:t xml:space="preserve"> the temporal and spatial distributions of pollen concentrations in nine climate zones based on either the mechanistic models or statistical</w:t>
      </w:r>
      <w:r>
        <w:rPr>
          <w:rFonts w:ascii="Times New Roman" w:hAnsi="Times New Roman" w:cs="Times New Roman"/>
          <w:color w:val="000000"/>
          <w:kern w:val="0"/>
          <w:sz w:val="24"/>
          <w:szCs w:val="24"/>
          <w:shd w:val="clear" w:color="auto" w:fill="FFFFFF"/>
        </w:rPr>
        <w:t xml:space="preserve"> </w:t>
      </w:r>
      <w:r>
        <w:rPr>
          <w:rFonts w:ascii="Times New Roman" w:hAnsi="Times New Roman" w:cs="Times New Roman"/>
          <w:kern w:val="0"/>
          <w:sz w:val="24"/>
          <w:szCs w:val="24"/>
        </w:rPr>
        <w:t xml:space="preserve">models using ArcGIS and VERDI. Census data were used to generate a demographic distribution by age and sex in nine climate zones in the United States. A probabilistic model was developed by considering the micro environmental dynamics of the pollens in conjunction with the activity patterns of the population. Main processes considered in the model were micro environmental transport and deposition and dermal transfer of pollens when people come in contact with airborne pollen in pollen </w:t>
      </w:r>
      <w:r w:rsidR="000F1403">
        <w:rPr>
          <w:rFonts w:ascii="Times New Roman" w:hAnsi="Times New Roman" w:cs="Times New Roman"/>
          <w:kern w:val="0"/>
          <w:sz w:val="24"/>
          <w:szCs w:val="24"/>
        </w:rPr>
        <w:t xml:space="preserve">seasons. </w:t>
      </w:r>
      <w:r>
        <w:rPr>
          <w:rFonts w:ascii="Times New Roman" w:hAnsi="Times New Roman" w:cs="Times New Roman"/>
          <w:kern w:val="0"/>
          <w:sz w:val="24"/>
          <w:szCs w:val="24"/>
        </w:rPr>
        <w:t xml:space="preserve">Estimates of exposure to allergenic pollen were obtained by using the Monte-Carlo method in Matlab for each of the climate zones in the </w:t>
      </w:r>
      <w:r w:rsidR="00B30EE5">
        <w:rPr>
          <w:rFonts w:ascii="Times New Roman" w:hAnsi="Times New Roman" w:cs="Times New Roman"/>
          <w:kern w:val="0"/>
          <w:sz w:val="24"/>
          <w:szCs w:val="24"/>
        </w:rPr>
        <w:t xml:space="preserve">U.S. </w:t>
      </w:r>
      <w:r>
        <w:rPr>
          <w:rFonts w:ascii="Times New Roman" w:hAnsi="Times New Roman" w:cs="Times New Roman"/>
          <w:kern w:val="0"/>
          <w:sz w:val="24"/>
          <w:szCs w:val="24"/>
        </w:rPr>
        <w:t xml:space="preserve">Finally, we used global sensitivity analysis to estimate the sensitivity of physical parameters in this model which consists of three different exposure routes (inhalation, dermal contact, and ingestion) to determine </w:t>
      </w:r>
      <w:r>
        <w:rPr>
          <w:sz w:val="24"/>
          <w:szCs w:val="24"/>
        </w:rPr>
        <w:t xml:space="preserve">their relative importance. </w:t>
      </w:r>
    </w:p>
    <w:p w:rsidR="00103C61" w:rsidRDefault="00103C61">
      <w:pPr>
        <w:widowControl/>
        <w:jc w:val="left"/>
        <w:rPr>
          <w:rFonts w:ascii="Times New Roman" w:hAnsi="Times New Roman" w:cs="Times New Roman"/>
          <w:kern w:val="0"/>
          <w:sz w:val="24"/>
          <w:szCs w:val="24"/>
        </w:rPr>
      </w:pPr>
      <w:r>
        <w:rPr>
          <w:rFonts w:ascii="Times New Roman" w:hAnsi="Times New Roman" w:cs="Times New Roman"/>
          <w:kern w:val="0"/>
          <w:sz w:val="24"/>
          <w:szCs w:val="24"/>
        </w:rPr>
        <w:br w:type="page"/>
      </w:r>
    </w:p>
    <w:p w:rsidR="00B01DCC" w:rsidRDefault="00B01DCC" w:rsidP="00B01DCC">
      <w:pPr>
        <w:pStyle w:val="1"/>
        <w:rPr>
          <w:rFonts w:hint="eastAsia"/>
        </w:rPr>
      </w:pPr>
      <w:r>
        <w:rPr>
          <w:rFonts w:hint="eastAsia"/>
        </w:rPr>
        <w:lastRenderedPageBreak/>
        <w:t>Introductio</w:t>
      </w:r>
      <w:r>
        <w:t>n</w:t>
      </w:r>
    </w:p>
    <w:p w:rsidR="00C003BC" w:rsidRDefault="000A179A" w:rsidP="0033298B">
      <w:pPr>
        <w:widowControl/>
        <w:spacing w:line="480" w:lineRule="auto"/>
        <w:ind w:firstLine="720"/>
        <w:jc w:val="left"/>
        <w:rPr>
          <w:rFonts w:ascii="Times New Roman" w:hAnsi="Times New Roman" w:cs="Times New Roman"/>
          <w:kern w:val="0"/>
          <w:sz w:val="24"/>
          <w:szCs w:val="24"/>
        </w:rPr>
      </w:pPr>
      <w:r>
        <w:rPr>
          <w:rFonts w:ascii="Times New Roman" w:hAnsi="Times New Roman" w:cs="Times New Roman"/>
          <w:kern w:val="0"/>
          <w:sz w:val="24"/>
          <w:szCs w:val="24"/>
        </w:rPr>
        <w:t>Airborne allergenic</w:t>
      </w:r>
      <w:r>
        <w:rPr>
          <w:rFonts w:ascii="Times New Roman" w:hAnsi="Times New Roman" w:cs="Times New Roman" w:hint="eastAsia"/>
          <w:kern w:val="0"/>
          <w:sz w:val="24"/>
          <w:szCs w:val="24"/>
        </w:rPr>
        <w:t xml:space="preserve"> </w:t>
      </w:r>
      <w:r w:rsidR="00B01DCC" w:rsidRPr="002F71C8">
        <w:rPr>
          <w:rFonts w:ascii="Times New Roman" w:hAnsi="Times New Roman" w:cs="Times New Roman"/>
          <w:kern w:val="0"/>
          <w:sz w:val="24"/>
          <w:szCs w:val="24"/>
        </w:rPr>
        <w:t xml:space="preserve">pollen, which has been found to act synergistically with common air pollutants, </w:t>
      </w:r>
      <w:r w:rsidR="00DA5557">
        <w:rPr>
          <w:rFonts w:ascii="Times New Roman" w:hAnsi="Times New Roman" w:cs="Times New Roman"/>
          <w:kern w:val="0"/>
          <w:sz w:val="24"/>
          <w:szCs w:val="24"/>
        </w:rPr>
        <w:t>such as ozone</w:t>
      </w:r>
      <w:r w:rsidR="00B01DCC" w:rsidRPr="002F71C8">
        <w:rPr>
          <w:rFonts w:ascii="Times New Roman" w:hAnsi="Times New Roman" w:cs="Times New Roman"/>
          <w:kern w:val="0"/>
          <w:sz w:val="24"/>
          <w:szCs w:val="24"/>
        </w:rPr>
        <w:t>,</w:t>
      </w:r>
      <w:r w:rsidR="00DA5557">
        <w:rPr>
          <w:rFonts w:ascii="Times New Roman" w:hAnsi="Times New Roman" w:cs="Times New Roman"/>
          <w:kern w:val="0"/>
          <w:sz w:val="24"/>
          <w:szCs w:val="24"/>
        </w:rPr>
        <w:t xml:space="preserve"> </w:t>
      </w:r>
      <w:r w:rsidR="00B01DCC" w:rsidRPr="002F71C8">
        <w:rPr>
          <w:rFonts w:ascii="Times New Roman" w:hAnsi="Times New Roman" w:cs="Times New Roman"/>
          <w:kern w:val="0"/>
          <w:sz w:val="24"/>
          <w:szCs w:val="24"/>
        </w:rPr>
        <w:t>will cause allergic airway disease (AAD)</w:t>
      </w:r>
      <w:r w:rsidR="00103C61" w:rsidRPr="002F71C8" w:rsidDel="00103C61">
        <w:rPr>
          <w:rFonts w:ascii="Times New Roman" w:hAnsi="Times New Roman" w:cs="Times New Roman"/>
          <w:kern w:val="0"/>
          <w:sz w:val="24"/>
          <w:szCs w:val="24"/>
        </w:rPr>
        <w:t xml:space="preserve"> </w:t>
      </w:r>
      <w:r w:rsidR="00B01DCC" w:rsidRPr="002F71C8">
        <w:rPr>
          <w:rFonts w:ascii="Times New Roman" w:hAnsi="Times New Roman" w:cs="Times New Roman"/>
          <w:kern w:val="0"/>
          <w:sz w:val="24"/>
          <w:szCs w:val="24"/>
        </w:rPr>
        <w:t>and rela</w:t>
      </w:r>
      <w:r w:rsidR="007B6448" w:rsidRPr="002F71C8">
        <w:rPr>
          <w:rFonts w:ascii="Times New Roman" w:hAnsi="Times New Roman" w:cs="Times New Roman"/>
          <w:kern w:val="0"/>
          <w:sz w:val="24"/>
          <w:szCs w:val="24"/>
        </w:rPr>
        <w:t>ted rising public health costs</w:t>
      </w:r>
      <w:r w:rsidR="00103C61">
        <w:rPr>
          <w:rFonts w:ascii="Times New Roman" w:hAnsi="Times New Roman" w:cs="Times New Roman"/>
          <w:kern w:val="0"/>
          <w:sz w:val="24"/>
          <w:szCs w:val="24"/>
        </w:rPr>
        <w:t xml:space="preserve"> </w:t>
      </w:r>
      <w:r w:rsidR="00592BD6" w:rsidRPr="002F71C8">
        <w:rPr>
          <w:rFonts w:ascii="Times New Roman" w:hAnsi="Times New Roman" w:cs="Times New Roman"/>
          <w:kern w:val="0"/>
          <w:sz w:val="24"/>
          <w:szCs w:val="24"/>
        </w:rPr>
        <w:fldChar w:fldCharType="begin"/>
      </w:r>
      <w:r w:rsidR="00613327">
        <w:rPr>
          <w:rFonts w:ascii="Times New Roman" w:hAnsi="Times New Roman" w:cs="Times New Roman"/>
          <w:kern w:val="0"/>
          <w:sz w:val="24"/>
          <w:szCs w:val="24"/>
        </w:rPr>
        <w:instrText xml:space="preserve"> ADDIN EN.CITE &lt;EndNote&gt;&lt;Cite&gt;&lt;Author&gt;Singh&lt;/Author&gt;&lt;Year&gt;2010&lt;/Year&gt;&lt;RecNum&gt;15&lt;/RecNum&gt;&lt;DisplayText&gt;(Lamb, Ratner et al. 2006, Singh, Axelrod et al. 2010)&lt;/DisplayText&gt;&lt;record&gt;&lt;rec-number&gt;15&lt;/rec-number&gt;&lt;foreign-keys&gt;&lt;key app="EN" db-id="2dtzart979vtdiedr97v25sr9s5rt9vep9tt" timestamp="1386479510"&gt;15&lt;/key&gt;&lt;/foreign-keys&gt;&lt;ref-type name="Journal Article"&gt;17&lt;/ref-type&gt;&lt;contributors&gt;&lt;authors&gt;&lt;author&gt;Singh, Kavita&lt;/author&gt;&lt;author&gt;Axelrod, Sara&lt;/author&gt;&lt;author&gt;Bielory, Leonard&lt;/author&gt;&lt;/authors&gt;&lt;/contributors&gt;&lt;titles&gt;&lt;title&gt;The epidemiology of ocular and nasal allergy in the United States, 1988-1994&lt;/title&gt;&lt;secondary-title&gt;Journal of Allergy and Clinical Immunology&lt;/secondary-title&gt;&lt;/titles&gt;&lt;periodical&gt;&lt;full-title&gt;Journal of Allergy and Clinical Immunology&lt;/full-title&gt;&lt;/periodical&gt;&lt;pages&gt;778-783. e6&lt;/pages&gt;&lt;volume&gt;126&lt;/volume&gt;&lt;number&gt;4&lt;/number&gt;&lt;dates&gt;&lt;year&gt;2010&lt;/year&gt;&lt;/dates&gt;&lt;isbn&gt;0091-6749&lt;/isbn&gt;&lt;urls&gt;&lt;/urls&gt;&lt;/record&gt;&lt;/Cite&gt;&lt;Cite&gt;&lt;Author&gt;Lamb&lt;/Author&gt;&lt;Year&gt;2006&lt;/Year&gt;&lt;RecNum&gt;16&lt;/RecNum&gt;&lt;record&gt;&lt;rec-number&gt;16&lt;/rec-number&gt;&lt;foreign-keys&gt;&lt;key app="EN" db-id="2dtzart979vtdiedr97v25sr9s5rt9vep9tt" timestamp="1386479555"&gt;16&lt;/key&gt;&lt;/foreign-keys&gt;&lt;ref-type name="Journal Article"&gt;17&lt;/ref-type&gt;&lt;contributors&gt;&lt;authors&gt;&lt;author&gt;Lamb, Charles E&lt;/author&gt;&lt;author&gt;Ratner, Paul H&lt;/author&gt;&lt;author&gt;Johnson, Clarion E&lt;/author&gt;&lt;author&gt;Ambegaonkar, Ambarish J&lt;/author&gt;&lt;author&gt;Joshi, Ashish V&lt;/author&gt;&lt;author&gt;Day, David&lt;/author&gt;&lt;author&gt;Sampson, Najah&lt;/author&gt;&lt;author&gt;Eng, Benjamin&lt;/author&gt;&lt;/authors&gt;&lt;/contributors&gt;&lt;titles&gt;&lt;title&gt;Economic impact of workplace productivity losses due to allergic rhinitis compared with select medical conditions in the United States from an employer perspective&lt;/title&gt;&lt;secondary-title&gt;Current Medical Research and Opinion®&lt;/secondary-title&gt;&lt;/titles&gt;&lt;periodical&gt;&lt;full-title&gt;Current Medical Research and Opinion®&lt;/full-title&gt;&lt;/periodical&gt;&lt;pages&gt;1203-1210&lt;/pages&gt;&lt;volume&gt;22&lt;/volume&gt;&lt;number&gt;6&lt;/number&gt;&lt;dates&gt;&lt;year&gt;2006&lt;/year&gt;&lt;/dates&gt;&lt;isbn&gt;0300-7995&lt;/isbn&gt;&lt;urls&gt;&lt;/urls&gt;&lt;/record&gt;&lt;/Cite&gt;&lt;/EndNote&gt;</w:instrText>
      </w:r>
      <w:r w:rsidR="00592BD6" w:rsidRPr="002F71C8">
        <w:rPr>
          <w:rFonts w:ascii="Times New Roman" w:hAnsi="Times New Roman" w:cs="Times New Roman"/>
          <w:kern w:val="0"/>
          <w:sz w:val="24"/>
          <w:szCs w:val="24"/>
        </w:rPr>
        <w:fldChar w:fldCharType="separate"/>
      </w:r>
      <w:r w:rsidR="00613327">
        <w:rPr>
          <w:rFonts w:ascii="Times New Roman" w:hAnsi="Times New Roman" w:cs="Times New Roman"/>
          <w:noProof/>
          <w:kern w:val="0"/>
          <w:sz w:val="24"/>
          <w:szCs w:val="24"/>
        </w:rPr>
        <w:t>(</w:t>
      </w:r>
      <w:hyperlink w:anchor="_ENREF_16" w:tooltip="Lamb, 2006 #16" w:history="1">
        <w:r w:rsidR="00613327">
          <w:rPr>
            <w:rFonts w:ascii="Times New Roman" w:hAnsi="Times New Roman" w:cs="Times New Roman"/>
            <w:noProof/>
            <w:kern w:val="0"/>
            <w:sz w:val="24"/>
            <w:szCs w:val="24"/>
          </w:rPr>
          <w:t>Lamb, Ratner et al. 2006</w:t>
        </w:r>
      </w:hyperlink>
      <w:r w:rsidR="00613327">
        <w:rPr>
          <w:rFonts w:ascii="Times New Roman" w:hAnsi="Times New Roman" w:cs="Times New Roman"/>
          <w:noProof/>
          <w:kern w:val="0"/>
          <w:sz w:val="24"/>
          <w:szCs w:val="24"/>
        </w:rPr>
        <w:t xml:space="preserve">, </w:t>
      </w:r>
      <w:hyperlink w:anchor="_ENREF_19" w:tooltip="Singh, 2010 #15" w:history="1">
        <w:r w:rsidR="00613327">
          <w:rPr>
            <w:rFonts w:ascii="Times New Roman" w:hAnsi="Times New Roman" w:cs="Times New Roman"/>
            <w:noProof/>
            <w:kern w:val="0"/>
            <w:sz w:val="24"/>
            <w:szCs w:val="24"/>
          </w:rPr>
          <w:t>Singh, Axelrod et al. 2010</w:t>
        </w:r>
      </w:hyperlink>
      <w:r w:rsidR="00613327">
        <w:rPr>
          <w:rFonts w:ascii="Times New Roman" w:hAnsi="Times New Roman" w:cs="Times New Roman"/>
          <w:noProof/>
          <w:kern w:val="0"/>
          <w:sz w:val="24"/>
          <w:szCs w:val="24"/>
        </w:rPr>
        <w:t>)</w:t>
      </w:r>
      <w:r w:rsidR="00592BD6" w:rsidRPr="002F71C8">
        <w:rPr>
          <w:rFonts w:ascii="Times New Roman" w:hAnsi="Times New Roman" w:cs="Times New Roman"/>
          <w:kern w:val="0"/>
          <w:sz w:val="24"/>
          <w:szCs w:val="24"/>
        </w:rPr>
        <w:fldChar w:fldCharType="end"/>
      </w:r>
      <w:r w:rsidR="005E2012" w:rsidRPr="002F71C8">
        <w:rPr>
          <w:rFonts w:ascii="Times New Roman" w:hAnsi="Times New Roman" w:cs="Times New Roman"/>
          <w:kern w:val="0"/>
          <w:sz w:val="24"/>
          <w:szCs w:val="24"/>
        </w:rPr>
        <w:t xml:space="preserve">. One third of the US </w:t>
      </w:r>
      <w:r w:rsidR="00DA5557" w:rsidRPr="002F71C8">
        <w:rPr>
          <w:rFonts w:ascii="Times New Roman" w:hAnsi="Times New Roman" w:cs="Times New Roman"/>
          <w:kern w:val="0"/>
          <w:sz w:val="24"/>
          <w:szCs w:val="24"/>
        </w:rPr>
        <w:t>population are</w:t>
      </w:r>
      <w:r w:rsidR="005E2012" w:rsidRPr="002F71C8">
        <w:rPr>
          <w:rFonts w:ascii="Times New Roman" w:hAnsi="Times New Roman" w:cs="Times New Roman"/>
          <w:kern w:val="0"/>
          <w:sz w:val="24"/>
          <w:szCs w:val="24"/>
        </w:rPr>
        <w:t xml:space="preserve"> impacted by allergic diseases, including asthma, </w:t>
      </w:r>
      <w:r w:rsidR="00570DD6" w:rsidRPr="002F71C8">
        <w:rPr>
          <w:rFonts w:ascii="Times New Roman" w:hAnsi="Times New Roman" w:cs="Times New Roman"/>
          <w:kern w:val="0"/>
          <w:sz w:val="24"/>
          <w:szCs w:val="24"/>
        </w:rPr>
        <w:t>hay fever</w:t>
      </w:r>
      <w:r w:rsidR="005E2012" w:rsidRPr="002F71C8">
        <w:rPr>
          <w:rFonts w:ascii="Times New Roman" w:hAnsi="Times New Roman" w:cs="Times New Roman"/>
          <w:kern w:val="0"/>
          <w:sz w:val="24"/>
          <w:szCs w:val="24"/>
        </w:rPr>
        <w:t>, rhinitis, and atopic dermatitis</w:t>
      </w:r>
      <w:r w:rsidR="00592BD6" w:rsidRPr="002F71C8">
        <w:rPr>
          <w:rFonts w:ascii="Times New Roman" w:hAnsi="Times New Roman" w:cs="Times New Roman"/>
          <w:kern w:val="0"/>
          <w:sz w:val="24"/>
          <w:szCs w:val="24"/>
        </w:rPr>
        <w:fldChar w:fldCharType="begin"/>
      </w:r>
      <w:r w:rsidR="00613327">
        <w:rPr>
          <w:rFonts w:ascii="Times New Roman" w:hAnsi="Times New Roman" w:cs="Times New Roman"/>
          <w:kern w:val="0"/>
          <w:sz w:val="24"/>
          <w:szCs w:val="24"/>
        </w:rPr>
        <w:instrText xml:space="preserve"> ADDIN EN.CITE &lt;EndNote&gt;&lt;Cite&gt;&lt;Author&gt;Bielory&lt;/Author&gt;&lt;Year&gt;2012&lt;/Year&gt;&lt;RecNum&gt;18&lt;/RecNum&gt;&lt;DisplayText&gt;(Bielory, Lyons et al. 2012)&lt;/DisplayText&gt;&lt;record&gt;&lt;rec-number&gt;18&lt;/rec-number&gt;&lt;foreign-keys&gt;&lt;key app="EN" db-id="2dtzart979vtdiedr97v25sr9s5rt9vep9tt" timestamp="1386481557"&gt;18&lt;/key&gt;&lt;/foreign-keys&gt;&lt;ref-type name="Journal Article"&gt;17&lt;/ref-type&gt;&lt;contributors&gt;&lt;authors&gt;&lt;author&gt;Bielory, Leonard&lt;/author&gt;&lt;author&gt;Lyons, Kevin&lt;/author&gt;&lt;author&gt;Goldberg, Robert&lt;/author&gt;&lt;/authors&gt;&lt;/contributors&gt;&lt;titles&gt;&lt;title&gt;Climate change and allergic disease&lt;/title&gt;&lt;secondary-title&gt;Current allergy and asthma reports&lt;/secondary-title&gt;&lt;/titles&gt;&lt;periodical&gt;&lt;full-title&gt;Current allergy and asthma reports&lt;/full-title&gt;&lt;/periodical&gt;&lt;pages&gt;485-494&lt;/pages&gt;&lt;volume&gt;12&lt;/volume&gt;&lt;number&gt;6&lt;/number&gt;&lt;dates&gt;&lt;year&gt;2012&lt;/year&gt;&lt;/dates&gt;&lt;isbn&gt;1529-7322&lt;/isbn&gt;&lt;urls&gt;&lt;/urls&gt;&lt;/record&gt;&lt;/Cite&gt;&lt;/EndNote&gt;</w:instrText>
      </w:r>
      <w:r w:rsidR="00592BD6" w:rsidRPr="002F71C8">
        <w:rPr>
          <w:rFonts w:ascii="Times New Roman" w:hAnsi="Times New Roman" w:cs="Times New Roman"/>
          <w:kern w:val="0"/>
          <w:sz w:val="24"/>
          <w:szCs w:val="24"/>
        </w:rPr>
        <w:fldChar w:fldCharType="separate"/>
      </w:r>
      <w:r w:rsidR="00613327">
        <w:rPr>
          <w:rFonts w:ascii="Times New Roman" w:hAnsi="Times New Roman" w:cs="Times New Roman"/>
          <w:noProof/>
          <w:kern w:val="0"/>
          <w:sz w:val="24"/>
          <w:szCs w:val="24"/>
        </w:rPr>
        <w:t>(</w:t>
      </w:r>
      <w:hyperlink w:anchor="_ENREF_5" w:tooltip="Bielory, 2012 #18" w:history="1">
        <w:r w:rsidR="00613327">
          <w:rPr>
            <w:rFonts w:ascii="Times New Roman" w:hAnsi="Times New Roman" w:cs="Times New Roman"/>
            <w:noProof/>
            <w:kern w:val="0"/>
            <w:sz w:val="24"/>
            <w:szCs w:val="24"/>
          </w:rPr>
          <w:t>Bielory, Lyons et al. 2012</w:t>
        </w:r>
      </w:hyperlink>
      <w:r w:rsidR="00613327">
        <w:rPr>
          <w:rFonts w:ascii="Times New Roman" w:hAnsi="Times New Roman" w:cs="Times New Roman"/>
          <w:noProof/>
          <w:kern w:val="0"/>
          <w:sz w:val="24"/>
          <w:szCs w:val="24"/>
        </w:rPr>
        <w:t>)</w:t>
      </w:r>
      <w:r w:rsidR="00592BD6" w:rsidRPr="002F71C8">
        <w:rPr>
          <w:rFonts w:ascii="Times New Roman" w:hAnsi="Times New Roman" w:cs="Times New Roman"/>
          <w:kern w:val="0"/>
          <w:sz w:val="24"/>
          <w:szCs w:val="24"/>
        </w:rPr>
        <w:fldChar w:fldCharType="end"/>
      </w:r>
      <w:ins w:id="1" w:author="Yong" w:date="2013-12-15T14:06:00Z">
        <w:r w:rsidR="00103C61">
          <w:rPr>
            <w:rFonts w:ascii="Times New Roman" w:hAnsi="Times New Roman" w:cs="Times New Roman"/>
            <w:kern w:val="0"/>
            <w:sz w:val="24"/>
            <w:szCs w:val="24"/>
          </w:rPr>
          <w:t>.</w:t>
        </w:r>
      </w:ins>
      <w:r w:rsidR="00DF6A54" w:rsidRPr="002F71C8">
        <w:rPr>
          <w:rFonts w:ascii="Times New Roman" w:hAnsi="Times New Roman" w:cs="Times New Roman"/>
          <w:kern w:val="0"/>
          <w:sz w:val="24"/>
          <w:szCs w:val="24"/>
        </w:rPr>
        <w:t xml:space="preserve"> These allergic diseases can be potentially triggered and</w:t>
      </w:r>
      <w:r w:rsidR="00D76960">
        <w:rPr>
          <w:rFonts w:ascii="Times New Roman" w:hAnsi="Times New Roman" w:cs="Times New Roman"/>
          <w:kern w:val="0"/>
          <w:sz w:val="24"/>
          <w:szCs w:val="24"/>
        </w:rPr>
        <w:t xml:space="preserve"> </w:t>
      </w:r>
      <w:r w:rsidR="00DF6A54" w:rsidRPr="002F71C8">
        <w:rPr>
          <w:rFonts w:ascii="Times New Roman" w:hAnsi="Times New Roman" w:cs="Times New Roman"/>
          <w:kern w:val="0"/>
          <w:sz w:val="24"/>
          <w:szCs w:val="24"/>
        </w:rPr>
        <w:t xml:space="preserve">exacerbated by allergenic pollen, such as birch and </w:t>
      </w:r>
      <w:r w:rsidR="00570DD6" w:rsidRPr="002F71C8">
        <w:rPr>
          <w:rFonts w:ascii="Times New Roman" w:hAnsi="Times New Roman" w:cs="Times New Roman"/>
          <w:kern w:val="0"/>
          <w:sz w:val="24"/>
          <w:szCs w:val="24"/>
        </w:rPr>
        <w:t>oak, under</w:t>
      </w:r>
      <w:r w:rsidR="00DF6A54" w:rsidRPr="002F71C8">
        <w:rPr>
          <w:rFonts w:ascii="Times New Roman" w:hAnsi="Times New Roman" w:cs="Times New Roman"/>
          <w:kern w:val="0"/>
          <w:sz w:val="24"/>
          <w:szCs w:val="24"/>
        </w:rPr>
        <w:t xml:space="preserve"> climate change scenarios</w:t>
      </w:r>
      <w:r w:rsidR="00103C61">
        <w:rPr>
          <w:rFonts w:ascii="Times New Roman" w:hAnsi="Times New Roman" w:cs="Times New Roman"/>
          <w:kern w:val="0"/>
          <w:sz w:val="24"/>
          <w:szCs w:val="24"/>
        </w:rPr>
        <w:t xml:space="preserve"> </w:t>
      </w:r>
      <w:r w:rsidR="00592BD6" w:rsidRPr="002F71C8">
        <w:rPr>
          <w:rFonts w:ascii="Times New Roman" w:hAnsi="Times New Roman" w:cs="Times New Roman"/>
          <w:kern w:val="0"/>
          <w:sz w:val="24"/>
          <w:szCs w:val="24"/>
        </w:rPr>
        <w:fldChar w:fldCharType="begin"/>
      </w:r>
      <w:r w:rsidR="00613327">
        <w:rPr>
          <w:rFonts w:ascii="Times New Roman" w:hAnsi="Times New Roman" w:cs="Times New Roman"/>
          <w:kern w:val="0"/>
          <w:sz w:val="24"/>
          <w:szCs w:val="24"/>
        </w:rPr>
        <w:instrText xml:space="preserve"> ADDIN EN.CITE &lt;EndNote&gt;&lt;Cite&gt;&lt;Author&gt;Shea&lt;/Author&gt;&lt;Year&gt;2008&lt;/Year&gt;&lt;RecNum&gt;20&lt;/RecNum&gt;&lt;DisplayText&gt;(Shea, Truckner et al. 2008)&lt;/DisplayText&gt;&lt;record&gt;&lt;rec-number&gt;20&lt;/rec-number&gt;&lt;foreign-keys&gt;&lt;key app="EN" db-id="2dtzart979vtdiedr97v25sr9s5rt9vep9tt" timestamp="1386524014"&gt;20&lt;/key&gt;&lt;/foreign-keys&gt;&lt;ref-type name="Journal Article"&gt;17&lt;/ref-type&gt;&lt;contributors&gt;&lt;authors&gt;&lt;author&gt;Shea, Katherine M&lt;/author&gt;&lt;author&gt;Truckner, Robert T&lt;/author&gt;&lt;author&gt;Weber, Richard W&lt;/author&gt;&lt;author&gt;Peden, David B&lt;/author&gt;&lt;/authors&gt;&lt;/contributors&gt;&lt;titles&gt;&lt;title&gt;Climate change and allergic disease&lt;/title&gt;&lt;secondary-title&gt;Journal of allergy and clinical immunology&lt;/secondary-title&gt;&lt;/titles&gt;&lt;periodical&gt;&lt;full-title&gt;Journal of Allergy and Clinical Immunology&lt;/full-title&gt;&lt;/periodical&gt;&lt;pages&gt;443-453&lt;/pages&gt;&lt;volume&gt;122&lt;/volume&gt;&lt;number&gt;3&lt;/number&gt;&lt;dates&gt;&lt;year&gt;2008&lt;/year&gt;&lt;/dates&gt;&lt;isbn&gt;0091-6749&lt;/isbn&gt;&lt;urls&gt;&lt;/urls&gt;&lt;/record&gt;&lt;/Cite&gt;&lt;/EndNote&gt;</w:instrText>
      </w:r>
      <w:r w:rsidR="00592BD6" w:rsidRPr="002F71C8">
        <w:rPr>
          <w:rFonts w:ascii="Times New Roman" w:hAnsi="Times New Roman" w:cs="Times New Roman"/>
          <w:kern w:val="0"/>
          <w:sz w:val="24"/>
          <w:szCs w:val="24"/>
        </w:rPr>
        <w:fldChar w:fldCharType="separate"/>
      </w:r>
      <w:r w:rsidR="00613327">
        <w:rPr>
          <w:rFonts w:ascii="Times New Roman" w:hAnsi="Times New Roman" w:cs="Times New Roman"/>
          <w:noProof/>
          <w:kern w:val="0"/>
          <w:sz w:val="24"/>
          <w:szCs w:val="24"/>
        </w:rPr>
        <w:t>(</w:t>
      </w:r>
      <w:hyperlink w:anchor="_ENREF_18" w:tooltip="Shea, 2008 #20" w:history="1">
        <w:r w:rsidR="00613327">
          <w:rPr>
            <w:rFonts w:ascii="Times New Roman" w:hAnsi="Times New Roman" w:cs="Times New Roman"/>
            <w:noProof/>
            <w:kern w:val="0"/>
            <w:sz w:val="24"/>
            <w:szCs w:val="24"/>
          </w:rPr>
          <w:t>Shea, Truckner et al. 2008</w:t>
        </w:r>
      </w:hyperlink>
      <w:r w:rsidR="00613327">
        <w:rPr>
          <w:rFonts w:ascii="Times New Roman" w:hAnsi="Times New Roman" w:cs="Times New Roman"/>
          <w:noProof/>
          <w:kern w:val="0"/>
          <w:sz w:val="24"/>
          <w:szCs w:val="24"/>
        </w:rPr>
        <w:t>)</w:t>
      </w:r>
      <w:r w:rsidR="00592BD6" w:rsidRPr="002F71C8">
        <w:rPr>
          <w:rFonts w:ascii="Times New Roman" w:hAnsi="Times New Roman" w:cs="Times New Roman"/>
          <w:kern w:val="0"/>
          <w:sz w:val="24"/>
          <w:szCs w:val="24"/>
        </w:rPr>
        <w:fldChar w:fldCharType="end"/>
      </w:r>
      <w:r w:rsidR="00DF6A54" w:rsidRPr="002F71C8">
        <w:rPr>
          <w:rFonts w:ascii="Times New Roman" w:hAnsi="Times New Roman" w:cs="Times New Roman"/>
          <w:kern w:val="0"/>
          <w:sz w:val="24"/>
          <w:szCs w:val="24"/>
        </w:rPr>
        <w:t xml:space="preserve">. Synergism of pollen with other common atmospheric </w:t>
      </w:r>
      <w:r w:rsidR="00570DD6" w:rsidRPr="002F71C8">
        <w:rPr>
          <w:rFonts w:ascii="Times New Roman" w:hAnsi="Times New Roman" w:cs="Times New Roman"/>
          <w:kern w:val="0"/>
          <w:sz w:val="24"/>
          <w:szCs w:val="24"/>
        </w:rPr>
        <w:t>pollutants under</w:t>
      </w:r>
      <w:r w:rsidR="00DF6A54" w:rsidRPr="002F71C8">
        <w:rPr>
          <w:rFonts w:ascii="Times New Roman" w:hAnsi="Times New Roman" w:cs="Times New Roman"/>
          <w:kern w:val="0"/>
          <w:sz w:val="24"/>
          <w:szCs w:val="24"/>
        </w:rPr>
        <w:t xml:space="preserve"> conditions of climate change has been identified </w:t>
      </w:r>
      <w:r w:rsidR="00570DD6" w:rsidRPr="002F71C8">
        <w:rPr>
          <w:rFonts w:ascii="Times New Roman" w:hAnsi="Times New Roman" w:cs="Times New Roman"/>
          <w:kern w:val="0"/>
          <w:sz w:val="24"/>
          <w:szCs w:val="24"/>
        </w:rPr>
        <w:t>and has</w:t>
      </w:r>
      <w:r w:rsidR="00DF6A54" w:rsidRPr="002F71C8">
        <w:rPr>
          <w:rFonts w:ascii="Times New Roman" w:hAnsi="Times New Roman" w:cs="Times New Roman"/>
          <w:kern w:val="0"/>
          <w:sz w:val="24"/>
          <w:szCs w:val="24"/>
        </w:rPr>
        <w:t xml:space="preserve"> enhanced the severity of AAD</w:t>
      </w:r>
      <w:r w:rsidR="00103C61">
        <w:rPr>
          <w:rFonts w:ascii="Times New Roman" w:hAnsi="Times New Roman" w:cs="Times New Roman"/>
          <w:kern w:val="0"/>
          <w:sz w:val="24"/>
          <w:szCs w:val="24"/>
        </w:rPr>
        <w:t xml:space="preserve"> </w:t>
      </w:r>
      <w:r w:rsidR="00592BD6" w:rsidRPr="002F71C8">
        <w:rPr>
          <w:rFonts w:ascii="Times New Roman" w:hAnsi="Times New Roman" w:cs="Times New Roman"/>
          <w:kern w:val="0"/>
          <w:sz w:val="24"/>
          <w:szCs w:val="24"/>
        </w:rPr>
        <w:fldChar w:fldCharType="begin"/>
      </w:r>
      <w:r w:rsidR="00613327">
        <w:rPr>
          <w:rFonts w:ascii="Times New Roman" w:hAnsi="Times New Roman" w:cs="Times New Roman"/>
          <w:kern w:val="0"/>
          <w:sz w:val="24"/>
          <w:szCs w:val="24"/>
        </w:rPr>
        <w:instrText xml:space="preserve"> ADDIN EN.CITE &lt;EndNote&gt;&lt;Cite&gt;&lt;Author&gt;Adhikari&lt;/Author&gt;&lt;Year&gt;2006&lt;/Year&gt;&lt;RecNum&gt;19&lt;/RecNum&gt;&lt;DisplayText&gt;(Adhikari, Reponen et al. 2006)&lt;/DisplayText&gt;&lt;record&gt;&lt;rec-number&gt;19&lt;/rec-number&gt;&lt;foreign-keys&gt;&lt;key app="EN" db-id="2dtzart979vtdiedr97v25sr9s5rt9vep9tt" timestamp="1386481628"&gt;19&lt;/key&gt;&lt;/foreign-keys&gt;&lt;ref-type name="Journal Article"&gt;17&lt;/ref-type&gt;&lt;contributors&gt;&lt;authors&gt;&lt;author&gt;Adhikari, Atin&lt;/author&gt;&lt;author&gt;Reponen, Tiina&lt;/author&gt;&lt;author&gt;Grinshpun, Sergey A&lt;/author&gt;&lt;author&gt;Martuzevicius, Dainius&lt;/author&gt;&lt;author&gt;LeMasters, Grace&lt;/author&gt;&lt;/authors&gt;&lt;/contributors&gt;&lt;titles&gt;&lt;title&gt;Correlation of ambient inhalable bioaerosols with particulate matter and ozone: a two-year study&lt;/title&gt;&lt;secondary-title&gt;Environmental Pollution&lt;/secondary-title&gt;&lt;/titles&gt;&lt;periodical&gt;&lt;full-title&gt;Environmental Pollution&lt;/full-title&gt;&lt;/periodical&gt;&lt;pages&gt;16-28&lt;/pages&gt;&lt;volume&gt;140&lt;/volume&gt;&lt;number&gt;1&lt;/number&gt;&lt;dates&gt;&lt;year&gt;2006&lt;/year&gt;&lt;/dates&gt;&lt;isbn&gt;0269-7491&lt;/isbn&gt;&lt;urls&gt;&lt;/urls&gt;&lt;/record&gt;&lt;/Cite&gt;&lt;/EndNote&gt;</w:instrText>
      </w:r>
      <w:r w:rsidR="00592BD6" w:rsidRPr="002F71C8">
        <w:rPr>
          <w:rFonts w:ascii="Times New Roman" w:hAnsi="Times New Roman" w:cs="Times New Roman"/>
          <w:kern w:val="0"/>
          <w:sz w:val="24"/>
          <w:szCs w:val="24"/>
        </w:rPr>
        <w:fldChar w:fldCharType="separate"/>
      </w:r>
      <w:r w:rsidR="00613327">
        <w:rPr>
          <w:rFonts w:ascii="Times New Roman" w:hAnsi="Times New Roman" w:cs="Times New Roman"/>
          <w:noProof/>
          <w:kern w:val="0"/>
          <w:sz w:val="24"/>
          <w:szCs w:val="24"/>
        </w:rPr>
        <w:t>(</w:t>
      </w:r>
      <w:hyperlink w:anchor="_ENREF_1" w:tooltip="Adhikari, 2006 #19" w:history="1">
        <w:r w:rsidR="00613327">
          <w:rPr>
            <w:rFonts w:ascii="Times New Roman" w:hAnsi="Times New Roman" w:cs="Times New Roman"/>
            <w:noProof/>
            <w:kern w:val="0"/>
            <w:sz w:val="24"/>
            <w:szCs w:val="24"/>
          </w:rPr>
          <w:t>Adhikari, Reponen et al. 2006</w:t>
        </w:r>
      </w:hyperlink>
      <w:r w:rsidR="00613327">
        <w:rPr>
          <w:rFonts w:ascii="Times New Roman" w:hAnsi="Times New Roman" w:cs="Times New Roman"/>
          <w:noProof/>
          <w:kern w:val="0"/>
          <w:sz w:val="24"/>
          <w:szCs w:val="24"/>
        </w:rPr>
        <w:t>)</w:t>
      </w:r>
      <w:r w:rsidR="00592BD6" w:rsidRPr="002F71C8">
        <w:rPr>
          <w:rFonts w:ascii="Times New Roman" w:hAnsi="Times New Roman" w:cs="Times New Roman"/>
          <w:kern w:val="0"/>
          <w:sz w:val="24"/>
          <w:szCs w:val="24"/>
        </w:rPr>
        <w:fldChar w:fldCharType="end"/>
      </w:r>
      <w:r w:rsidR="00D76960">
        <w:rPr>
          <w:rFonts w:ascii="Times New Roman" w:hAnsi="Times New Roman" w:cs="Times New Roman"/>
          <w:kern w:val="0"/>
          <w:sz w:val="24"/>
          <w:szCs w:val="24"/>
        </w:rPr>
        <w:t>.</w:t>
      </w:r>
    </w:p>
    <w:p w:rsidR="00D12097" w:rsidRDefault="00D12097" w:rsidP="0033298B">
      <w:pPr>
        <w:widowControl/>
        <w:spacing w:line="480" w:lineRule="auto"/>
        <w:ind w:firstLine="720"/>
        <w:jc w:val="left"/>
        <w:rPr>
          <w:rFonts w:ascii="Times New Roman" w:hAnsi="Times New Roman" w:cs="Times New Roman"/>
          <w:kern w:val="0"/>
          <w:sz w:val="24"/>
          <w:szCs w:val="24"/>
        </w:rPr>
      </w:pPr>
      <w:r>
        <w:rPr>
          <w:rFonts w:ascii="Times New Roman" w:hAnsi="Times New Roman" w:cs="Times New Roman"/>
          <w:kern w:val="0"/>
          <w:sz w:val="24"/>
          <w:szCs w:val="24"/>
        </w:rPr>
        <w:t>Exposures to allergenic pollen can occur via inhalation and dermal contact</w:t>
      </w:r>
      <w:r w:rsidR="00D90985">
        <w:rPr>
          <w:rFonts w:ascii="Times New Roman" w:hAnsi="Times New Roman" w:cs="Times New Roman" w:hint="eastAsia"/>
          <w:kern w:val="0"/>
          <w:sz w:val="24"/>
          <w:szCs w:val="24"/>
        </w:rPr>
        <w:t xml:space="preserve"> </w:t>
      </w:r>
      <w:r w:rsidR="0033298B">
        <w:rPr>
          <w:rFonts w:ascii="Times New Roman" w:hAnsi="Times New Roman" w:cs="Times New Roman"/>
          <w:kern w:val="0"/>
          <w:sz w:val="24"/>
          <w:szCs w:val="24"/>
        </w:rPr>
        <w:fldChar w:fldCharType="begin"/>
      </w:r>
      <w:r w:rsidR="00613327">
        <w:rPr>
          <w:rFonts w:ascii="Times New Roman" w:hAnsi="Times New Roman" w:cs="Times New Roman"/>
          <w:kern w:val="0"/>
          <w:sz w:val="24"/>
          <w:szCs w:val="24"/>
        </w:rPr>
        <w:instrText xml:space="preserve"> ADDIN EN.CITE &lt;EndNote&gt;&lt;Cite&gt;&lt;Author&gt;Sofiev&lt;/Author&gt;&lt;Year&gt;2013&lt;/Year&gt;&lt;RecNum&gt;9&lt;/RecNum&gt;&lt;DisplayText&gt;(Sofiev, Belmonte et al. 2013)&lt;/DisplayText&gt;&lt;record&gt;&lt;rec-number&gt;9&lt;/rec-number&gt;&lt;foreign-keys&gt;&lt;key app="EN" db-id="2dtzart979vtdiedr97v25sr9s5rt9vep9tt" timestamp="1386368072"&gt;9&lt;/key&gt;&lt;/foreign-keys&gt;&lt;ref-type name="Book Section"&gt;5&lt;/ref-type&gt;&lt;contributors&gt;&lt;authors&gt;&lt;author&gt;Sofiev, Mikhail&lt;/author&gt;&lt;author&gt;Belmonte, Jordina&lt;/author&gt;&lt;author&gt;Gehrig, Regula&lt;/author&gt;&lt;author&gt;Izquierdo, Rebeca&lt;/author&gt;&lt;author&gt;Smith, Matt&lt;/author&gt;&lt;author&gt;Dahl, Åslög&lt;/author&gt;&lt;author&gt;Siljamo, Pilvi&lt;/author&gt;&lt;/authors&gt;&lt;/contributors&gt;&lt;titles&gt;&lt;title&gt;Airborne Pollen Transport&lt;/title&gt;&lt;secondary-title&gt;Allergenic Pollen&lt;/secondary-title&gt;&lt;/titles&gt;&lt;pages&gt;127-159&lt;/pages&gt;&lt;dates&gt;&lt;year&gt;2013&lt;/year&gt;&lt;/dates&gt;&lt;publisher&gt;Springer&lt;/publisher&gt;&lt;isbn&gt;9400748809&lt;/isbn&gt;&lt;urls&gt;&lt;/urls&gt;&lt;/record&gt;&lt;/Cite&gt;&lt;/EndNote&gt;</w:instrText>
      </w:r>
      <w:r w:rsidR="0033298B">
        <w:rPr>
          <w:rFonts w:ascii="Times New Roman" w:hAnsi="Times New Roman" w:cs="Times New Roman"/>
          <w:kern w:val="0"/>
          <w:sz w:val="24"/>
          <w:szCs w:val="24"/>
        </w:rPr>
        <w:fldChar w:fldCharType="separate"/>
      </w:r>
      <w:r w:rsidR="00613327">
        <w:rPr>
          <w:rFonts w:ascii="Times New Roman" w:hAnsi="Times New Roman" w:cs="Times New Roman"/>
          <w:noProof/>
          <w:kern w:val="0"/>
          <w:sz w:val="24"/>
          <w:szCs w:val="24"/>
        </w:rPr>
        <w:t>(</w:t>
      </w:r>
      <w:hyperlink w:anchor="_ENREF_20" w:tooltip="Sofiev, 2013 #9" w:history="1">
        <w:r w:rsidR="00613327">
          <w:rPr>
            <w:rFonts w:ascii="Times New Roman" w:hAnsi="Times New Roman" w:cs="Times New Roman"/>
            <w:noProof/>
            <w:kern w:val="0"/>
            <w:sz w:val="24"/>
            <w:szCs w:val="24"/>
          </w:rPr>
          <w:t>Sofiev, Belmonte et al. 2013</w:t>
        </w:r>
      </w:hyperlink>
      <w:r w:rsidR="00613327">
        <w:rPr>
          <w:rFonts w:ascii="Times New Roman" w:hAnsi="Times New Roman" w:cs="Times New Roman"/>
          <w:noProof/>
          <w:kern w:val="0"/>
          <w:sz w:val="24"/>
          <w:szCs w:val="24"/>
        </w:rPr>
        <w:t>)</w:t>
      </w:r>
      <w:r w:rsidR="0033298B">
        <w:rPr>
          <w:rFonts w:ascii="Times New Roman" w:hAnsi="Times New Roman" w:cs="Times New Roman"/>
          <w:kern w:val="0"/>
          <w:sz w:val="24"/>
          <w:szCs w:val="24"/>
        </w:rPr>
        <w:fldChar w:fldCharType="end"/>
      </w:r>
      <w:r>
        <w:rPr>
          <w:rFonts w:ascii="Times New Roman" w:hAnsi="Times New Roman" w:cs="Times New Roman"/>
          <w:kern w:val="0"/>
          <w:sz w:val="24"/>
          <w:szCs w:val="24"/>
        </w:rPr>
        <w:t>, as well as unintentional ingestion</w:t>
      </w:r>
      <w:r w:rsidR="00D90985">
        <w:rPr>
          <w:rFonts w:ascii="Times New Roman" w:hAnsi="Times New Roman" w:cs="Times New Roman" w:hint="eastAsia"/>
          <w:kern w:val="0"/>
          <w:sz w:val="24"/>
          <w:szCs w:val="24"/>
        </w:rPr>
        <w:t xml:space="preserve"> </w:t>
      </w:r>
      <w:r w:rsidR="0033298B">
        <w:rPr>
          <w:rFonts w:ascii="Times New Roman" w:hAnsi="Times New Roman" w:cs="Times New Roman"/>
          <w:kern w:val="0"/>
          <w:sz w:val="24"/>
          <w:szCs w:val="24"/>
        </w:rPr>
        <w:fldChar w:fldCharType="begin"/>
      </w:r>
      <w:r w:rsidR="00613327">
        <w:rPr>
          <w:rFonts w:ascii="Times New Roman" w:hAnsi="Times New Roman" w:cs="Times New Roman"/>
          <w:kern w:val="0"/>
          <w:sz w:val="24"/>
          <w:szCs w:val="24"/>
        </w:rPr>
        <w:instrText xml:space="preserve"> ADDIN EN.CITE &lt;EndNote&gt;&lt;Cite&gt;&lt;Author&gt;Cohen&lt;/Author&gt;&lt;Year&gt;1979&lt;/Year&gt;&lt;RecNum&gt;35&lt;/RecNum&gt;&lt;DisplayText&gt;(Cohen, Yunginger et al. 1979)&lt;/DisplayText&gt;&lt;record&gt;&lt;rec-number&gt;35&lt;/rec-number&gt;&lt;foreign-keys&gt;&lt;key app="EN" db-id="2dtzart979vtdiedr97v25sr9s5rt9vep9tt" timestamp="1387245469"&gt;35&lt;/key&gt;&lt;/foreign-keys&gt;&lt;ref-type name="Journal Article"&gt;17&lt;/ref-type&gt;&lt;contributors&gt;&lt;authors&gt;&lt;author&gt;Cohen, Steven H&lt;/author&gt;&lt;author&gt;Yunginger, John W&lt;/author&gt;&lt;author&gt;Rosenberg, Neil&lt;/author&gt;&lt;author&gt;Fink, Jordan N&lt;/author&gt;&lt;/authors&gt;&lt;/contributors&gt;&lt;titles&gt;&lt;title&gt;Acute allergic reaction after composite pollen ingestion&lt;/title&gt;&lt;secondary-title&gt;Journal of Allergy and Clinical Immunology&lt;/secondary-title&gt;&lt;/titles&gt;&lt;periodical&gt;&lt;full-title&gt;Journal of Allergy and Clinical Immunology&lt;/full-title&gt;&lt;/periodical&gt;&lt;pages&gt;270-274&lt;/pages&gt;&lt;volume&gt;64&lt;/volume&gt;&lt;number&gt;4&lt;/number&gt;&lt;dates&gt;&lt;year&gt;1979&lt;/year&gt;&lt;/dates&gt;&lt;isbn&gt;0091-6749&lt;/isbn&gt;&lt;urls&gt;&lt;/urls&gt;&lt;/record&gt;&lt;/Cite&gt;&lt;/EndNote&gt;</w:instrText>
      </w:r>
      <w:r w:rsidR="0033298B">
        <w:rPr>
          <w:rFonts w:ascii="Times New Roman" w:hAnsi="Times New Roman" w:cs="Times New Roman"/>
          <w:kern w:val="0"/>
          <w:sz w:val="24"/>
          <w:szCs w:val="24"/>
        </w:rPr>
        <w:fldChar w:fldCharType="separate"/>
      </w:r>
      <w:r w:rsidR="00613327">
        <w:rPr>
          <w:rFonts w:ascii="Times New Roman" w:hAnsi="Times New Roman" w:cs="Times New Roman"/>
          <w:noProof/>
          <w:kern w:val="0"/>
          <w:sz w:val="24"/>
          <w:szCs w:val="24"/>
        </w:rPr>
        <w:t>(</w:t>
      </w:r>
      <w:hyperlink w:anchor="_ENREF_10" w:tooltip="Cohen, 1979 #35" w:history="1">
        <w:r w:rsidR="00613327">
          <w:rPr>
            <w:rFonts w:ascii="Times New Roman" w:hAnsi="Times New Roman" w:cs="Times New Roman"/>
            <w:noProof/>
            <w:kern w:val="0"/>
            <w:sz w:val="24"/>
            <w:szCs w:val="24"/>
          </w:rPr>
          <w:t>Cohen, Yunginger et al. 1979</w:t>
        </w:r>
      </w:hyperlink>
      <w:r w:rsidR="00613327">
        <w:rPr>
          <w:rFonts w:ascii="Times New Roman" w:hAnsi="Times New Roman" w:cs="Times New Roman"/>
          <w:noProof/>
          <w:kern w:val="0"/>
          <w:sz w:val="24"/>
          <w:szCs w:val="24"/>
        </w:rPr>
        <w:t>)</w:t>
      </w:r>
      <w:r w:rsidR="0033298B">
        <w:rPr>
          <w:rFonts w:ascii="Times New Roman" w:hAnsi="Times New Roman" w:cs="Times New Roman"/>
          <w:kern w:val="0"/>
          <w:sz w:val="24"/>
          <w:szCs w:val="24"/>
        </w:rPr>
        <w:fldChar w:fldCharType="end"/>
      </w:r>
      <w:r>
        <w:rPr>
          <w:rFonts w:ascii="Times New Roman" w:hAnsi="Times New Roman" w:cs="Times New Roman"/>
          <w:kern w:val="0"/>
          <w:sz w:val="24"/>
          <w:szCs w:val="24"/>
        </w:rPr>
        <w:t xml:space="preserve"> </w:t>
      </w:r>
      <w:r w:rsidR="00094E6B">
        <w:rPr>
          <w:rFonts w:ascii="Times New Roman" w:hAnsi="Times New Roman" w:cs="Times New Roman"/>
          <w:kern w:val="0"/>
          <w:sz w:val="24"/>
          <w:szCs w:val="24"/>
        </w:rPr>
        <w:fldChar w:fldCharType="begin"/>
      </w:r>
      <w:r w:rsidR="00613327">
        <w:rPr>
          <w:rFonts w:ascii="Times New Roman" w:hAnsi="Times New Roman" w:cs="Times New Roman"/>
          <w:kern w:val="0"/>
          <w:sz w:val="24"/>
          <w:szCs w:val="24"/>
        </w:rPr>
        <w:instrText xml:space="preserve"> ADDIN EN.CITE &lt;EndNote&gt;&lt;Cite&gt;&lt;Author&gt;Bousquet&lt;/Author&gt;&lt;Year&gt;1985&lt;/Year&gt;&lt;RecNum&gt;39&lt;/RecNum&gt;&lt;DisplayText&gt;(Bousquet, Dhivert et al. 1985)&lt;/DisplayText&gt;&lt;record&gt;&lt;rec-number&gt;39&lt;/rec-number&gt;&lt;foreign-keys&gt;&lt;key app="EN" db-id="2dtzart979vtdiedr97v25sr9s5rt9vep9tt" timestamp="1387321525"&gt;39&lt;/key&gt;&lt;/foreign-keys&gt;&lt;ref-type name="Journal Article"&gt;17&lt;/ref-type&gt;&lt;contributors&gt;&lt;authors&gt;&lt;author&gt;Bousquet, Jean&lt;/author&gt;&lt;author&gt;Dhivert, Henriette&lt;/author&gt;&lt;author&gt;Clauzel, Anne-Marie&lt;/author&gt;&lt;author&gt;Hewitt, Brian&lt;/author&gt;&lt;author&gt;Michel, François-Bernard&lt;/author&gt;&lt;/authors&gt;&lt;/contributors&gt;&lt;titles&gt;&lt;title&gt;Occupational allergy to sunflower pollen&lt;/title&gt;&lt;secondary-title&gt;Journal of allergy and clinical immunology&lt;/secondary-title&gt;&lt;/titles&gt;&lt;periodical&gt;&lt;full-title&gt;Journal of Allergy and Clinical Immunology&lt;/full-title&gt;&lt;/periodical&gt;&lt;pages&gt;70-74&lt;/pages&gt;&lt;volume&gt;75&lt;/volume&gt;&lt;number&gt;1&lt;/number&gt;&lt;dates&gt;&lt;year&gt;1985&lt;/year&gt;&lt;/dates&gt;&lt;isbn&gt;0091-6749&lt;/isbn&gt;&lt;urls&gt;&lt;/urls&gt;&lt;/record&gt;&lt;/Cite&gt;&lt;/EndNote&gt;</w:instrText>
      </w:r>
      <w:r w:rsidR="00094E6B">
        <w:rPr>
          <w:rFonts w:ascii="Times New Roman" w:hAnsi="Times New Roman" w:cs="Times New Roman"/>
          <w:kern w:val="0"/>
          <w:sz w:val="24"/>
          <w:szCs w:val="24"/>
        </w:rPr>
        <w:fldChar w:fldCharType="separate"/>
      </w:r>
      <w:r w:rsidR="00613327">
        <w:rPr>
          <w:rFonts w:ascii="Times New Roman" w:hAnsi="Times New Roman" w:cs="Times New Roman"/>
          <w:noProof/>
          <w:kern w:val="0"/>
          <w:sz w:val="24"/>
          <w:szCs w:val="24"/>
        </w:rPr>
        <w:t>(</w:t>
      </w:r>
      <w:hyperlink w:anchor="_ENREF_6" w:tooltip="Bousquet, 1985 #39" w:history="1">
        <w:r w:rsidR="00613327">
          <w:rPr>
            <w:rFonts w:ascii="Times New Roman" w:hAnsi="Times New Roman" w:cs="Times New Roman"/>
            <w:noProof/>
            <w:kern w:val="0"/>
            <w:sz w:val="24"/>
            <w:szCs w:val="24"/>
          </w:rPr>
          <w:t>Bousquet, Dhivert et al. 1985</w:t>
        </w:r>
      </w:hyperlink>
      <w:r w:rsidR="00613327">
        <w:rPr>
          <w:rFonts w:ascii="Times New Roman" w:hAnsi="Times New Roman" w:cs="Times New Roman"/>
          <w:noProof/>
          <w:kern w:val="0"/>
          <w:sz w:val="24"/>
          <w:szCs w:val="24"/>
        </w:rPr>
        <w:t>)</w:t>
      </w:r>
      <w:r w:rsidR="00094E6B">
        <w:rPr>
          <w:rFonts w:ascii="Times New Roman" w:hAnsi="Times New Roman" w:cs="Times New Roman"/>
          <w:kern w:val="0"/>
          <w:sz w:val="24"/>
          <w:szCs w:val="24"/>
        </w:rPr>
        <w:fldChar w:fldCharType="end"/>
      </w:r>
    </w:p>
    <w:p w:rsidR="00D12097" w:rsidRDefault="00D12097" w:rsidP="00D12097">
      <w:pPr>
        <w:widowControl/>
        <w:spacing w:line="480" w:lineRule="auto"/>
        <w:ind w:firstLine="720"/>
        <w:jc w:val="left"/>
        <w:rPr>
          <w:rFonts w:ascii="Times New Roman" w:hAnsi="Times New Roman" w:cs="Times New Roman"/>
          <w:kern w:val="0"/>
          <w:sz w:val="24"/>
          <w:szCs w:val="24"/>
        </w:rPr>
      </w:pPr>
      <w:r>
        <w:rPr>
          <w:rFonts w:ascii="Times New Roman" w:hAnsi="Times New Roman" w:cs="Times New Roman"/>
          <w:kern w:val="0"/>
          <w:sz w:val="24"/>
          <w:szCs w:val="24"/>
        </w:rPr>
        <w:br w:type="page"/>
      </w:r>
    </w:p>
    <w:p w:rsidR="000D638F" w:rsidRDefault="000D638F" w:rsidP="00D12097">
      <w:pPr>
        <w:widowControl/>
        <w:spacing w:line="480" w:lineRule="auto"/>
        <w:ind w:firstLine="420"/>
        <w:jc w:val="left"/>
        <w:rPr>
          <w:rFonts w:ascii="Times New Roman" w:hAnsi="Times New Roman" w:cs="Times New Roman"/>
          <w:kern w:val="0"/>
          <w:sz w:val="24"/>
          <w:szCs w:val="24"/>
        </w:rPr>
      </w:pPr>
      <w:r>
        <w:rPr>
          <w:rFonts w:ascii="Times New Roman" w:hAnsi="Times New Roman" w:cs="Times New Roman"/>
          <w:kern w:val="0"/>
          <w:sz w:val="24"/>
          <w:szCs w:val="24"/>
        </w:rPr>
        <w:lastRenderedPageBreak/>
        <w:br w:type="page"/>
      </w:r>
    </w:p>
    <w:p w:rsidR="00C70375" w:rsidRPr="00C70375" w:rsidRDefault="00C70375" w:rsidP="00C70375">
      <w:pPr>
        <w:pStyle w:val="1"/>
        <w:rPr>
          <w:rFonts w:hint="eastAsia"/>
        </w:rPr>
      </w:pPr>
      <w:r w:rsidRPr="00C70375">
        <w:lastRenderedPageBreak/>
        <w:t>Background Information</w:t>
      </w:r>
    </w:p>
    <w:p w:rsidR="00C70375" w:rsidRPr="007E0204" w:rsidRDefault="00C70375" w:rsidP="00C70375">
      <w:pPr>
        <w:pStyle w:val="2"/>
        <w:rPr>
          <w:rFonts w:ascii="Times New Roman" w:hAnsi="Times New Roman" w:cs="Times New Roman"/>
          <w:b w:val="0"/>
        </w:rPr>
      </w:pPr>
      <w:r>
        <w:rPr>
          <w:rFonts w:ascii="Times New Roman" w:hAnsi="Times New Roman" w:cs="Times New Roman"/>
        </w:rPr>
        <w:t>Pollen and allergy</w:t>
      </w:r>
    </w:p>
    <w:p w:rsidR="00CF6C00" w:rsidRPr="00DE1C46" w:rsidRDefault="00C70375" w:rsidP="00CF6C00">
      <w:pPr>
        <w:spacing w:line="480" w:lineRule="auto"/>
        <w:ind w:firstLineChars="250" w:firstLine="600"/>
        <w:rPr>
          <w:rFonts w:ascii="Times-Roman" w:hAnsi="Times-Roman" w:cs="Times-Roman"/>
          <w:color w:val="000000"/>
          <w:kern w:val="0"/>
          <w:sz w:val="24"/>
          <w:szCs w:val="24"/>
        </w:rPr>
      </w:pPr>
      <w:r w:rsidRPr="00DE1C46">
        <w:rPr>
          <w:rFonts w:ascii="Times-Roman" w:hAnsi="Times-Roman" w:cs="Times-Roman"/>
          <w:color w:val="000000"/>
          <w:kern w:val="0"/>
          <w:sz w:val="24"/>
          <w:szCs w:val="24"/>
        </w:rPr>
        <w:t>Rhinitis, conjunctivitis and asthma are</w:t>
      </w:r>
      <w:r w:rsidR="00DE1C46">
        <w:rPr>
          <w:rFonts w:ascii="Times-Roman" w:hAnsi="Times-Roman" w:cs="Times-Roman"/>
          <w:color w:val="000000"/>
          <w:kern w:val="0"/>
          <w:sz w:val="24"/>
          <w:szCs w:val="24"/>
        </w:rPr>
        <w:t xml:space="preserve"> often considered as </w:t>
      </w:r>
      <w:r w:rsidRPr="00DE1C46">
        <w:rPr>
          <w:rFonts w:ascii="Times-Roman" w:hAnsi="Times-Roman" w:cs="Times-Roman"/>
          <w:color w:val="000000"/>
          <w:kern w:val="0"/>
          <w:sz w:val="24"/>
          <w:szCs w:val="24"/>
        </w:rPr>
        <w:t>the typical clinical pictures of allergy to pollen</w:t>
      </w:r>
      <w:r w:rsidR="009166C0">
        <w:rPr>
          <w:rFonts w:ascii="Times-Roman" w:hAnsi="Times-Roman" w:cs="Times-Roman"/>
          <w:color w:val="000000"/>
          <w:kern w:val="0"/>
          <w:sz w:val="24"/>
          <w:szCs w:val="24"/>
        </w:rPr>
        <w:t>,</w:t>
      </w:r>
      <w:r w:rsidR="00DE1C46">
        <w:rPr>
          <w:rFonts w:ascii="Times-Roman" w:hAnsi="Times-Roman" w:cs="Times-Roman"/>
          <w:color w:val="000000"/>
          <w:kern w:val="0"/>
          <w:sz w:val="24"/>
          <w:szCs w:val="24"/>
        </w:rPr>
        <w:t xml:space="preserve"> </w:t>
      </w:r>
      <w:r w:rsidRPr="00DE1C46">
        <w:rPr>
          <w:rFonts w:ascii="Times-Roman" w:hAnsi="Times-Roman" w:cs="Times-Roman"/>
          <w:color w:val="000000"/>
          <w:kern w:val="0"/>
          <w:sz w:val="24"/>
          <w:szCs w:val="24"/>
        </w:rPr>
        <w:t>and they often occur in the same patient simultaneously during the pollen season</w:t>
      </w:r>
      <w:r w:rsidR="009166C0">
        <w:rPr>
          <w:rFonts w:ascii="Times-Roman" w:hAnsi="Times-Roman" w:cs="Times-Roman"/>
          <w:color w:val="000000"/>
          <w:kern w:val="0"/>
          <w:sz w:val="24"/>
          <w:szCs w:val="24"/>
        </w:rPr>
        <w:t xml:space="preserve"> </w:t>
      </w:r>
      <w:r w:rsidR="00592BD6">
        <w:rPr>
          <w:rFonts w:ascii="Times-Roman" w:hAnsi="Times-Roman" w:cs="Times-Roman"/>
          <w:color w:val="000000"/>
          <w:kern w:val="0"/>
          <w:sz w:val="24"/>
          <w:szCs w:val="24"/>
        </w:rPr>
        <w:fldChar w:fldCharType="begin"/>
      </w:r>
      <w:r w:rsidR="00613327">
        <w:rPr>
          <w:rFonts w:ascii="Times-Roman" w:hAnsi="Times-Roman" w:cs="Times-Roman"/>
          <w:color w:val="000000"/>
          <w:kern w:val="0"/>
          <w:sz w:val="24"/>
          <w:szCs w:val="24"/>
        </w:rPr>
        <w:instrText xml:space="preserve"> ADDIN EN.CITE &lt;EndNote&gt;&lt;Cite&gt;&lt;Author&gt;Sofiev&lt;/Author&gt;&lt;Year&gt;2013&lt;/Year&gt;&lt;RecNum&gt;9&lt;/RecNum&gt;&lt;DisplayText&gt;(Sofiev, Belmonte et al. 2013)&lt;/DisplayText&gt;&lt;record&gt;&lt;rec-number&gt;9&lt;/rec-number&gt;&lt;foreign-keys&gt;&lt;key app="EN" db-id="2dtzart979vtdiedr97v25sr9s5rt9vep9tt" timestamp="1386368072"&gt;9&lt;/key&gt;&lt;/foreign-keys&gt;&lt;ref-type name="Book Section"&gt;5&lt;/ref-type&gt;&lt;contributors&gt;&lt;authors&gt;&lt;author&gt;Sofiev, Mikhail&lt;/author&gt;&lt;author&gt;Belmonte, Jordina&lt;/author&gt;&lt;author&gt;Gehrig, Regula&lt;/author&gt;&lt;author&gt;Izquierdo, Rebeca&lt;/author&gt;&lt;author&gt;Smith, Matt&lt;/author&gt;&lt;author&gt;Dahl, Åslög&lt;/author&gt;&lt;author&gt;Siljamo, Pilvi&lt;/author&gt;&lt;/authors&gt;&lt;/contributors&gt;&lt;titles&gt;&lt;title&gt;Airborne Pollen Transport&lt;/title&gt;&lt;secondary-title&gt;Allergenic Pollen&lt;/secondary-title&gt;&lt;/titles&gt;&lt;pages&gt;127-159&lt;/pages&gt;&lt;dates&gt;&lt;year&gt;2013&lt;/year&gt;&lt;/dates&gt;&lt;publisher&gt;Springer&lt;/publisher&gt;&lt;isbn&gt;9400748809&lt;/isbn&gt;&lt;urls&gt;&lt;/urls&gt;&lt;/record&gt;&lt;/Cite&gt;&lt;/EndNote&gt;</w:instrText>
      </w:r>
      <w:r w:rsidR="00592BD6">
        <w:rPr>
          <w:rFonts w:ascii="Times-Roman" w:hAnsi="Times-Roman" w:cs="Times-Roman"/>
          <w:color w:val="000000"/>
          <w:kern w:val="0"/>
          <w:sz w:val="24"/>
          <w:szCs w:val="24"/>
        </w:rPr>
        <w:fldChar w:fldCharType="separate"/>
      </w:r>
      <w:r w:rsidR="00613327">
        <w:rPr>
          <w:rFonts w:ascii="Times-Roman" w:hAnsi="Times-Roman" w:cs="Times-Roman"/>
          <w:noProof/>
          <w:color w:val="000000"/>
          <w:kern w:val="0"/>
          <w:sz w:val="24"/>
          <w:szCs w:val="24"/>
        </w:rPr>
        <w:t>(</w:t>
      </w:r>
      <w:hyperlink w:anchor="_ENREF_20" w:tooltip="Sofiev, 2013 #9" w:history="1">
        <w:r w:rsidR="00613327">
          <w:rPr>
            <w:rFonts w:ascii="Times-Roman" w:hAnsi="Times-Roman" w:cs="Times-Roman"/>
            <w:noProof/>
            <w:color w:val="000000"/>
            <w:kern w:val="0"/>
            <w:sz w:val="24"/>
            <w:szCs w:val="24"/>
          </w:rPr>
          <w:t>Sofiev, Belmonte et al. 2013</w:t>
        </w:r>
      </w:hyperlink>
      <w:r w:rsidR="00613327">
        <w:rPr>
          <w:rFonts w:ascii="Times-Roman" w:hAnsi="Times-Roman" w:cs="Times-Roman"/>
          <w:noProof/>
          <w:color w:val="000000"/>
          <w:kern w:val="0"/>
          <w:sz w:val="24"/>
          <w:szCs w:val="24"/>
        </w:rPr>
        <w:t>)</w:t>
      </w:r>
      <w:r w:rsidR="00592BD6">
        <w:rPr>
          <w:rFonts w:ascii="Times-Roman" w:hAnsi="Times-Roman" w:cs="Times-Roman"/>
          <w:color w:val="000000"/>
          <w:kern w:val="0"/>
          <w:sz w:val="24"/>
          <w:szCs w:val="24"/>
        </w:rPr>
        <w:fldChar w:fldCharType="end"/>
      </w:r>
      <w:r w:rsidRPr="00DE1C46">
        <w:rPr>
          <w:rFonts w:ascii="Times-Roman" w:hAnsi="Times-Roman" w:cs="Times-Roman"/>
          <w:color w:val="000000"/>
          <w:kern w:val="0"/>
          <w:sz w:val="24"/>
          <w:szCs w:val="24"/>
        </w:rPr>
        <w:t>.</w:t>
      </w:r>
      <w:r w:rsidR="009166C0">
        <w:rPr>
          <w:rFonts w:ascii="Times-Roman" w:hAnsi="Times-Roman" w:cs="Times-Roman"/>
          <w:color w:val="000000"/>
          <w:kern w:val="0"/>
          <w:sz w:val="24"/>
          <w:szCs w:val="24"/>
        </w:rPr>
        <w:t xml:space="preserve"> </w:t>
      </w:r>
      <w:r w:rsidRPr="00DE1C46">
        <w:rPr>
          <w:rFonts w:ascii="Times-Roman" w:hAnsi="Times-Roman" w:cs="Times-Roman"/>
          <w:color w:val="000000"/>
          <w:kern w:val="0"/>
          <w:sz w:val="24"/>
          <w:szCs w:val="24"/>
        </w:rPr>
        <w:t>Asthma is a chronic</w:t>
      </w:r>
      <w:r w:rsidR="00DE1C46">
        <w:rPr>
          <w:rFonts w:ascii="Times-Roman" w:hAnsi="Times-Roman" w:cs="Times-Roman"/>
          <w:color w:val="000000"/>
          <w:kern w:val="0"/>
          <w:sz w:val="24"/>
          <w:szCs w:val="24"/>
        </w:rPr>
        <w:t xml:space="preserve"> in</w:t>
      </w:r>
      <w:del w:id="2" w:author="Yong" w:date="2013-12-15T14:17:00Z">
        <w:r w:rsidR="00DE1C46" w:rsidDel="007B50B4">
          <w:rPr>
            <w:rFonts w:ascii="Times-Roman" w:hAnsi="Times-Roman" w:cs="Times-Roman"/>
            <w:color w:val="000000"/>
            <w:kern w:val="0"/>
            <w:sz w:val="24"/>
            <w:szCs w:val="24"/>
          </w:rPr>
          <w:delText xml:space="preserve"> </w:delText>
        </w:r>
      </w:del>
      <w:r w:rsidR="00DE1C46">
        <w:rPr>
          <w:rFonts w:ascii="Times-Roman" w:hAnsi="Times-Roman" w:cs="Times-Roman"/>
          <w:color w:val="000000"/>
          <w:kern w:val="0"/>
          <w:sz w:val="24"/>
          <w:szCs w:val="24"/>
        </w:rPr>
        <w:t>fl</w:t>
      </w:r>
      <w:r w:rsidRPr="00DE1C46">
        <w:rPr>
          <w:rFonts w:ascii="Times-Roman" w:hAnsi="Times-Roman" w:cs="Times-Roman"/>
          <w:color w:val="000000"/>
          <w:kern w:val="0"/>
          <w:sz w:val="24"/>
          <w:szCs w:val="24"/>
        </w:rPr>
        <w:t xml:space="preserve">ammatory disease of the airways characterized by </w:t>
      </w:r>
      <w:r w:rsidR="00E15BDF" w:rsidRPr="00DE1C46">
        <w:rPr>
          <w:rFonts w:ascii="Times-Roman" w:hAnsi="Times-Roman" w:cs="Times-Roman"/>
          <w:color w:val="000000"/>
          <w:kern w:val="0"/>
          <w:sz w:val="24"/>
          <w:szCs w:val="24"/>
        </w:rPr>
        <w:t>recurrent episodes</w:t>
      </w:r>
      <w:r w:rsidRPr="00DE1C46">
        <w:rPr>
          <w:rFonts w:ascii="Times-Roman" w:hAnsi="Times-Roman" w:cs="Times-Roman"/>
          <w:color w:val="000000"/>
          <w:kern w:val="0"/>
          <w:sz w:val="24"/>
          <w:szCs w:val="24"/>
        </w:rPr>
        <w:t xml:space="preserve"> of wheezing, breathlessness, chest tightness and coughing </w:t>
      </w:r>
      <w:r w:rsidR="00592BD6">
        <w:rPr>
          <w:rFonts w:ascii="Times-Roman" w:hAnsi="Times-Roman" w:cs="Times-Roman"/>
          <w:color w:val="000000"/>
          <w:kern w:val="0"/>
          <w:sz w:val="24"/>
          <w:szCs w:val="24"/>
        </w:rPr>
        <w:fldChar w:fldCharType="begin"/>
      </w:r>
      <w:r w:rsidR="00613327">
        <w:rPr>
          <w:rFonts w:ascii="Times-Roman" w:hAnsi="Times-Roman" w:cs="Times-Roman"/>
          <w:color w:val="000000"/>
          <w:kern w:val="0"/>
          <w:sz w:val="24"/>
          <w:szCs w:val="24"/>
        </w:rPr>
        <w:instrText xml:space="preserve"> ADDIN EN.CITE &lt;EndNote&gt;&lt;Cite&gt;&lt;Author&gt;Bateman&lt;/Author&gt;&lt;Year&gt;2008&lt;/Year&gt;&lt;RecNum&gt;21&lt;/RecNum&gt;&lt;DisplayText&gt;(Bateman, Hurd et al. 2008)&lt;/DisplayText&gt;&lt;record&gt;&lt;rec-number&gt;21&lt;/rec-number&gt;&lt;foreign-keys&gt;&lt;key app="EN" db-id="2dtzart979vtdiedr97v25sr9s5rt9vep9tt" timestamp="1386534478"&gt;21&lt;/key&gt;&lt;/foreign-keys&gt;&lt;ref-type name="Journal Article"&gt;17&lt;/ref-type&gt;&lt;contributors&gt;&lt;authors&gt;&lt;author&gt;Bateman, ED&lt;/author&gt;&lt;author&gt;Hurd, SS&lt;/author&gt;&lt;author&gt;Barnes, PJ&lt;/author&gt;&lt;author&gt;Bousquet, J&lt;/author&gt;&lt;author&gt;Drazen, JM&lt;/author&gt;&lt;author&gt;FitzGerald, M&lt;/author&gt;&lt;author&gt;Gibson, P&lt;/author&gt;&lt;author&gt;Ohta, K&lt;/author&gt;&lt;author&gt;O&amp;apos;byrne, P&lt;/author&gt;&lt;author&gt;Pedersen, SE&lt;/author&gt;&lt;/authors&gt;&lt;/contributors&gt;&lt;titles&gt;&lt;title&gt;Global strategy for asthma management and prevention: GINA executive summary&lt;/title&gt;&lt;secondary-title&gt;European Respiratory Journal&lt;/secondary-title&gt;&lt;/titles&gt;&lt;periodical&gt;&lt;full-title&gt;European Respiratory Journal&lt;/full-title&gt;&lt;/periodical&gt;&lt;pages&gt;143-178&lt;/pages&gt;&lt;volume&gt;31&lt;/volume&gt;&lt;number&gt;1&lt;/number&gt;&lt;dates&gt;&lt;year&gt;2008&lt;/year&gt;&lt;/dates&gt;&lt;isbn&gt;0903-1936&lt;/isbn&gt;&lt;urls&gt;&lt;/urls&gt;&lt;/record&gt;&lt;/Cite&gt;&lt;/EndNote&gt;</w:instrText>
      </w:r>
      <w:r w:rsidR="00592BD6">
        <w:rPr>
          <w:rFonts w:ascii="Times-Roman" w:hAnsi="Times-Roman" w:cs="Times-Roman"/>
          <w:color w:val="000000"/>
          <w:kern w:val="0"/>
          <w:sz w:val="24"/>
          <w:szCs w:val="24"/>
        </w:rPr>
        <w:fldChar w:fldCharType="separate"/>
      </w:r>
      <w:r w:rsidR="00613327">
        <w:rPr>
          <w:rFonts w:ascii="Times-Roman" w:hAnsi="Times-Roman" w:cs="Times-Roman"/>
          <w:noProof/>
          <w:color w:val="000000"/>
          <w:kern w:val="0"/>
          <w:sz w:val="24"/>
          <w:szCs w:val="24"/>
        </w:rPr>
        <w:t>(</w:t>
      </w:r>
      <w:hyperlink w:anchor="_ENREF_3" w:tooltip="Bateman, 2008 #21" w:history="1">
        <w:r w:rsidR="00613327">
          <w:rPr>
            <w:rFonts w:ascii="Times-Roman" w:hAnsi="Times-Roman" w:cs="Times-Roman"/>
            <w:noProof/>
            <w:color w:val="000000"/>
            <w:kern w:val="0"/>
            <w:sz w:val="24"/>
            <w:szCs w:val="24"/>
          </w:rPr>
          <w:t>Bateman, Hurd et al. 2008</w:t>
        </w:r>
      </w:hyperlink>
      <w:r w:rsidR="00613327">
        <w:rPr>
          <w:rFonts w:ascii="Times-Roman" w:hAnsi="Times-Roman" w:cs="Times-Roman"/>
          <w:noProof/>
          <w:color w:val="000000"/>
          <w:kern w:val="0"/>
          <w:sz w:val="24"/>
          <w:szCs w:val="24"/>
        </w:rPr>
        <w:t>)</w:t>
      </w:r>
      <w:r w:rsidR="00592BD6">
        <w:rPr>
          <w:rFonts w:ascii="Times-Roman" w:hAnsi="Times-Roman" w:cs="Times-Roman"/>
          <w:color w:val="000000"/>
          <w:kern w:val="0"/>
          <w:sz w:val="24"/>
          <w:szCs w:val="24"/>
        </w:rPr>
        <w:fldChar w:fldCharType="end"/>
      </w:r>
      <w:r w:rsidRPr="00DE1C46">
        <w:rPr>
          <w:rFonts w:ascii="Times-Roman" w:hAnsi="Times-Roman" w:cs="Times-Roman"/>
          <w:color w:val="000000"/>
          <w:kern w:val="0"/>
          <w:sz w:val="24"/>
          <w:szCs w:val="24"/>
        </w:rPr>
        <w:t>.</w:t>
      </w:r>
      <w:r w:rsidR="007B50B4">
        <w:rPr>
          <w:rFonts w:ascii="Times-Roman" w:hAnsi="Times-Roman" w:cs="Times-Roman"/>
          <w:color w:val="000000"/>
          <w:kern w:val="0"/>
          <w:sz w:val="24"/>
          <w:szCs w:val="24"/>
        </w:rPr>
        <w:t xml:space="preserve"> </w:t>
      </w:r>
      <w:r w:rsidRPr="00DE1C46">
        <w:rPr>
          <w:rFonts w:ascii="Times-Roman" w:hAnsi="Times-Roman" w:cs="Times-Roman"/>
          <w:color w:val="000000"/>
          <w:kern w:val="0"/>
          <w:sz w:val="24"/>
          <w:szCs w:val="24"/>
        </w:rPr>
        <w:t xml:space="preserve">Exposure to allergens represents a key factor among environmental determinants </w:t>
      </w:r>
      <w:r w:rsidR="00E15BDF" w:rsidRPr="00DE1C46">
        <w:rPr>
          <w:rFonts w:ascii="Times-Roman" w:hAnsi="Times-Roman" w:cs="Times-Roman"/>
          <w:color w:val="000000"/>
          <w:kern w:val="0"/>
          <w:sz w:val="24"/>
          <w:szCs w:val="24"/>
        </w:rPr>
        <w:t>of asthma</w:t>
      </w:r>
      <w:r w:rsidRPr="00DE1C46">
        <w:rPr>
          <w:rFonts w:ascii="Times-Roman" w:hAnsi="Times-Roman" w:cs="Times-Roman"/>
          <w:color w:val="000000"/>
          <w:kern w:val="0"/>
          <w:sz w:val="24"/>
          <w:szCs w:val="24"/>
        </w:rPr>
        <w:t>, which also include air pollution</w:t>
      </w:r>
      <w:r w:rsidR="007B50B4">
        <w:rPr>
          <w:rFonts w:ascii="Times-Roman" w:hAnsi="Times-Roman" w:cs="Times-Roman"/>
          <w:color w:val="000000"/>
          <w:kern w:val="0"/>
          <w:sz w:val="24"/>
          <w:szCs w:val="24"/>
        </w:rPr>
        <w:t xml:space="preserve"> </w:t>
      </w:r>
      <w:r w:rsidR="00592BD6">
        <w:rPr>
          <w:rFonts w:ascii="Times-Roman" w:hAnsi="Times-Roman" w:cs="Times-Roman"/>
          <w:color w:val="000000"/>
          <w:kern w:val="0"/>
          <w:sz w:val="24"/>
          <w:szCs w:val="24"/>
        </w:rPr>
        <w:fldChar w:fldCharType="begin"/>
      </w:r>
      <w:r w:rsidR="00613327">
        <w:rPr>
          <w:rFonts w:ascii="Times-Roman" w:hAnsi="Times-Roman" w:cs="Times-Roman"/>
          <w:color w:val="000000"/>
          <w:kern w:val="0"/>
          <w:sz w:val="24"/>
          <w:szCs w:val="24"/>
        </w:rPr>
        <w:instrText xml:space="preserve"> ADDIN EN.CITE &lt;EndNote&gt;&lt;Cite&gt;&lt;Author&gt;Eder&lt;/Author&gt;&lt;Year&gt;2006&lt;/Year&gt;&lt;RecNum&gt;22&lt;/RecNum&gt;&lt;DisplayText&gt;(Eder, Ege et al. 2006)&lt;/DisplayText&gt;&lt;record&gt;&lt;rec-number&gt;22&lt;/rec-number&gt;&lt;foreign-keys&gt;&lt;key app="EN" db-id="2dtzart979vtdiedr97v25sr9s5rt9vep9tt" timestamp="1386534633"&gt;22&lt;/key&gt;&lt;/foreign-keys&gt;&lt;ref-type name="Journal Article"&gt;17&lt;/ref-type&gt;&lt;contributors&gt;&lt;authors&gt;&lt;author&gt;Eder, Waltraud&lt;/author&gt;&lt;author&gt;Ege, Markus J&lt;/author&gt;&lt;author&gt;von Mutius, Erika&lt;/author&gt;&lt;/authors&gt;&lt;/contributors&gt;&lt;titles&gt;&lt;title&gt;The asthma epidemic&lt;/title&gt;&lt;secondary-title&gt;New England Journal of Medicine&lt;/secondary-title&gt;&lt;/titles&gt;&lt;periodical&gt;&lt;full-title&gt;New England Journal of Medicine&lt;/full-title&gt;&lt;/periodical&gt;&lt;pages&gt;2226-2235&lt;/pages&gt;&lt;volume&gt;355&lt;/volume&gt;&lt;number&gt;21&lt;/number&gt;&lt;dates&gt;&lt;year&gt;2006&lt;/year&gt;&lt;/dates&gt;&lt;isbn&gt;0028-4793&lt;/isbn&gt;&lt;urls&gt;&lt;/urls&gt;&lt;/record&gt;&lt;/Cite&gt;&lt;/EndNote&gt;</w:instrText>
      </w:r>
      <w:r w:rsidR="00592BD6">
        <w:rPr>
          <w:rFonts w:ascii="Times-Roman" w:hAnsi="Times-Roman" w:cs="Times-Roman"/>
          <w:color w:val="000000"/>
          <w:kern w:val="0"/>
          <w:sz w:val="24"/>
          <w:szCs w:val="24"/>
        </w:rPr>
        <w:fldChar w:fldCharType="separate"/>
      </w:r>
      <w:r w:rsidR="00613327">
        <w:rPr>
          <w:rFonts w:ascii="Times-Roman" w:hAnsi="Times-Roman" w:cs="Times-Roman"/>
          <w:noProof/>
          <w:color w:val="000000"/>
          <w:kern w:val="0"/>
          <w:sz w:val="24"/>
          <w:szCs w:val="24"/>
        </w:rPr>
        <w:t>(</w:t>
      </w:r>
      <w:hyperlink w:anchor="_ENREF_11" w:tooltip="Eder, 2006 #22" w:history="1">
        <w:r w:rsidR="00613327">
          <w:rPr>
            <w:rFonts w:ascii="Times-Roman" w:hAnsi="Times-Roman" w:cs="Times-Roman"/>
            <w:noProof/>
            <w:color w:val="000000"/>
            <w:kern w:val="0"/>
            <w:sz w:val="24"/>
            <w:szCs w:val="24"/>
          </w:rPr>
          <w:t>Eder, Ege et al. 2006</w:t>
        </w:r>
      </w:hyperlink>
      <w:r w:rsidR="00613327">
        <w:rPr>
          <w:rFonts w:ascii="Times-Roman" w:hAnsi="Times-Roman" w:cs="Times-Roman"/>
          <w:noProof/>
          <w:color w:val="000000"/>
          <w:kern w:val="0"/>
          <w:sz w:val="24"/>
          <w:szCs w:val="24"/>
        </w:rPr>
        <w:t>)</w:t>
      </w:r>
      <w:r w:rsidR="00592BD6">
        <w:rPr>
          <w:rFonts w:ascii="Times-Roman" w:hAnsi="Times-Roman" w:cs="Times-Roman"/>
          <w:color w:val="000000"/>
          <w:kern w:val="0"/>
          <w:sz w:val="24"/>
          <w:szCs w:val="24"/>
        </w:rPr>
        <w:fldChar w:fldCharType="end"/>
      </w:r>
      <w:r w:rsidRPr="00DE1C46">
        <w:rPr>
          <w:rFonts w:ascii="Times-Roman" w:hAnsi="Times-Roman" w:cs="Times-Roman"/>
          <w:color w:val="000000"/>
          <w:kern w:val="0"/>
          <w:sz w:val="24"/>
          <w:szCs w:val="24"/>
        </w:rPr>
        <w:t>.</w:t>
      </w:r>
      <w:r w:rsidR="008F3D0E" w:rsidRPr="008F3D0E">
        <w:t xml:space="preserve"> </w:t>
      </w:r>
      <w:r w:rsidR="008F3D0E" w:rsidRPr="008F3D0E">
        <w:rPr>
          <w:rFonts w:ascii="Times-Roman" w:hAnsi="Times-Roman" w:cs="Times-Roman"/>
          <w:color w:val="000000"/>
          <w:kern w:val="0"/>
          <w:sz w:val="24"/>
          <w:szCs w:val="24"/>
        </w:rPr>
        <w:t>IgE plays an essential role in hypersensitivity,</w:t>
      </w:r>
      <w:r w:rsidR="008F3D0E">
        <w:rPr>
          <w:rFonts w:ascii="Times-Roman" w:hAnsi="Times-Roman" w:cs="Times-Roman"/>
          <w:color w:val="000000"/>
          <w:kern w:val="0"/>
          <w:sz w:val="24"/>
          <w:szCs w:val="24"/>
        </w:rPr>
        <w:fldChar w:fldCharType="begin"/>
      </w:r>
      <w:r w:rsidR="00613327">
        <w:rPr>
          <w:rFonts w:ascii="Times-Roman" w:hAnsi="Times-Roman" w:cs="Times-Roman"/>
          <w:color w:val="000000"/>
          <w:kern w:val="0"/>
          <w:sz w:val="24"/>
          <w:szCs w:val="24"/>
        </w:rPr>
        <w:instrText xml:space="preserve"> ADDIN EN.CITE &lt;EndNote&gt;&lt;Cite&gt;&lt;Author&gt;Gould&lt;/Author&gt;&lt;Year&gt;2003&lt;/Year&gt;&lt;RecNum&gt;38&lt;/RecNum&gt;&lt;DisplayText&gt;(Gould, Sutton et al. 2003)&lt;/DisplayText&gt;&lt;record&gt;&lt;rec-number&gt;38&lt;/rec-number&gt;&lt;foreign-keys&gt;&lt;key app="EN" db-id="2dtzart979vtdiedr97v25sr9s5rt9vep9tt" timestamp="1387321336"&gt;38&lt;/key&gt;&lt;/foreign-keys&gt;&lt;ref-type name="Journal Article"&gt;17&lt;/ref-type&gt;&lt;contributors&gt;&lt;authors&gt;&lt;author&gt;Gould, Hannah J&lt;/author&gt;&lt;author&gt;Sutton, Brian J&lt;/author&gt;&lt;author&gt;Beavil, Andrew J&lt;/author&gt;&lt;author&gt;Beavil, Rebecca L&lt;/author&gt;&lt;author&gt;McCloskey, Natalie&lt;/author&gt;&lt;author&gt;Coker, Heather A&lt;/author&gt;&lt;author&gt;Fear, David&lt;/author&gt;&lt;author&gt;Smurthwaite, Lyn&lt;/author&gt;&lt;/authors&gt;&lt;/contributors&gt;&lt;titles&gt;&lt;title&gt;The biology of IgE and the basis of allergic disease&lt;/title&gt;&lt;secondary-title&gt;Annual review of immunology&lt;/secondary-title&gt;&lt;/titles&gt;&lt;periodical&gt;&lt;full-title&gt;Annual review of immunology&lt;/full-title&gt;&lt;/periodical&gt;&lt;pages&gt;579-628&lt;/pages&gt;&lt;volume&gt;21&lt;/volume&gt;&lt;number&gt;1&lt;/number&gt;&lt;dates&gt;&lt;year&gt;2003&lt;/year&gt;&lt;/dates&gt;&lt;isbn&gt;0732-0582&lt;/isbn&gt;&lt;urls&gt;&lt;/urls&gt;&lt;/record&gt;&lt;/Cite&gt;&lt;/EndNote&gt;</w:instrText>
      </w:r>
      <w:r w:rsidR="008F3D0E">
        <w:rPr>
          <w:rFonts w:ascii="Times-Roman" w:hAnsi="Times-Roman" w:cs="Times-Roman"/>
          <w:color w:val="000000"/>
          <w:kern w:val="0"/>
          <w:sz w:val="24"/>
          <w:szCs w:val="24"/>
        </w:rPr>
        <w:fldChar w:fldCharType="separate"/>
      </w:r>
      <w:r w:rsidR="00613327">
        <w:rPr>
          <w:rFonts w:ascii="Times-Roman" w:hAnsi="Times-Roman" w:cs="Times-Roman"/>
          <w:noProof/>
          <w:color w:val="000000"/>
          <w:kern w:val="0"/>
          <w:sz w:val="24"/>
          <w:szCs w:val="24"/>
        </w:rPr>
        <w:t>(</w:t>
      </w:r>
      <w:hyperlink w:anchor="_ENREF_13" w:tooltip="Gould, 2003 #38" w:history="1">
        <w:r w:rsidR="00613327">
          <w:rPr>
            <w:rFonts w:ascii="Times-Roman" w:hAnsi="Times-Roman" w:cs="Times-Roman"/>
            <w:noProof/>
            <w:color w:val="000000"/>
            <w:kern w:val="0"/>
            <w:sz w:val="24"/>
            <w:szCs w:val="24"/>
          </w:rPr>
          <w:t>Gould, Sutton et al. 2003</w:t>
        </w:r>
      </w:hyperlink>
      <w:r w:rsidR="00613327">
        <w:rPr>
          <w:rFonts w:ascii="Times-Roman" w:hAnsi="Times-Roman" w:cs="Times-Roman"/>
          <w:noProof/>
          <w:color w:val="000000"/>
          <w:kern w:val="0"/>
          <w:sz w:val="24"/>
          <w:szCs w:val="24"/>
        </w:rPr>
        <w:t>)</w:t>
      </w:r>
      <w:r w:rsidR="008F3D0E">
        <w:rPr>
          <w:rFonts w:ascii="Times-Roman" w:hAnsi="Times-Roman" w:cs="Times-Roman"/>
          <w:color w:val="000000"/>
          <w:kern w:val="0"/>
          <w:sz w:val="24"/>
          <w:szCs w:val="24"/>
        </w:rPr>
        <w:fldChar w:fldCharType="end"/>
      </w:r>
      <w:r w:rsidR="008F3D0E" w:rsidRPr="008F3D0E">
        <w:rPr>
          <w:rFonts w:ascii="Times-Roman" w:hAnsi="Times-Roman" w:cs="Times-Roman"/>
          <w:color w:val="000000"/>
          <w:kern w:val="0"/>
          <w:sz w:val="24"/>
          <w:szCs w:val="24"/>
        </w:rPr>
        <w:t xml:space="preserve"> which manifests various allergic dis</w:t>
      </w:r>
      <w:r w:rsidR="008F3D0E">
        <w:rPr>
          <w:rFonts w:ascii="Times-Roman" w:hAnsi="Times-Roman" w:cs="Times-Roman"/>
          <w:color w:val="000000"/>
          <w:kern w:val="0"/>
          <w:sz w:val="24"/>
          <w:szCs w:val="24"/>
        </w:rPr>
        <w:t>eases, such as allergic asthma</w:t>
      </w:r>
      <w:r w:rsidR="008F3D0E">
        <w:rPr>
          <w:rFonts w:ascii="Times-Roman" w:hAnsi="Times-Roman" w:cs="Times-Roman" w:hint="eastAsia"/>
          <w:color w:val="000000"/>
          <w:kern w:val="0"/>
          <w:sz w:val="24"/>
          <w:szCs w:val="24"/>
        </w:rPr>
        <w:t xml:space="preserve"> </w:t>
      </w:r>
      <w:r w:rsidR="008F3D0E">
        <w:rPr>
          <w:rFonts w:ascii="Times-Roman" w:hAnsi="Times-Roman" w:cs="Times-Roman"/>
          <w:color w:val="000000"/>
          <w:kern w:val="0"/>
          <w:sz w:val="24"/>
          <w:szCs w:val="24"/>
        </w:rPr>
        <w:t>and allergic rhinitis. A</w:t>
      </w:r>
      <w:r w:rsidRPr="00DE1C46">
        <w:rPr>
          <w:rFonts w:ascii="Times-Roman" w:hAnsi="Times-Roman" w:cs="Times-Roman"/>
          <w:color w:val="000000"/>
          <w:kern w:val="0"/>
          <w:sz w:val="24"/>
          <w:szCs w:val="24"/>
        </w:rPr>
        <w:t xml:space="preserve">llergic rhinitis is </w:t>
      </w:r>
      <w:r w:rsidR="008F3D0E">
        <w:rPr>
          <w:rFonts w:ascii="Times-Roman" w:hAnsi="Times-Roman" w:cs="Times-Roman"/>
          <w:color w:val="000000"/>
          <w:kern w:val="0"/>
          <w:sz w:val="24"/>
          <w:szCs w:val="24"/>
        </w:rPr>
        <w:t>thereby</w:t>
      </w:r>
      <w:r w:rsidR="00E15BDF">
        <w:rPr>
          <w:rFonts w:ascii="Times-Roman" w:hAnsi="Times-Roman" w:cs="Times-Roman"/>
          <w:color w:val="000000"/>
          <w:kern w:val="0"/>
          <w:sz w:val="24"/>
          <w:szCs w:val="24"/>
        </w:rPr>
        <w:t xml:space="preserve"> </w:t>
      </w:r>
      <w:r w:rsidRPr="00DE1C46">
        <w:rPr>
          <w:rFonts w:ascii="Times-Roman" w:hAnsi="Times-Roman" w:cs="Times-Roman"/>
          <w:color w:val="000000"/>
          <w:kern w:val="0"/>
          <w:sz w:val="24"/>
          <w:szCs w:val="24"/>
        </w:rPr>
        <w:t>de</w:t>
      </w:r>
      <w:r w:rsidR="00E15BDF">
        <w:rPr>
          <w:rFonts w:ascii="Times-Roman" w:hAnsi="Times-Roman" w:cs="Times-Roman"/>
          <w:color w:val="000000"/>
          <w:kern w:val="0"/>
          <w:sz w:val="24"/>
          <w:szCs w:val="24"/>
        </w:rPr>
        <w:t>fi</w:t>
      </w:r>
      <w:r w:rsidRPr="00DE1C46">
        <w:rPr>
          <w:rFonts w:ascii="Times-Roman" w:hAnsi="Times-Roman" w:cs="Times-Roman"/>
          <w:color w:val="000000"/>
          <w:kern w:val="0"/>
          <w:sz w:val="24"/>
          <w:szCs w:val="24"/>
        </w:rPr>
        <w:t>ned as a symptomatic disorder of the nose induced by an IgE-mediated</w:t>
      </w:r>
      <w:r w:rsidR="00E15BDF">
        <w:rPr>
          <w:rFonts w:ascii="Times-Roman" w:hAnsi="Times-Roman" w:cs="Times-Roman"/>
          <w:color w:val="000000"/>
          <w:kern w:val="0"/>
          <w:sz w:val="24"/>
          <w:szCs w:val="24"/>
        </w:rPr>
        <w:t xml:space="preserve"> infl</w:t>
      </w:r>
      <w:r w:rsidRPr="00DE1C46">
        <w:rPr>
          <w:rFonts w:ascii="Times-Roman" w:hAnsi="Times-Roman" w:cs="Times-Roman"/>
          <w:color w:val="000000"/>
          <w:kern w:val="0"/>
          <w:sz w:val="24"/>
          <w:szCs w:val="24"/>
        </w:rPr>
        <w:t xml:space="preserve">ammation after allergen exposure of the membranes lining the nose. </w:t>
      </w:r>
      <w:r w:rsidR="00E15BDF" w:rsidRPr="00DE1C46">
        <w:rPr>
          <w:rFonts w:ascii="Times-Roman" w:hAnsi="Times-Roman" w:cs="Times-Roman"/>
          <w:color w:val="000000"/>
          <w:kern w:val="0"/>
          <w:sz w:val="24"/>
          <w:szCs w:val="24"/>
        </w:rPr>
        <w:t>Symptoms of</w:t>
      </w:r>
      <w:r w:rsidRPr="00DE1C46">
        <w:rPr>
          <w:rFonts w:ascii="Times-Roman" w:hAnsi="Times-Roman" w:cs="Times-Roman"/>
          <w:color w:val="000000"/>
          <w:kern w:val="0"/>
          <w:sz w:val="24"/>
          <w:szCs w:val="24"/>
        </w:rPr>
        <w:t xml:space="preserve"> rhinitis include rhinorrhea, nasal obstruction, nasal itching and </w:t>
      </w:r>
      <w:r w:rsidR="00E15BDF" w:rsidRPr="00DE1C46">
        <w:rPr>
          <w:rFonts w:ascii="Times-Roman" w:hAnsi="Times-Roman" w:cs="Times-Roman"/>
          <w:color w:val="000000"/>
          <w:kern w:val="0"/>
          <w:sz w:val="24"/>
          <w:szCs w:val="24"/>
        </w:rPr>
        <w:t>sneezing which</w:t>
      </w:r>
      <w:r w:rsidRPr="00DE1C46">
        <w:rPr>
          <w:rFonts w:ascii="Times-Roman" w:hAnsi="Times-Roman" w:cs="Times-Roman"/>
          <w:color w:val="000000"/>
          <w:kern w:val="0"/>
          <w:sz w:val="24"/>
          <w:szCs w:val="24"/>
        </w:rPr>
        <w:t xml:space="preserve"> are reversible s</w:t>
      </w:r>
      <w:r w:rsidR="009E0203">
        <w:rPr>
          <w:rFonts w:ascii="Times-Roman" w:hAnsi="Times-Roman" w:cs="Times-Roman"/>
          <w:color w:val="000000"/>
          <w:kern w:val="0"/>
          <w:sz w:val="24"/>
          <w:szCs w:val="24"/>
        </w:rPr>
        <w:t xml:space="preserve">pontaneously </w:t>
      </w:r>
      <w:r w:rsidR="00A60B96">
        <w:rPr>
          <w:rFonts w:ascii="Times-Roman" w:hAnsi="Times-Roman" w:cs="Times-Roman"/>
          <w:color w:val="000000"/>
          <w:kern w:val="0"/>
          <w:sz w:val="24"/>
          <w:szCs w:val="24"/>
        </w:rPr>
        <w:t xml:space="preserve">or </w:t>
      </w:r>
      <w:r w:rsidR="00592BD6">
        <w:rPr>
          <w:rFonts w:ascii="Times-Roman" w:hAnsi="Times-Roman" w:cs="Times-Roman"/>
          <w:color w:val="000000"/>
          <w:kern w:val="0"/>
          <w:sz w:val="24"/>
          <w:szCs w:val="24"/>
        </w:rPr>
        <w:fldChar w:fldCharType="begin"/>
      </w:r>
      <w:r w:rsidR="00613327">
        <w:rPr>
          <w:rFonts w:ascii="Times-Roman" w:hAnsi="Times-Roman" w:cs="Times-Roman"/>
          <w:color w:val="000000"/>
          <w:kern w:val="0"/>
          <w:sz w:val="24"/>
          <w:szCs w:val="24"/>
        </w:rPr>
        <w:instrText xml:space="preserve"> ADDIN EN.CITE &lt;EndNote&gt;&lt;Cite&gt;&lt;Author&gt;Brożek&lt;/Author&gt;&lt;Year&gt;2010&lt;/Year&gt;&lt;RecNum&gt;24&lt;/RecNum&gt;&lt;DisplayText&gt;(Brożek, Bousquet et al. 2010)&lt;/DisplayText&gt;&lt;record&gt;&lt;rec-number&gt;24&lt;/rec-number&gt;&lt;foreign-keys&gt;&lt;key app="EN" db-id="2dtzart979vtdiedr97v25sr9s5rt9vep9tt" timestamp="1386535186"&gt;24&lt;/key&gt;&lt;/foreign-keys&gt;&lt;ref-type name="Journal Article"&gt;17&lt;/ref-type&gt;&lt;contributors&gt;&lt;authors&gt;&lt;author&gt;Brożek, Jan L&lt;/author&gt;&lt;author&gt;Bousquet, Jean&lt;/author&gt;&lt;author&gt;Baena-Cagnani, Carlos E&lt;/author&gt;&lt;author&gt;Bonini, Sergio&lt;/author&gt;&lt;author&gt;Canonica, G Walter&lt;/author&gt;&lt;author&gt;Casale, Thomas B&lt;/author&gt;&lt;author&gt;van Wijk, Roy Gerth&lt;/author&gt;&lt;author&gt;Ohta, Ken&lt;/author&gt;&lt;author&gt;Zuberbier, Torsten&lt;/author&gt;&lt;author&gt;Schünemann, Holger J&lt;/author&gt;&lt;/authors&gt;&lt;/contributors&gt;&lt;titles&gt;&lt;title&gt;Allergic Rhinitis and its Impact on Asthma (ARIA) guidelines: 2010 revision&lt;/title&gt;&lt;secondary-title&gt;Journal of Allergy and Clinical Immunology&lt;/secondary-title&gt;&lt;/titles&gt;&lt;periodical&gt;&lt;full-title&gt;Journal of Allergy and Clinical Immunology&lt;/full-title&gt;&lt;/periodical&gt;&lt;pages&gt;466-476&lt;/pages&gt;&lt;volume&gt;126&lt;/volume&gt;&lt;number&gt;3&lt;/number&gt;&lt;dates&gt;&lt;year&gt;2010&lt;/year&gt;&lt;/dates&gt;&lt;isbn&gt;0091-6749&lt;/isbn&gt;&lt;urls&gt;&lt;/urls&gt;&lt;/record&gt;&lt;/Cite&gt;&lt;/EndNote&gt;</w:instrText>
      </w:r>
      <w:r w:rsidR="00592BD6">
        <w:rPr>
          <w:rFonts w:ascii="Times-Roman" w:hAnsi="Times-Roman" w:cs="Times-Roman"/>
          <w:color w:val="000000"/>
          <w:kern w:val="0"/>
          <w:sz w:val="24"/>
          <w:szCs w:val="24"/>
        </w:rPr>
        <w:fldChar w:fldCharType="separate"/>
      </w:r>
      <w:r w:rsidR="00613327">
        <w:rPr>
          <w:rFonts w:ascii="Times-Roman" w:hAnsi="Times-Roman" w:cs="Times-Roman"/>
          <w:noProof/>
          <w:color w:val="000000"/>
          <w:kern w:val="0"/>
          <w:sz w:val="24"/>
          <w:szCs w:val="24"/>
        </w:rPr>
        <w:t>(</w:t>
      </w:r>
      <w:hyperlink w:anchor="_ENREF_7" w:tooltip="Brożek, 2010 #24" w:history="1">
        <w:r w:rsidR="00613327">
          <w:rPr>
            <w:rFonts w:ascii="Times-Roman" w:hAnsi="Times-Roman" w:cs="Times-Roman"/>
            <w:noProof/>
            <w:color w:val="000000"/>
            <w:kern w:val="0"/>
            <w:sz w:val="24"/>
            <w:szCs w:val="24"/>
          </w:rPr>
          <w:t>Brożek, Bousquet et al. 2010</w:t>
        </w:r>
      </w:hyperlink>
      <w:r w:rsidR="00613327">
        <w:rPr>
          <w:rFonts w:ascii="Times-Roman" w:hAnsi="Times-Roman" w:cs="Times-Roman"/>
          <w:noProof/>
          <w:color w:val="000000"/>
          <w:kern w:val="0"/>
          <w:sz w:val="24"/>
          <w:szCs w:val="24"/>
        </w:rPr>
        <w:t>)</w:t>
      </w:r>
      <w:r w:rsidR="00592BD6">
        <w:rPr>
          <w:rFonts w:ascii="Times-Roman" w:hAnsi="Times-Roman" w:cs="Times-Roman"/>
          <w:color w:val="000000"/>
          <w:kern w:val="0"/>
          <w:sz w:val="24"/>
          <w:szCs w:val="24"/>
        </w:rPr>
        <w:fldChar w:fldCharType="end"/>
      </w:r>
      <w:r w:rsidR="007B50B4">
        <w:rPr>
          <w:rFonts w:ascii="Times-Roman" w:hAnsi="Times-Roman" w:cs="Times-Roman"/>
          <w:color w:val="000000"/>
          <w:kern w:val="0"/>
          <w:sz w:val="24"/>
          <w:szCs w:val="24"/>
        </w:rPr>
        <w:t xml:space="preserve"> </w:t>
      </w:r>
      <w:r w:rsidR="00A60B96">
        <w:rPr>
          <w:rFonts w:ascii="Times-Roman" w:hAnsi="Times-Roman" w:cs="Times-Roman"/>
          <w:color w:val="000000"/>
          <w:kern w:val="0"/>
          <w:sz w:val="24"/>
          <w:szCs w:val="24"/>
        </w:rPr>
        <w:t>under treatment</w:t>
      </w:r>
      <w:r w:rsidRPr="00DE1C46">
        <w:rPr>
          <w:rFonts w:ascii="Times-Roman" w:hAnsi="Times-Roman" w:cs="Times-Roman"/>
          <w:color w:val="000000"/>
          <w:kern w:val="0"/>
          <w:sz w:val="24"/>
          <w:szCs w:val="24"/>
        </w:rPr>
        <w:t>.</w:t>
      </w:r>
      <w:r w:rsidR="007B50B4">
        <w:rPr>
          <w:rFonts w:ascii="Times-Roman" w:hAnsi="Times-Roman" w:cs="Times-Roman"/>
          <w:color w:val="000000"/>
          <w:kern w:val="0"/>
          <w:sz w:val="24"/>
          <w:szCs w:val="24"/>
        </w:rPr>
        <w:t xml:space="preserve"> </w:t>
      </w:r>
      <w:r w:rsidRPr="00DE1C46">
        <w:rPr>
          <w:rFonts w:ascii="Times-Roman" w:hAnsi="Times-Roman" w:cs="Times-Roman"/>
          <w:color w:val="000000"/>
          <w:kern w:val="0"/>
          <w:sz w:val="24"/>
          <w:szCs w:val="24"/>
        </w:rPr>
        <w:t xml:space="preserve">Pathophysiological and clinical studies have strongly suggested a </w:t>
      </w:r>
      <w:r w:rsidR="00E15BDF" w:rsidRPr="00DE1C46">
        <w:rPr>
          <w:rFonts w:ascii="Times-Roman" w:hAnsi="Times-Roman" w:cs="Times-Roman"/>
          <w:color w:val="000000"/>
          <w:kern w:val="0"/>
          <w:sz w:val="24"/>
          <w:szCs w:val="24"/>
        </w:rPr>
        <w:t>relationship between</w:t>
      </w:r>
      <w:r w:rsidRPr="00DE1C46">
        <w:rPr>
          <w:rFonts w:ascii="Times-Roman" w:hAnsi="Times-Roman" w:cs="Times-Roman"/>
          <w:color w:val="000000"/>
          <w:kern w:val="0"/>
          <w:sz w:val="24"/>
          <w:szCs w:val="24"/>
        </w:rPr>
        <w:t xml:space="preserve"> rhinitis and asthma. However, epidemiology provides the most </w:t>
      </w:r>
      <w:r w:rsidR="00E15BDF" w:rsidRPr="00DE1C46">
        <w:rPr>
          <w:rFonts w:ascii="Times-Roman" w:hAnsi="Times-Roman" w:cs="Times-Roman"/>
          <w:color w:val="000000"/>
          <w:kern w:val="0"/>
          <w:sz w:val="24"/>
          <w:szCs w:val="24"/>
        </w:rPr>
        <w:t>convincing data</w:t>
      </w:r>
      <w:r w:rsidRPr="00DE1C46">
        <w:rPr>
          <w:rFonts w:ascii="Times-Roman" w:hAnsi="Times-Roman" w:cs="Times-Roman"/>
          <w:color w:val="000000"/>
          <w:kern w:val="0"/>
          <w:sz w:val="24"/>
          <w:szCs w:val="24"/>
        </w:rPr>
        <w:t xml:space="preserve">, showing that the prevalence of asthma in patients </w:t>
      </w:r>
      <w:r w:rsidR="000A3E1B" w:rsidRPr="00DE1C46">
        <w:rPr>
          <w:rFonts w:ascii="Times-Roman" w:hAnsi="Times-Roman" w:cs="Times-Roman"/>
          <w:color w:val="000000"/>
          <w:kern w:val="0"/>
          <w:sz w:val="24"/>
          <w:szCs w:val="24"/>
        </w:rPr>
        <w:t>with rhinitis varie</w:t>
      </w:r>
      <w:r w:rsidRPr="00DE1C46">
        <w:rPr>
          <w:rFonts w:ascii="Times-Roman" w:hAnsi="Times-Roman" w:cs="Times-Roman"/>
          <w:color w:val="000000"/>
          <w:kern w:val="0"/>
          <w:sz w:val="24"/>
          <w:szCs w:val="24"/>
        </w:rPr>
        <w:t>s from 10</w:t>
      </w:r>
      <w:r w:rsidR="00E15BDF">
        <w:rPr>
          <w:rFonts w:ascii="Times-Roman" w:hAnsi="Times-Roman" w:cs="Times-Roman"/>
          <w:color w:val="000000"/>
          <w:kern w:val="0"/>
          <w:sz w:val="24"/>
          <w:szCs w:val="24"/>
        </w:rPr>
        <w:t xml:space="preserve"> </w:t>
      </w:r>
      <w:r w:rsidR="00D241C6">
        <w:rPr>
          <w:rFonts w:ascii="Times-Roman" w:hAnsi="Times-Roman" w:cs="Times-Roman"/>
          <w:color w:val="000000"/>
          <w:kern w:val="0"/>
          <w:sz w:val="24"/>
          <w:szCs w:val="24"/>
        </w:rPr>
        <w:t xml:space="preserve">to 40 % </w:t>
      </w:r>
      <w:r w:rsidR="000A3E1B">
        <w:rPr>
          <w:rFonts w:ascii="Times-Roman" w:hAnsi="Times-Roman" w:cs="Times-Roman"/>
          <w:color w:val="000000"/>
          <w:kern w:val="0"/>
          <w:sz w:val="24"/>
          <w:szCs w:val="24"/>
        </w:rPr>
        <w:t>depe</w:t>
      </w:r>
      <w:r w:rsidR="000A3E1B" w:rsidRPr="00DE1C46">
        <w:rPr>
          <w:rFonts w:ascii="Times-Roman" w:hAnsi="Times-Roman" w:cs="Times-Roman"/>
          <w:color w:val="000000"/>
          <w:kern w:val="0"/>
          <w:sz w:val="24"/>
          <w:szCs w:val="24"/>
        </w:rPr>
        <w:t>nding</w:t>
      </w:r>
      <w:r w:rsidRPr="00DE1C46">
        <w:rPr>
          <w:rFonts w:ascii="Times-Roman" w:hAnsi="Times-Roman" w:cs="Times-Roman"/>
          <w:color w:val="000000"/>
          <w:kern w:val="0"/>
          <w:sz w:val="24"/>
          <w:szCs w:val="24"/>
        </w:rPr>
        <w:t xml:space="preserve"> on the study</w:t>
      </w:r>
      <w:r w:rsidR="007B50B4">
        <w:rPr>
          <w:rFonts w:ascii="Times-Roman" w:hAnsi="Times-Roman" w:cs="Times-Roman"/>
          <w:color w:val="000000"/>
          <w:kern w:val="0"/>
          <w:sz w:val="24"/>
          <w:szCs w:val="24"/>
        </w:rPr>
        <w:t xml:space="preserve"> </w:t>
      </w:r>
      <w:r w:rsidR="00592BD6">
        <w:rPr>
          <w:rFonts w:ascii="Times-Roman" w:hAnsi="Times-Roman" w:cs="Times-Roman"/>
          <w:color w:val="000000"/>
          <w:kern w:val="0"/>
          <w:sz w:val="24"/>
          <w:szCs w:val="24"/>
        </w:rPr>
        <w:fldChar w:fldCharType="begin"/>
      </w:r>
      <w:r w:rsidR="00613327">
        <w:rPr>
          <w:rFonts w:ascii="Times-Roman" w:hAnsi="Times-Roman" w:cs="Times-Roman"/>
          <w:color w:val="000000"/>
          <w:kern w:val="0"/>
          <w:sz w:val="24"/>
          <w:szCs w:val="24"/>
        </w:rPr>
        <w:instrText xml:space="preserve"> ADDIN EN.CITE &lt;EndNote&gt;&lt;Cite&gt;&lt;Author&gt;Sofiev&lt;/Author&gt;&lt;Year&gt;2013&lt;/Year&gt;&lt;RecNum&gt;9&lt;/RecNum&gt;&lt;DisplayText&gt;(Sofiev, Belmonte et al. 2013)&lt;/DisplayText&gt;&lt;record&gt;&lt;rec-number&gt;9&lt;/rec-number&gt;&lt;foreign-keys&gt;&lt;key app="EN" db-id="2dtzart979vtdiedr97v25sr9s5rt9vep9tt" timestamp="1386368072"&gt;9&lt;/key&gt;&lt;/foreign-keys&gt;&lt;ref-type name="Book Section"&gt;5&lt;/ref-type&gt;&lt;contributors&gt;&lt;authors&gt;&lt;author&gt;Sofiev, Mikhail&lt;/author&gt;&lt;author&gt;Belmonte, Jordina&lt;/author&gt;&lt;author&gt;Gehrig, Regula&lt;/author&gt;&lt;author&gt;Izquierdo, Rebeca&lt;/author&gt;&lt;author&gt;Smith, Matt&lt;/author&gt;&lt;author&gt;Dahl, Åslög&lt;/author&gt;&lt;author&gt;Siljamo, Pilvi&lt;/author&gt;&lt;/authors&gt;&lt;/contributors&gt;&lt;titles&gt;&lt;title&gt;Airborne Pollen Transport&lt;/title&gt;&lt;secondary-title&gt;Allergenic Pollen&lt;/secondary-title&gt;&lt;/titles&gt;&lt;pages&gt;127-159&lt;/pages&gt;&lt;dates&gt;&lt;year&gt;2013&lt;/year&gt;&lt;/dates&gt;&lt;publisher&gt;Springer&lt;/publisher&gt;&lt;isbn&gt;9400748809&lt;/isbn&gt;&lt;urls&gt;&lt;/urls&gt;&lt;/record&gt;&lt;/Cite&gt;&lt;/EndNote&gt;</w:instrText>
      </w:r>
      <w:r w:rsidR="00592BD6">
        <w:rPr>
          <w:rFonts w:ascii="Times-Roman" w:hAnsi="Times-Roman" w:cs="Times-Roman"/>
          <w:color w:val="000000"/>
          <w:kern w:val="0"/>
          <w:sz w:val="24"/>
          <w:szCs w:val="24"/>
        </w:rPr>
        <w:fldChar w:fldCharType="separate"/>
      </w:r>
      <w:r w:rsidR="00613327">
        <w:rPr>
          <w:rFonts w:ascii="Times-Roman" w:hAnsi="Times-Roman" w:cs="Times-Roman"/>
          <w:noProof/>
          <w:color w:val="000000"/>
          <w:kern w:val="0"/>
          <w:sz w:val="24"/>
          <w:szCs w:val="24"/>
        </w:rPr>
        <w:t>(</w:t>
      </w:r>
      <w:hyperlink w:anchor="_ENREF_20" w:tooltip="Sofiev, 2013 #9" w:history="1">
        <w:r w:rsidR="00613327">
          <w:rPr>
            <w:rFonts w:ascii="Times-Roman" w:hAnsi="Times-Roman" w:cs="Times-Roman"/>
            <w:noProof/>
            <w:color w:val="000000"/>
            <w:kern w:val="0"/>
            <w:sz w:val="24"/>
            <w:szCs w:val="24"/>
          </w:rPr>
          <w:t>Sofiev, Belmonte et al. 2013</w:t>
        </w:r>
      </w:hyperlink>
      <w:r w:rsidR="00613327">
        <w:rPr>
          <w:rFonts w:ascii="Times-Roman" w:hAnsi="Times-Roman" w:cs="Times-Roman"/>
          <w:noProof/>
          <w:color w:val="000000"/>
          <w:kern w:val="0"/>
          <w:sz w:val="24"/>
          <w:szCs w:val="24"/>
        </w:rPr>
        <w:t>)</w:t>
      </w:r>
      <w:r w:rsidR="00592BD6">
        <w:rPr>
          <w:rFonts w:ascii="Times-Roman" w:hAnsi="Times-Roman" w:cs="Times-Roman"/>
          <w:color w:val="000000"/>
          <w:kern w:val="0"/>
          <w:sz w:val="24"/>
          <w:szCs w:val="24"/>
        </w:rPr>
        <w:fldChar w:fldCharType="end"/>
      </w:r>
      <w:r w:rsidRPr="00DE1C46">
        <w:rPr>
          <w:rFonts w:ascii="Times-Roman" w:hAnsi="Times-Roman" w:cs="Times-Roman"/>
          <w:color w:val="000000"/>
          <w:kern w:val="0"/>
          <w:sz w:val="24"/>
          <w:szCs w:val="24"/>
        </w:rPr>
        <w:t xml:space="preserve">. Moreover, allergic rhinitis is correlated to, </w:t>
      </w:r>
      <w:r w:rsidR="00D012DD" w:rsidRPr="00DE1C46">
        <w:rPr>
          <w:rFonts w:ascii="Times-Roman" w:hAnsi="Times-Roman" w:cs="Times-Roman"/>
          <w:color w:val="000000"/>
          <w:kern w:val="0"/>
          <w:sz w:val="24"/>
          <w:szCs w:val="24"/>
        </w:rPr>
        <w:t>and</w:t>
      </w:r>
      <w:r w:rsidR="00D012DD">
        <w:rPr>
          <w:rFonts w:ascii="Times-Roman" w:hAnsi="Times-Roman" w:cs="Times-Roman"/>
          <w:color w:val="000000"/>
          <w:kern w:val="0"/>
          <w:sz w:val="24"/>
          <w:szCs w:val="24"/>
        </w:rPr>
        <w:t xml:space="preserve"> constitutes</w:t>
      </w:r>
      <w:r w:rsidR="00CF6C00" w:rsidRPr="00952CE5">
        <w:rPr>
          <w:rFonts w:ascii="Times-Roman" w:hAnsi="Times-Roman" w:cs="Times-Roman"/>
          <w:color w:val="000000"/>
          <w:kern w:val="0"/>
          <w:sz w:val="24"/>
          <w:szCs w:val="24"/>
        </w:rPr>
        <w:t xml:space="preserve"> a risk factor for, the occurrence of </w:t>
      </w:r>
      <w:r w:rsidR="00D012DD" w:rsidRPr="00952CE5">
        <w:rPr>
          <w:rFonts w:ascii="Times-Roman" w:hAnsi="Times-Roman" w:cs="Times-Roman"/>
          <w:color w:val="000000"/>
          <w:kern w:val="0"/>
          <w:sz w:val="24"/>
          <w:szCs w:val="24"/>
        </w:rPr>
        <w:t xml:space="preserve">asthma. </w:t>
      </w:r>
      <w:r w:rsidR="00CF6C00" w:rsidRPr="00952CE5">
        <w:rPr>
          <w:rFonts w:ascii="Times-Roman" w:hAnsi="Times-Roman" w:cs="Times-Roman"/>
          <w:color w:val="000000"/>
          <w:kern w:val="0"/>
          <w:sz w:val="24"/>
          <w:szCs w:val="24"/>
        </w:rPr>
        <w:t>Taken</w:t>
      </w:r>
      <w:r w:rsidR="00CF6C00">
        <w:rPr>
          <w:rFonts w:ascii="Times-Roman" w:hAnsi="Times-Roman" w:cs="Times-Roman"/>
          <w:color w:val="000000"/>
          <w:kern w:val="0"/>
          <w:sz w:val="24"/>
          <w:szCs w:val="24"/>
        </w:rPr>
        <w:t xml:space="preserve"> </w:t>
      </w:r>
      <w:r w:rsidR="00CF6C00" w:rsidRPr="00952CE5">
        <w:rPr>
          <w:rFonts w:ascii="Times-Roman" w:hAnsi="Times-Roman" w:cs="Times-Roman"/>
          <w:color w:val="000000"/>
          <w:kern w:val="0"/>
          <w:sz w:val="24"/>
          <w:szCs w:val="24"/>
        </w:rPr>
        <w:t xml:space="preserve">together, these data have </w:t>
      </w:r>
      <w:r w:rsidR="00D012DD" w:rsidRPr="00952CE5">
        <w:rPr>
          <w:rFonts w:ascii="Times-Roman" w:hAnsi="Times-Roman" w:cs="Times-Roman"/>
          <w:color w:val="000000"/>
          <w:kern w:val="0"/>
          <w:sz w:val="24"/>
          <w:szCs w:val="24"/>
        </w:rPr>
        <w:t>led</w:t>
      </w:r>
      <w:r w:rsidR="00CF6C00" w:rsidRPr="00952CE5">
        <w:rPr>
          <w:rFonts w:ascii="Times-Roman" w:hAnsi="Times-Roman" w:cs="Times-Roman"/>
          <w:color w:val="000000"/>
          <w:kern w:val="0"/>
          <w:sz w:val="24"/>
          <w:szCs w:val="24"/>
        </w:rPr>
        <w:t xml:space="preserve"> to the concept that upper and lower airways may be</w:t>
      </w:r>
      <w:r w:rsidR="00CF6C00">
        <w:rPr>
          <w:rFonts w:ascii="Times-Roman" w:hAnsi="Times-Roman" w:cs="Times-Roman"/>
          <w:color w:val="000000"/>
          <w:kern w:val="0"/>
          <w:sz w:val="24"/>
          <w:szCs w:val="24"/>
        </w:rPr>
        <w:t xml:space="preserve"> </w:t>
      </w:r>
      <w:r w:rsidR="00CF6C00" w:rsidRPr="00952CE5">
        <w:rPr>
          <w:rFonts w:ascii="Times-Roman" w:hAnsi="Times-Roman" w:cs="Times-Roman"/>
          <w:color w:val="000000"/>
          <w:kern w:val="0"/>
          <w:sz w:val="24"/>
          <w:szCs w:val="24"/>
        </w:rPr>
        <w:t>considered as</w:t>
      </w:r>
      <w:r w:rsidR="00D012DD">
        <w:rPr>
          <w:rFonts w:ascii="Times-Roman" w:hAnsi="Times-Roman" w:cs="Times-Roman"/>
          <w:color w:val="000000"/>
          <w:kern w:val="0"/>
          <w:sz w:val="24"/>
          <w:szCs w:val="24"/>
        </w:rPr>
        <w:t xml:space="preserve"> a unique entity in</w:t>
      </w:r>
      <w:r w:rsidR="007F28B7">
        <w:rPr>
          <w:rFonts w:ascii="Times-Roman" w:hAnsi="Times-Roman" w:cs="Times-Roman"/>
          <w:color w:val="000000"/>
          <w:kern w:val="0"/>
          <w:sz w:val="24"/>
          <w:szCs w:val="24"/>
        </w:rPr>
        <w:t>fl</w:t>
      </w:r>
      <w:r w:rsidR="00CF6C00" w:rsidRPr="00952CE5">
        <w:rPr>
          <w:rFonts w:ascii="Times-Roman" w:hAnsi="Times-Roman" w:cs="Times-Roman"/>
          <w:color w:val="000000"/>
          <w:kern w:val="0"/>
          <w:sz w:val="24"/>
          <w:szCs w:val="24"/>
        </w:rPr>
        <w:t>uen</w:t>
      </w:r>
      <w:r w:rsidR="007A4D6A">
        <w:rPr>
          <w:rFonts w:ascii="Times-Roman" w:hAnsi="Times-Roman" w:cs="Times-Roman"/>
          <w:color w:val="000000"/>
          <w:kern w:val="0"/>
          <w:sz w:val="24"/>
          <w:szCs w:val="24"/>
        </w:rPr>
        <w:t>ced by a common, evolving in</w:t>
      </w:r>
      <w:del w:id="3" w:author="Yong" w:date="2013-12-15T14:21:00Z">
        <w:r w:rsidR="007A4D6A" w:rsidDel="007B50B4">
          <w:rPr>
            <w:rFonts w:ascii="Times-Roman" w:hAnsi="Times-Roman" w:cs="Times-Roman"/>
            <w:color w:val="000000"/>
            <w:kern w:val="0"/>
            <w:sz w:val="24"/>
            <w:szCs w:val="24"/>
          </w:rPr>
          <w:delText xml:space="preserve"> </w:delText>
        </w:r>
      </w:del>
      <w:r w:rsidR="007A4D6A">
        <w:rPr>
          <w:rFonts w:ascii="Times-Roman" w:hAnsi="Times-Roman" w:cs="Times-Roman"/>
          <w:color w:val="000000"/>
          <w:kern w:val="0"/>
          <w:sz w:val="24"/>
          <w:szCs w:val="24"/>
        </w:rPr>
        <w:t>fl</w:t>
      </w:r>
      <w:r w:rsidR="00CF6C00" w:rsidRPr="00952CE5">
        <w:rPr>
          <w:rFonts w:ascii="Times-Roman" w:hAnsi="Times-Roman" w:cs="Times-Roman"/>
          <w:color w:val="000000"/>
          <w:kern w:val="0"/>
          <w:sz w:val="24"/>
          <w:szCs w:val="24"/>
        </w:rPr>
        <w:t>ammatory process</w:t>
      </w:r>
      <w:r w:rsidR="007B50B4">
        <w:rPr>
          <w:rFonts w:ascii="Times-Roman" w:hAnsi="Times-Roman" w:cs="Times-Roman"/>
          <w:color w:val="000000"/>
          <w:kern w:val="0"/>
          <w:sz w:val="24"/>
          <w:szCs w:val="24"/>
        </w:rPr>
        <w:t xml:space="preserve"> </w:t>
      </w:r>
      <w:r w:rsidR="007B50B4">
        <w:rPr>
          <w:rFonts w:ascii="Times-Roman" w:hAnsi="Times-Roman" w:cs="Times-Roman"/>
          <w:color w:val="000000"/>
          <w:kern w:val="0"/>
          <w:sz w:val="24"/>
          <w:szCs w:val="24"/>
        </w:rPr>
        <w:fldChar w:fldCharType="begin"/>
      </w:r>
      <w:r w:rsidR="00613327">
        <w:rPr>
          <w:rFonts w:ascii="Times-Roman" w:hAnsi="Times-Roman" w:cs="Times-Roman"/>
          <w:color w:val="000000"/>
          <w:kern w:val="0"/>
          <w:sz w:val="24"/>
          <w:szCs w:val="24"/>
        </w:rPr>
        <w:instrText xml:space="preserve"> ADDIN EN.CITE &lt;EndNote&gt;&lt;Cite&gt;&lt;Author&gt;Passalacqua&lt;/Author&gt;&lt;Year&gt;2007&lt;/Year&gt;&lt;RecNum&gt;25&lt;/RecNum&gt;&lt;DisplayText&gt;(Passalacqua and Durham 2007)&lt;/DisplayText&gt;&lt;record&gt;&lt;rec-number&gt;25&lt;/rec-number&gt;&lt;foreign-keys&gt;&lt;key app="EN" db-id="2dtzart979vtdiedr97v25sr9s5rt9vep9tt" timestamp="1386536050"&gt;25&lt;/key&gt;&lt;/foreign-keys&gt;&lt;ref-type name="Journal Article"&gt;17&lt;/ref-type&gt;&lt;contributors&gt;&lt;authors&gt;&lt;author&gt;Passalacqua, Giovanni&lt;/author&gt;&lt;author&gt;Durham, Stephen R&lt;/author&gt;&lt;/authors&gt;&lt;/contributors&gt;&lt;titles&gt;&lt;title&gt;Allergic rhinitis and its impact on asthma update: allergen immunotherapy&lt;/title&gt;&lt;secondary-title&gt;Journal of allergy and clinical immunology&lt;/secondary-title&gt;&lt;/titles&gt;&lt;periodical&gt;&lt;full-title&gt;Journal of Allergy and Clinical Immunology&lt;/full-title&gt;&lt;/periodical&gt;&lt;pages&gt;881-891&lt;/pages&gt;&lt;volume&gt;119&lt;/volume&gt;&lt;number&gt;4&lt;/number&gt;&lt;dates&gt;&lt;year&gt;2007&lt;/year&gt;&lt;/dates&gt;&lt;isbn&gt;0091-6749&lt;/isbn&gt;&lt;urls&gt;&lt;/urls&gt;&lt;/record&gt;&lt;/Cite&gt;&lt;/EndNote&gt;</w:instrText>
      </w:r>
      <w:r w:rsidR="007B50B4">
        <w:rPr>
          <w:rFonts w:ascii="Times-Roman" w:hAnsi="Times-Roman" w:cs="Times-Roman"/>
          <w:color w:val="000000"/>
          <w:kern w:val="0"/>
          <w:sz w:val="24"/>
          <w:szCs w:val="24"/>
        </w:rPr>
        <w:fldChar w:fldCharType="separate"/>
      </w:r>
      <w:r w:rsidR="00613327">
        <w:rPr>
          <w:rFonts w:ascii="Times-Roman" w:hAnsi="Times-Roman" w:cs="Times-Roman"/>
          <w:noProof/>
          <w:color w:val="000000"/>
          <w:kern w:val="0"/>
          <w:sz w:val="24"/>
          <w:szCs w:val="24"/>
        </w:rPr>
        <w:t>(</w:t>
      </w:r>
      <w:hyperlink w:anchor="_ENREF_17" w:tooltip="Passalacqua, 2007 #25" w:history="1">
        <w:r w:rsidR="00613327">
          <w:rPr>
            <w:rFonts w:ascii="Times-Roman" w:hAnsi="Times-Roman" w:cs="Times-Roman"/>
            <w:noProof/>
            <w:color w:val="000000"/>
            <w:kern w:val="0"/>
            <w:sz w:val="24"/>
            <w:szCs w:val="24"/>
          </w:rPr>
          <w:t>Passalacqua and Durham 2007</w:t>
        </w:r>
      </w:hyperlink>
      <w:r w:rsidR="00613327">
        <w:rPr>
          <w:rFonts w:ascii="Times-Roman" w:hAnsi="Times-Roman" w:cs="Times-Roman"/>
          <w:noProof/>
          <w:color w:val="000000"/>
          <w:kern w:val="0"/>
          <w:sz w:val="24"/>
          <w:szCs w:val="24"/>
        </w:rPr>
        <w:t>)</w:t>
      </w:r>
      <w:r w:rsidR="007B50B4">
        <w:rPr>
          <w:rFonts w:ascii="Times-Roman" w:hAnsi="Times-Roman" w:cs="Times-Roman"/>
          <w:color w:val="000000"/>
          <w:kern w:val="0"/>
          <w:sz w:val="24"/>
          <w:szCs w:val="24"/>
        </w:rPr>
        <w:fldChar w:fldCharType="end"/>
      </w:r>
      <w:r w:rsidR="00CF6C00" w:rsidRPr="00952CE5">
        <w:rPr>
          <w:rFonts w:ascii="Times-Roman" w:hAnsi="Times-Roman" w:cs="Times-Roman"/>
          <w:color w:val="000000"/>
          <w:kern w:val="0"/>
          <w:sz w:val="24"/>
          <w:szCs w:val="24"/>
        </w:rPr>
        <w:t>.</w:t>
      </w:r>
      <w:r w:rsidR="00CF6C00">
        <w:rPr>
          <w:rFonts w:ascii="Times-Roman" w:hAnsi="Times-Roman" w:cs="Times-Roman"/>
          <w:color w:val="000000"/>
          <w:kern w:val="0"/>
          <w:sz w:val="24"/>
          <w:szCs w:val="24"/>
        </w:rPr>
        <w:t xml:space="preserve"> </w:t>
      </w:r>
      <w:r w:rsidR="00CF6C00" w:rsidRPr="00952CE5">
        <w:rPr>
          <w:rFonts w:ascii="Times-Roman" w:hAnsi="Times-Roman" w:cs="Times-Roman"/>
          <w:color w:val="000000"/>
          <w:kern w:val="0"/>
          <w:sz w:val="24"/>
          <w:szCs w:val="24"/>
        </w:rPr>
        <w:t>Conjunctivitis is also commonly associated to pollen-induced rhinitis.</w:t>
      </w:r>
    </w:p>
    <w:p w:rsidR="0051610D" w:rsidRPr="0051610D" w:rsidRDefault="0051610D" w:rsidP="00E10BF9">
      <w:pPr>
        <w:autoSpaceDE w:val="0"/>
        <w:autoSpaceDN w:val="0"/>
        <w:adjustRightInd w:val="0"/>
        <w:spacing w:line="480" w:lineRule="auto"/>
        <w:ind w:firstLine="720"/>
        <w:jc w:val="left"/>
        <w:rPr>
          <w:rFonts w:ascii="Times-Roman" w:hAnsi="Times-Roman" w:cs="Times-Roman"/>
          <w:color w:val="000000"/>
          <w:kern w:val="0"/>
          <w:sz w:val="24"/>
          <w:szCs w:val="24"/>
        </w:rPr>
      </w:pPr>
      <w:r w:rsidRPr="0051610D">
        <w:rPr>
          <w:rFonts w:ascii="Times-Roman" w:hAnsi="Times-Roman" w:cs="Times-Roman"/>
          <w:color w:val="000000"/>
          <w:kern w:val="0"/>
          <w:sz w:val="24"/>
          <w:szCs w:val="24"/>
        </w:rPr>
        <w:lastRenderedPageBreak/>
        <w:t xml:space="preserve">Sensitization occurs at the site of allergen exposure, such as </w:t>
      </w:r>
      <w:r w:rsidR="00D012DD" w:rsidRPr="0051610D">
        <w:rPr>
          <w:rFonts w:ascii="Times-Roman" w:hAnsi="Times-Roman" w:cs="Times-Roman"/>
          <w:color w:val="000000"/>
          <w:kern w:val="0"/>
          <w:sz w:val="24"/>
          <w:szCs w:val="24"/>
        </w:rPr>
        <w:t>airways,</w:t>
      </w:r>
      <w:r w:rsidRPr="0051610D">
        <w:rPr>
          <w:rFonts w:ascii="Times-Roman" w:hAnsi="Times-Roman" w:cs="Times-Roman"/>
          <w:color w:val="000000"/>
          <w:kern w:val="0"/>
          <w:sz w:val="24"/>
          <w:szCs w:val="24"/>
        </w:rPr>
        <w:t xml:space="preserve"> but can also occur through the dermal tract. However, not everybody who </w:t>
      </w:r>
      <w:r w:rsidR="00D012DD" w:rsidRPr="0051610D">
        <w:rPr>
          <w:rFonts w:ascii="Times-Roman" w:hAnsi="Times-Roman" w:cs="Times-Roman"/>
          <w:color w:val="000000"/>
          <w:kern w:val="0"/>
          <w:sz w:val="24"/>
          <w:szCs w:val="24"/>
        </w:rPr>
        <w:t>is exposed</w:t>
      </w:r>
      <w:r w:rsidRPr="0051610D">
        <w:rPr>
          <w:rFonts w:ascii="Times-Roman" w:hAnsi="Times-Roman" w:cs="Times-Roman"/>
          <w:color w:val="000000"/>
          <w:kern w:val="0"/>
          <w:sz w:val="24"/>
          <w:szCs w:val="24"/>
        </w:rPr>
        <w:t xml:space="preserve"> will become sensitized and have allergies. Aside from the individual </w:t>
      </w:r>
      <w:r w:rsidR="00D012DD" w:rsidRPr="0051610D">
        <w:rPr>
          <w:rFonts w:ascii="Times-Roman" w:hAnsi="Times-Roman" w:cs="Times-Roman"/>
          <w:color w:val="000000"/>
          <w:kern w:val="0"/>
          <w:sz w:val="24"/>
          <w:szCs w:val="24"/>
        </w:rPr>
        <w:t>exposure conditions</w:t>
      </w:r>
      <w:r w:rsidRPr="0051610D">
        <w:rPr>
          <w:rFonts w:ascii="Times-Roman" w:hAnsi="Times-Roman" w:cs="Times-Roman"/>
          <w:color w:val="000000"/>
          <w:kern w:val="0"/>
          <w:sz w:val="24"/>
          <w:szCs w:val="24"/>
        </w:rPr>
        <w:t xml:space="preserve">, there is a high variability in the individual responsiveness to a </w:t>
      </w:r>
      <w:r w:rsidR="00D012DD" w:rsidRPr="0051610D">
        <w:rPr>
          <w:rFonts w:ascii="Times-Roman" w:hAnsi="Times-Roman" w:cs="Times-Roman"/>
          <w:color w:val="000000"/>
          <w:kern w:val="0"/>
          <w:sz w:val="24"/>
          <w:szCs w:val="24"/>
        </w:rPr>
        <w:t>given allergen</w:t>
      </w:r>
      <w:r w:rsidRPr="0051610D">
        <w:rPr>
          <w:rFonts w:ascii="Times-Roman" w:hAnsi="Times-Roman" w:cs="Times-Roman"/>
          <w:color w:val="000000"/>
          <w:kern w:val="0"/>
          <w:sz w:val="24"/>
          <w:szCs w:val="24"/>
        </w:rPr>
        <w:t xml:space="preserve"> dose.</w:t>
      </w:r>
    </w:p>
    <w:p w:rsidR="00C70375" w:rsidRPr="002C1403" w:rsidRDefault="0051610D" w:rsidP="00E10BF9">
      <w:pPr>
        <w:autoSpaceDE w:val="0"/>
        <w:autoSpaceDN w:val="0"/>
        <w:adjustRightInd w:val="0"/>
        <w:spacing w:line="480" w:lineRule="auto"/>
        <w:ind w:firstLine="720"/>
        <w:jc w:val="left"/>
        <w:rPr>
          <w:rFonts w:ascii="Times-Roman" w:hAnsi="Times-Roman" w:cs="Times-Roman"/>
          <w:color w:val="000000"/>
          <w:kern w:val="0"/>
          <w:sz w:val="24"/>
          <w:szCs w:val="24"/>
        </w:rPr>
      </w:pPr>
      <w:r w:rsidRPr="0051610D">
        <w:rPr>
          <w:rFonts w:ascii="Times-Roman" w:hAnsi="Times-Roman" w:cs="Times-Roman"/>
          <w:color w:val="000000"/>
          <w:kern w:val="0"/>
          <w:sz w:val="24"/>
          <w:szCs w:val="24"/>
        </w:rPr>
        <w:t>The most important allergen carriers in the outdoor air</w:t>
      </w:r>
      <w:r w:rsidR="00330120">
        <w:rPr>
          <w:rFonts w:ascii="Times-Roman" w:hAnsi="Times-Roman" w:cs="Times-Roman"/>
          <w:color w:val="000000"/>
          <w:kern w:val="0"/>
          <w:sz w:val="24"/>
          <w:szCs w:val="24"/>
        </w:rPr>
        <w:t xml:space="preserve"> as well as in the indoor air</w:t>
      </w:r>
      <w:r w:rsidRPr="0051610D">
        <w:rPr>
          <w:rFonts w:ascii="Times-Roman" w:hAnsi="Times-Roman" w:cs="Times-Roman"/>
          <w:color w:val="000000"/>
          <w:kern w:val="0"/>
          <w:sz w:val="24"/>
          <w:szCs w:val="24"/>
        </w:rPr>
        <w:t xml:space="preserve"> are pollen – with a diameter</w:t>
      </w:r>
      <w:r w:rsidR="00247747">
        <w:rPr>
          <w:rFonts w:ascii="Times-Roman" w:hAnsi="Times-Roman" w:cs="Times-Roman"/>
          <w:color w:val="000000"/>
          <w:kern w:val="0"/>
          <w:sz w:val="24"/>
          <w:szCs w:val="24"/>
        </w:rPr>
        <w:t xml:space="preserve"> </w:t>
      </w:r>
      <w:r w:rsidRPr="0051610D">
        <w:rPr>
          <w:rFonts w:ascii="Times-Roman" w:hAnsi="Times-Roman" w:cs="Times-Roman"/>
          <w:color w:val="000000"/>
          <w:kern w:val="0"/>
          <w:sz w:val="24"/>
          <w:szCs w:val="24"/>
        </w:rPr>
        <w:t xml:space="preserve">between 15 and 60 </w:t>
      </w:r>
      <w:r w:rsidR="00200F18">
        <w:rPr>
          <w:rFonts w:ascii="Times New Roman" w:hAnsi="Times New Roman" w:cs="Times New Roman"/>
          <w:color w:val="000000"/>
          <w:kern w:val="0"/>
          <w:sz w:val="24"/>
          <w:szCs w:val="24"/>
        </w:rPr>
        <w:t>µ</w:t>
      </w:r>
      <w:r w:rsidRPr="0051610D">
        <w:rPr>
          <w:rFonts w:ascii="Times-Roman" w:hAnsi="Times-Roman" w:cs="Times-Roman"/>
          <w:color w:val="000000"/>
          <w:kern w:val="0"/>
          <w:sz w:val="24"/>
          <w:szCs w:val="24"/>
        </w:rPr>
        <w:t xml:space="preserve">m – from anemophilic plants such as trees, grasses and </w:t>
      </w:r>
      <w:r w:rsidR="00D012DD" w:rsidRPr="0051610D">
        <w:rPr>
          <w:rFonts w:ascii="Times-Roman" w:hAnsi="Times-Roman" w:cs="Times-Roman"/>
          <w:color w:val="000000"/>
          <w:kern w:val="0"/>
          <w:sz w:val="24"/>
          <w:szCs w:val="24"/>
        </w:rPr>
        <w:t>weeds.</w:t>
      </w:r>
      <w:r w:rsidR="00D012DD">
        <w:rPr>
          <w:rFonts w:ascii="Times-Roman" w:hAnsi="Times-Roman" w:cs="Times-Roman"/>
          <w:color w:val="000000"/>
          <w:kern w:val="0"/>
          <w:sz w:val="24"/>
          <w:szCs w:val="24"/>
        </w:rPr>
        <w:t xml:space="preserve"> In</w:t>
      </w:r>
      <w:r w:rsidR="00247747">
        <w:rPr>
          <w:rFonts w:ascii="Times-Roman" w:hAnsi="Times-Roman" w:cs="Times-Roman"/>
          <w:color w:val="000000"/>
          <w:kern w:val="0"/>
          <w:sz w:val="24"/>
          <w:szCs w:val="24"/>
        </w:rPr>
        <w:t xml:space="preserve"> this thesis, we discuss five different </w:t>
      </w:r>
      <w:r w:rsidR="00D012DD">
        <w:rPr>
          <w:rFonts w:ascii="Times-Roman" w:hAnsi="Times-Roman" w:cs="Times-Roman"/>
          <w:color w:val="000000"/>
          <w:kern w:val="0"/>
          <w:sz w:val="24"/>
          <w:szCs w:val="24"/>
        </w:rPr>
        <w:t>species, which</w:t>
      </w:r>
      <w:r w:rsidR="00247747">
        <w:rPr>
          <w:rFonts w:ascii="Times-Roman" w:hAnsi="Times-Roman" w:cs="Times-Roman"/>
          <w:color w:val="000000"/>
          <w:kern w:val="0"/>
          <w:sz w:val="24"/>
          <w:szCs w:val="24"/>
        </w:rPr>
        <w:t xml:space="preserve"> </w:t>
      </w:r>
      <w:r w:rsidR="003570B1">
        <w:rPr>
          <w:rFonts w:ascii="Times-Roman" w:hAnsi="Times-Roman" w:cs="Times-Roman"/>
          <w:color w:val="000000"/>
          <w:kern w:val="0"/>
          <w:sz w:val="24"/>
          <w:szCs w:val="24"/>
        </w:rPr>
        <w:t>are</w:t>
      </w:r>
      <w:r w:rsidR="00247747">
        <w:rPr>
          <w:rFonts w:ascii="Times-Roman" w:hAnsi="Times-Roman" w:cs="Times-Roman"/>
          <w:color w:val="000000"/>
          <w:kern w:val="0"/>
          <w:sz w:val="24"/>
          <w:szCs w:val="24"/>
        </w:rPr>
        <w:t xml:space="preserve"> </w:t>
      </w:r>
      <w:r w:rsidR="00200F18">
        <w:rPr>
          <w:rFonts w:ascii="Times-Roman" w:hAnsi="Times-Roman" w:cs="Times-Roman"/>
          <w:color w:val="000000"/>
          <w:kern w:val="0"/>
          <w:sz w:val="24"/>
          <w:szCs w:val="24"/>
        </w:rPr>
        <w:t>ragweed (</w:t>
      </w:r>
      <w:r w:rsidR="00E15BDF">
        <w:rPr>
          <w:rFonts w:ascii="Times-Roman" w:hAnsi="Times-Roman" w:cs="Times-Roman"/>
          <w:color w:val="000000"/>
          <w:kern w:val="0"/>
          <w:sz w:val="24"/>
          <w:szCs w:val="24"/>
        </w:rPr>
        <w:t>Ambrosia</w:t>
      </w:r>
      <w:r w:rsidR="00200F18">
        <w:rPr>
          <w:rFonts w:ascii="Times-Roman" w:hAnsi="Times-Roman" w:cs="Times-Roman"/>
          <w:color w:val="000000"/>
          <w:kern w:val="0"/>
          <w:sz w:val="24"/>
          <w:szCs w:val="24"/>
        </w:rPr>
        <w:t>)</w:t>
      </w:r>
      <w:r w:rsidR="00E15BDF">
        <w:rPr>
          <w:rFonts w:ascii="Times-Roman" w:hAnsi="Times-Roman" w:cs="Times-Roman"/>
          <w:color w:val="000000"/>
          <w:kern w:val="0"/>
          <w:sz w:val="24"/>
          <w:szCs w:val="24"/>
        </w:rPr>
        <w:t xml:space="preserve">, </w:t>
      </w:r>
      <w:r w:rsidR="00200F18">
        <w:rPr>
          <w:rFonts w:ascii="Times-Roman" w:hAnsi="Times-Roman" w:cs="Times-Roman"/>
          <w:color w:val="000000"/>
          <w:kern w:val="0"/>
          <w:sz w:val="24"/>
          <w:szCs w:val="24"/>
        </w:rPr>
        <w:t>mugwort (</w:t>
      </w:r>
      <w:r w:rsidR="00423D97">
        <w:rPr>
          <w:rFonts w:ascii="Times-Roman" w:hAnsi="Times-Roman" w:cs="Times-Roman"/>
          <w:color w:val="000000"/>
          <w:kern w:val="0"/>
          <w:sz w:val="24"/>
          <w:szCs w:val="24"/>
        </w:rPr>
        <w:t>Artemisia</w:t>
      </w:r>
      <w:r w:rsidR="00200F18">
        <w:rPr>
          <w:rFonts w:ascii="Times-Roman" w:hAnsi="Times-Roman" w:cs="Times-Roman"/>
          <w:color w:val="000000"/>
          <w:kern w:val="0"/>
          <w:sz w:val="24"/>
          <w:szCs w:val="24"/>
        </w:rPr>
        <w:t>)</w:t>
      </w:r>
      <w:r w:rsidR="00423D97">
        <w:rPr>
          <w:rFonts w:ascii="Times-Roman" w:hAnsi="Times-Roman" w:cs="Times-Roman"/>
          <w:color w:val="000000"/>
          <w:kern w:val="0"/>
          <w:sz w:val="24"/>
          <w:szCs w:val="24"/>
        </w:rPr>
        <w:t xml:space="preserve">, </w:t>
      </w:r>
      <w:r w:rsidR="00200F18">
        <w:rPr>
          <w:rFonts w:ascii="Times-Roman" w:hAnsi="Times-Roman" w:cs="Times-Roman"/>
          <w:color w:val="000000"/>
          <w:kern w:val="0"/>
          <w:sz w:val="24"/>
          <w:szCs w:val="24"/>
        </w:rPr>
        <w:t>birch (</w:t>
      </w:r>
      <w:r w:rsidR="003570B1">
        <w:rPr>
          <w:rFonts w:ascii="Times-Roman" w:hAnsi="Times-Roman" w:cs="Times-Roman"/>
          <w:color w:val="000000"/>
          <w:kern w:val="0"/>
          <w:sz w:val="24"/>
          <w:szCs w:val="24"/>
        </w:rPr>
        <w:t>Betula</w:t>
      </w:r>
      <w:r w:rsidR="00200F18">
        <w:rPr>
          <w:rFonts w:ascii="Times-Roman" w:hAnsi="Times-Roman" w:cs="Times-Roman"/>
          <w:color w:val="000000"/>
          <w:kern w:val="0"/>
          <w:sz w:val="24"/>
          <w:szCs w:val="24"/>
        </w:rPr>
        <w:t>)</w:t>
      </w:r>
      <w:r w:rsidR="003570B1">
        <w:rPr>
          <w:rFonts w:ascii="Times-Roman" w:hAnsi="Times-Roman" w:cs="Times-Roman"/>
          <w:color w:val="000000"/>
          <w:kern w:val="0"/>
          <w:sz w:val="24"/>
          <w:szCs w:val="24"/>
        </w:rPr>
        <w:t xml:space="preserve">, </w:t>
      </w:r>
      <w:r w:rsidR="00200F18">
        <w:rPr>
          <w:rFonts w:ascii="Times-Roman" w:hAnsi="Times-Roman" w:cs="Times-Roman"/>
          <w:color w:val="000000"/>
          <w:kern w:val="0"/>
          <w:sz w:val="24"/>
          <w:szCs w:val="24"/>
        </w:rPr>
        <w:t>grass (</w:t>
      </w:r>
      <w:r w:rsidR="003570B1">
        <w:rPr>
          <w:rFonts w:ascii="Times-Roman" w:hAnsi="Times-Roman" w:cs="Times-Roman"/>
          <w:color w:val="000000"/>
          <w:kern w:val="0"/>
          <w:sz w:val="24"/>
          <w:szCs w:val="24"/>
        </w:rPr>
        <w:t>Gramineae</w:t>
      </w:r>
      <w:r w:rsidR="00200F18">
        <w:rPr>
          <w:rFonts w:ascii="Times-Roman" w:hAnsi="Times-Roman" w:cs="Times-Roman"/>
          <w:color w:val="000000"/>
          <w:kern w:val="0"/>
          <w:sz w:val="24"/>
          <w:szCs w:val="24"/>
        </w:rPr>
        <w:t>)</w:t>
      </w:r>
      <w:r w:rsidR="00247747">
        <w:rPr>
          <w:rFonts w:ascii="Times-Roman" w:hAnsi="Times-Roman" w:cs="Times-Roman"/>
          <w:color w:val="000000"/>
          <w:kern w:val="0"/>
          <w:sz w:val="24"/>
          <w:szCs w:val="24"/>
        </w:rPr>
        <w:t xml:space="preserve"> and </w:t>
      </w:r>
      <w:r w:rsidR="00200F18">
        <w:rPr>
          <w:rFonts w:ascii="Times-Roman" w:hAnsi="Times-Roman" w:cs="Times-Roman"/>
          <w:color w:val="000000"/>
          <w:kern w:val="0"/>
          <w:sz w:val="24"/>
          <w:szCs w:val="24"/>
        </w:rPr>
        <w:t>oak (</w:t>
      </w:r>
      <w:r w:rsidR="00D012DD">
        <w:rPr>
          <w:rFonts w:ascii="Times-Roman" w:hAnsi="Times-Roman" w:cs="Times-Roman"/>
          <w:color w:val="000000"/>
          <w:kern w:val="0"/>
          <w:sz w:val="24"/>
          <w:szCs w:val="24"/>
        </w:rPr>
        <w:t>Quercus</w:t>
      </w:r>
      <w:r w:rsidR="00200F18">
        <w:rPr>
          <w:rFonts w:ascii="Times-Roman" w:hAnsi="Times-Roman" w:cs="Times-Roman"/>
          <w:color w:val="000000"/>
          <w:kern w:val="0"/>
          <w:sz w:val="24"/>
          <w:szCs w:val="24"/>
        </w:rPr>
        <w:t>)</w:t>
      </w:r>
      <w:r w:rsidR="00D012DD">
        <w:rPr>
          <w:rFonts w:ascii="Times-Roman" w:hAnsi="Times-Roman" w:cs="Times-Roman"/>
          <w:color w:val="000000"/>
          <w:kern w:val="0"/>
          <w:sz w:val="24"/>
          <w:szCs w:val="24"/>
        </w:rPr>
        <w:t>.</w:t>
      </w:r>
      <w:r w:rsidR="00D012DD" w:rsidRPr="0051610D">
        <w:rPr>
          <w:rFonts w:ascii="Times-Roman" w:hAnsi="Times-Roman" w:cs="Times-Roman"/>
          <w:color w:val="000000"/>
          <w:kern w:val="0"/>
          <w:sz w:val="24"/>
          <w:szCs w:val="24"/>
        </w:rPr>
        <w:t xml:space="preserve"> However</w:t>
      </w:r>
      <w:r w:rsidRPr="0051610D">
        <w:rPr>
          <w:rFonts w:ascii="Times-Roman" w:hAnsi="Times-Roman" w:cs="Times-Roman"/>
          <w:color w:val="000000"/>
          <w:kern w:val="0"/>
          <w:sz w:val="24"/>
          <w:szCs w:val="24"/>
        </w:rPr>
        <w:t xml:space="preserve">, whole pollen grains are too large to penetrate the small airways. </w:t>
      </w:r>
      <w:r w:rsidR="00D012DD" w:rsidRPr="0051610D">
        <w:rPr>
          <w:rFonts w:ascii="Times-Roman" w:hAnsi="Times-Roman" w:cs="Times-Roman"/>
          <w:color w:val="000000"/>
          <w:kern w:val="0"/>
          <w:sz w:val="24"/>
          <w:szCs w:val="24"/>
        </w:rPr>
        <w:t>Since pollen</w:t>
      </w:r>
      <w:r w:rsidRPr="0051610D">
        <w:rPr>
          <w:rFonts w:ascii="Times-Roman" w:hAnsi="Times-Roman" w:cs="Times-Roman"/>
          <w:color w:val="000000"/>
          <w:kern w:val="0"/>
          <w:sz w:val="24"/>
          <w:szCs w:val="24"/>
        </w:rPr>
        <w:t xml:space="preserve"> is able to evoke IgE-mediated allergic reactions within seconds after </w:t>
      </w:r>
      <w:r w:rsidR="00D012DD" w:rsidRPr="0051610D">
        <w:rPr>
          <w:rFonts w:ascii="Times-Roman" w:hAnsi="Times-Roman" w:cs="Times-Roman"/>
          <w:color w:val="000000"/>
          <w:kern w:val="0"/>
          <w:sz w:val="24"/>
          <w:szCs w:val="24"/>
        </w:rPr>
        <w:t>contact with</w:t>
      </w:r>
      <w:r w:rsidRPr="0051610D">
        <w:rPr>
          <w:rFonts w:ascii="Times-Roman" w:hAnsi="Times-Roman" w:cs="Times-Roman"/>
          <w:color w:val="000000"/>
          <w:kern w:val="0"/>
          <w:sz w:val="24"/>
          <w:szCs w:val="24"/>
        </w:rPr>
        <w:t xml:space="preserve"> the mucosa, pollen allergens must be extremely water soluble and </w:t>
      </w:r>
      <w:r w:rsidR="00D012DD" w:rsidRPr="0051610D">
        <w:rPr>
          <w:rFonts w:ascii="Times-Roman" w:hAnsi="Times-Roman" w:cs="Times-Roman"/>
          <w:color w:val="000000"/>
          <w:kern w:val="0"/>
          <w:sz w:val="24"/>
          <w:szCs w:val="24"/>
        </w:rPr>
        <w:t>readily available</w:t>
      </w:r>
      <w:r w:rsidRPr="0051610D">
        <w:rPr>
          <w:rFonts w:ascii="Times-Roman" w:hAnsi="Times-Roman" w:cs="Times-Roman"/>
          <w:color w:val="000000"/>
          <w:kern w:val="0"/>
          <w:sz w:val="24"/>
          <w:szCs w:val="24"/>
        </w:rPr>
        <w:t xml:space="preserve">. In fact allergen liberation from pollen grains can occur on the </w:t>
      </w:r>
      <w:r w:rsidR="00D012DD" w:rsidRPr="0051610D">
        <w:rPr>
          <w:rFonts w:ascii="Times-Roman" w:hAnsi="Times-Roman" w:cs="Times-Roman"/>
          <w:color w:val="000000"/>
          <w:kern w:val="0"/>
          <w:sz w:val="24"/>
          <w:szCs w:val="24"/>
        </w:rPr>
        <w:t>mucosal surface</w:t>
      </w:r>
      <w:r w:rsidRPr="0051610D">
        <w:rPr>
          <w:rFonts w:ascii="Times-Roman" w:hAnsi="Times-Roman" w:cs="Times-Roman"/>
          <w:color w:val="000000"/>
          <w:kern w:val="0"/>
          <w:sz w:val="24"/>
          <w:szCs w:val="24"/>
        </w:rPr>
        <w:t xml:space="preserve"> of the upper respiratory tract after exposure to pollen</w:t>
      </w:r>
      <w:ins w:id="4" w:author="Yong" w:date="2013-12-15T14:29:00Z">
        <w:r w:rsidR="00200F18">
          <w:rPr>
            <w:rFonts w:ascii="Times-Roman" w:hAnsi="Times-Roman" w:cs="Times-Roman"/>
            <w:color w:val="000000"/>
            <w:kern w:val="0"/>
            <w:sz w:val="24"/>
            <w:szCs w:val="24"/>
          </w:rPr>
          <w:t xml:space="preserve"> </w:t>
        </w:r>
      </w:ins>
      <w:r w:rsidR="00592BD6">
        <w:rPr>
          <w:rFonts w:ascii="Times-Roman" w:hAnsi="Times-Roman" w:cs="Times-Roman"/>
          <w:color w:val="000000"/>
          <w:kern w:val="0"/>
          <w:sz w:val="24"/>
          <w:szCs w:val="24"/>
        </w:rPr>
        <w:fldChar w:fldCharType="begin"/>
      </w:r>
      <w:r w:rsidR="00613327">
        <w:rPr>
          <w:rFonts w:ascii="Times-Roman" w:hAnsi="Times-Roman" w:cs="Times-Roman"/>
          <w:color w:val="000000"/>
          <w:kern w:val="0"/>
          <w:sz w:val="24"/>
          <w:szCs w:val="24"/>
        </w:rPr>
        <w:instrText xml:space="preserve"> ADDIN EN.CITE &lt;EndNote&gt;&lt;Cite&gt;&lt;Author&gt;Behrendt&lt;/Author&gt;&lt;Year&gt;2001&lt;/Year&gt;&lt;RecNum&gt;28&lt;/RecNum&gt;&lt;DisplayText&gt;(Behrendt and Becker 2001)&lt;/DisplayText&gt;&lt;record&gt;&lt;rec-number&gt;28&lt;/rec-number&gt;&lt;foreign-keys&gt;&lt;key app="EN" db-id="2dtzart979vtdiedr97v25sr9s5rt9vep9tt" timestamp="1386540144"&gt;28&lt;/key&gt;&lt;/foreign-keys&gt;&lt;ref-type name="Journal Article"&gt;17&lt;/ref-type&gt;&lt;contributors&gt;&lt;authors&gt;&lt;author&gt;Behrendt, Heidrun&lt;/author&gt;&lt;author&gt;Becker, Wolf-Meinhard&lt;/author&gt;&lt;/authors&gt;&lt;/contributors&gt;&lt;titles&gt;&lt;title&gt;Localization, release and bioavailability of pollen allergens: the influence of environmental factors&lt;/title&gt;&lt;secondary-title&gt;Current Opinion in Immunology&lt;/secondary-title&gt;&lt;/titles&gt;&lt;periodical&gt;&lt;full-title&gt;Current Opinion in Immunology&lt;/full-title&gt;&lt;/periodical&gt;&lt;pages&gt;709-715&lt;/pages&gt;&lt;volume&gt;13&lt;/volume&gt;&lt;number&gt;6&lt;/number&gt;&lt;dates&gt;&lt;year&gt;2001&lt;/year&gt;&lt;/dates&gt;&lt;isbn&gt;0952-7915&lt;/isbn&gt;&lt;urls&gt;&lt;/urls&gt;&lt;/record&gt;&lt;/Cite&gt;&lt;/EndNote&gt;</w:instrText>
      </w:r>
      <w:r w:rsidR="00592BD6">
        <w:rPr>
          <w:rFonts w:ascii="Times-Roman" w:hAnsi="Times-Roman" w:cs="Times-Roman"/>
          <w:color w:val="000000"/>
          <w:kern w:val="0"/>
          <w:sz w:val="24"/>
          <w:szCs w:val="24"/>
        </w:rPr>
        <w:fldChar w:fldCharType="separate"/>
      </w:r>
      <w:r w:rsidR="00613327">
        <w:rPr>
          <w:rFonts w:ascii="Times-Roman" w:hAnsi="Times-Roman" w:cs="Times-Roman"/>
          <w:noProof/>
          <w:color w:val="000000"/>
          <w:kern w:val="0"/>
          <w:sz w:val="24"/>
          <w:szCs w:val="24"/>
        </w:rPr>
        <w:t>(</w:t>
      </w:r>
      <w:hyperlink w:anchor="_ENREF_4" w:tooltip="Behrendt, 2001 #28" w:history="1">
        <w:r w:rsidR="00613327">
          <w:rPr>
            <w:rFonts w:ascii="Times-Roman" w:hAnsi="Times-Roman" w:cs="Times-Roman"/>
            <w:noProof/>
            <w:color w:val="000000"/>
            <w:kern w:val="0"/>
            <w:sz w:val="24"/>
            <w:szCs w:val="24"/>
          </w:rPr>
          <w:t>Behrendt and Becker 2001</w:t>
        </w:r>
      </w:hyperlink>
      <w:r w:rsidR="00613327">
        <w:rPr>
          <w:rFonts w:ascii="Times-Roman" w:hAnsi="Times-Roman" w:cs="Times-Roman"/>
          <w:noProof/>
          <w:color w:val="000000"/>
          <w:kern w:val="0"/>
          <w:sz w:val="24"/>
          <w:szCs w:val="24"/>
        </w:rPr>
        <w:t>)</w:t>
      </w:r>
      <w:r w:rsidR="00592BD6">
        <w:rPr>
          <w:rFonts w:ascii="Times-Roman" w:hAnsi="Times-Roman" w:cs="Times-Roman"/>
          <w:color w:val="000000"/>
          <w:kern w:val="0"/>
          <w:sz w:val="24"/>
          <w:szCs w:val="24"/>
        </w:rPr>
        <w:fldChar w:fldCharType="end"/>
      </w:r>
      <w:r w:rsidRPr="0051610D">
        <w:rPr>
          <w:rFonts w:ascii="Times-Roman" w:hAnsi="Times-Roman" w:cs="Times-Roman"/>
          <w:color w:val="000000"/>
          <w:kern w:val="0"/>
          <w:sz w:val="24"/>
          <w:szCs w:val="24"/>
        </w:rPr>
        <w:t xml:space="preserve">. Symptoms can be explained by the interaction between the antigen and </w:t>
      </w:r>
      <w:r w:rsidR="00D012DD" w:rsidRPr="0051610D">
        <w:rPr>
          <w:rFonts w:ascii="Times-Roman" w:hAnsi="Times-Roman" w:cs="Times-Roman"/>
          <w:color w:val="000000"/>
          <w:kern w:val="0"/>
          <w:sz w:val="24"/>
          <w:szCs w:val="24"/>
        </w:rPr>
        <w:t>its corresponding</w:t>
      </w:r>
      <w:r w:rsidRPr="0051610D">
        <w:rPr>
          <w:rFonts w:ascii="Times-Roman" w:hAnsi="Times-Roman" w:cs="Times-Roman"/>
          <w:color w:val="000000"/>
          <w:kern w:val="0"/>
          <w:sz w:val="24"/>
          <w:szCs w:val="24"/>
        </w:rPr>
        <w:t xml:space="preserve"> IgE antibody and this phase is situated at the end of a cascade </w:t>
      </w:r>
      <w:r w:rsidR="00D012DD" w:rsidRPr="0051610D">
        <w:rPr>
          <w:rFonts w:ascii="Times-Roman" w:hAnsi="Times-Roman" w:cs="Times-Roman"/>
          <w:color w:val="000000"/>
          <w:kern w:val="0"/>
          <w:sz w:val="24"/>
          <w:szCs w:val="24"/>
        </w:rPr>
        <w:t>of events</w:t>
      </w:r>
      <w:r w:rsidRPr="0051610D">
        <w:rPr>
          <w:rFonts w:ascii="Times-Roman" w:hAnsi="Times-Roman" w:cs="Times-Roman"/>
          <w:color w:val="000000"/>
          <w:kern w:val="0"/>
          <w:sz w:val="24"/>
          <w:szCs w:val="24"/>
        </w:rPr>
        <w:t xml:space="preserve"> leading to </w:t>
      </w:r>
      <w:r w:rsidR="00D012DD" w:rsidRPr="0051610D">
        <w:rPr>
          <w:rFonts w:ascii="Times-Roman" w:hAnsi="Times-Roman" w:cs="Times-Roman"/>
          <w:color w:val="000000"/>
          <w:kern w:val="0"/>
          <w:sz w:val="24"/>
          <w:szCs w:val="24"/>
        </w:rPr>
        <w:t>allergy.</w:t>
      </w:r>
      <w:r w:rsidR="00AF7C50">
        <w:rPr>
          <w:rFonts w:ascii="Times-Roman" w:hAnsi="Times-Roman" w:cs="Times-Roman"/>
          <w:color w:val="000000"/>
          <w:kern w:val="0"/>
          <w:sz w:val="24"/>
          <w:szCs w:val="24"/>
        </w:rPr>
        <w:t xml:space="preserve"> </w:t>
      </w:r>
    </w:p>
    <w:p w:rsidR="00C70375" w:rsidRPr="007E0204" w:rsidRDefault="00C70375" w:rsidP="00C70375">
      <w:pPr>
        <w:pStyle w:val="2"/>
        <w:rPr>
          <w:rFonts w:ascii="Times New Roman" w:hAnsi="Times New Roman" w:cs="Times New Roman"/>
          <w:b w:val="0"/>
        </w:rPr>
      </w:pPr>
      <w:r>
        <w:rPr>
          <w:rFonts w:ascii="Times New Roman" w:hAnsi="Times New Roman" w:cs="Times New Roman"/>
        </w:rPr>
        <w:t xml:space="preserve">Pollen Season </w:t>
      </w:r>
    </w:p>
    <w:p w:rsidR="00ED3009" w:rsidRPr="00C01CDF" w:rsidRDefault="00BC6BB1" w:rsidP="00FD571A">
      <w:pPr>
        <w:spacing w:line="480" w:lineRule="auto"/>
        <w:ind w:firstLine="720"/>
        <w:rPr>
          <w:rFonts w:hint="eastAsia"/>
        </w:rPr>
      </w:pPr>
      <w:r>
        <w:rPr>
          <w:rFonts w:ascii="Times-Roman" w:hAnsi="Times-Roman" w:cs="Times-Roman"/>
          <w:kern w:val="0"/>
          <w:sz w:val="24"/>
          <w:szCs w:val="24"/>
        </w:rPr>
        <w:t>D</w:t>
      </w:r>
      <w:r w:rsidR="006937AD" w:rsidRPr="00F90E99">
        <w:rPr>
          <w:rFonts w:ascii="Times-Roman" w:hAnsi="Times-Roman" w:cs="Times-Roman"/>
          <w:kern w:val="0"/>
          <w:sz w:val="24"/>
          <w:szCs w:val="24"/>
        </w:rPr>
        <w:t xml:space="preserve">ifferent </w:t>
      </w:r>
      <w:r w:rsidR="0073544C">
        <w:rPr>
          <w:rFonts w:ascii="Times-Roman" w:hAnsi="Times-Roman" w:cs="Times-Roman"/>
          <w:kern w:val="0"/>
          <w:sz w:val="24"/>
          <w:szCs w:val="24"/>
        </w:rPr>
        <w:t>methods</w:t>
      </w:r>
      <w:r w:rsidR="006937AD" w:rsidRPr="00F90E99">
        <w:rPr>
          <w:rFonts w:ascii="Times-Roman" w:hAnsi="Times-Roman" w:cs="Times-Roman"/>
          <w:kern w:val="0"/>
          <w:sz w:val="24"/>
          <w:szCs w:val="24"/>
        </w:rPr>
        <w:t xml:space="preserve"> of </w:t>
      </w:r>
      <w:r w:rsidR="00D012DD">
        <w:rPr>
          <w:rFonts w:ascii="Times-Roman" w:hAnsi="Times-Roman" w:cs="Times-Roman"/>
          <w:kern w:val="0"/>
          <w:sz w:val="24"/>
          <w:szCs w:val="24"/>
        </w:rPr>
        <w:t>observations</w:t>
      </w:r>
      <w:r w:rsidR="00F90E99">
        <w:rPr>
          <w:rFonts w:ascii="Times-Roman" w:hAnsi="Times-Roman" w:cs="Times-Roman"/>
          <w:kern w:val="0"/>
          <w:sz w:val="24"/>
          <w:szCs w:val="24"/>
        </w:rPr>
        <w:t xml:space="preserve"> and measurements</w:t>
      </w:r>
      <w:r w:rsidR="006937AD" w:rsidRPr="00F90E99">
        <w:rPr>
          <w:rFonts w:ascii="Times-Roman" w:hAnsi="Times-Roman" w:cs="Times-Roman"/>
          <w:kern w:val="0"/>
          <w:sz w:val="24"/>
          <w:szCs w:val="24"/>
        </w:rPr>
        <w:t xml:space="preserve">, </w:t>
      </w:r>
      <w:r>
        <w:rPr>
          <w:rFonts w:ascii="Times-Roman" w:hAnsi="Times-Roman" w:cs="Times-Roman"/>
          <w:kern w:val="0"/>
          <w:sz w:val="24"/>
          <w:szCs w:val="24"/>
        </w:rPr>
        <w:t xml:space="preserve">such as </w:t>
      </w:r>
      <w:r w:rsidR="006937AD" w:rsidRPr="00F90E99">
        <w:rPr>
          <w:rFonts w:ascii="Times-Roman" w:hAnsi="Times-Roman" w:cs="Times-Roman"/>
          <w:kern w:val="0"/>
          <w:sz w:val="24"/>
          <w:szCs w:val="24"/>
        </w:rPr>
        <w:t>phenological</w:t>
      </w:r>
      <w:r w:rsidR="00D012DD">
        <w:rPr>
          <w:rFonts w:ascii="Times-Roman" w:hAnsi="Times-Roman" w:cs="Times-Roman"/>
          <w:kern w:val="0"/>
          <w:sz w:val="24"/>
          <w:szCs w:val="24"/>
        </w:rPr>
        <w:t xml:space="preserve"> </w:t>
      </w:r>
      <w:r w:rsidR="006937AD" w:rsidRPr="00F90E99">
        <w:rPr>
          <w:rFonts w:ascii="Times-Roman" w:hAnsi="Times-Roman" w:cs="Times-Roman"/>
          <w:kern w:val="0"/>
          <w:sz w:val="24"/>
          <w:szCs w:val="24"/>
        </w:rPr>
        <w:t>events and pollen counts c</w:t>
      </w:r>
      <w:r>
        <w:rPr>
          <w:rFonts w:ascii="Times-Roman" w:hAnsi="Times-Roman" w:cs="Times-Roman"/>
          <w:kern w:val="0"/>
          <w:sz w:val="24"/>
          <w:szCs w:val="24"/>
        </w:rPr>
        <w:t>ould</w:t>
      </w:r>
      <w:r w:rsidR="006937AD" w:rsidRPr="00F90E99">
        <w:rPr>
          <w:rFonts w:ascii="Times-Roman" w:hAnsi="Times-Roman" w:cs="Times-Roman"/>
          <w:kern w:val="0"/>
          <w:sz w:val="24"/>
          <w:szCs w:val="24"/>
        </w:rPr>
        <w:t xml:space="preserve"> be </w:t>
      </w:r>
      <w:r>
        <w:rPr>
          <w:rFonts w:ascii="Times-Roman" w:hAnsi="Times-Roman" w:cs="Times-Roman"/>
          <w:kern w:val="0"/>
          <w:sz w:val="24"/>
          <w:szCs w:val="24"/>
        </w:rPr>
        <w:t xml:space="preserve">used to </w:t>
      </w:r>
      <w:r w:rsidRPr="00F90E99">
        <w:rPr>
          <w:rFonts w:ascii="Times-Roman" w:hAnsi="Times-Roman" w:cs="Times-Roman"/>
          <w:kern w:val="0"/>
          <w:sz w:val="24"/>
          <w:szCs w:val="24"/>
        </w:rPr>
        <w:t>trace</w:t>
      </w:r>
      <w:r w:rsidR="006937AD" w:rsidRPr="00F90E99">
        <w:rPr>
          <w:rFonts w:ascii="Times-Roman" w:hAnsi="Times-Roman" w:cs="Times-Roman"/>
          <w:kern w:val="0"/>
          <w:sz w:val="24"/>
          <w:szCs w:val="24"/>
        </w:rPr>
        <w:t xml:space="preserve"> back to </w:t>
      </w:r>
      <w:r w:rsidR="00F90E99">
        <w:rPr>
          <w:rFonts w:ascii="Times-Roman" w:hAnsi="Times-Roman" w:cs="Times-Roman"/>
          <w:kern w:val="0"/>
          <w:sz w:val="24"/>
          <w:szCs w:val="24"/>
        </w:rPr>
        <w:t xml:space="preserve">the same phenomenon, the </w:t>
      </w:r>
      <w:r w:rsidR="00D012DD">
        <w:rPr>
          <w:rFonts w:ascii="Times-Roman" w:hAnsi="Times-Roman" w:cs="Times-Roman"/>
          <w:kern w:val="0"/>
          <w:sz w:val="24"/>
          <w:szCs w:val="24"/>
        </w:rPr>
        <w:t>fl</w:t>
      </w:r>
      <w:r w:rsidR="00D012DD" w:rsidRPr="00F90E99">
        <w:rPr>
          <w:rFonts w:ascii="Times-Roman" w:hAnsi="Times-Roman" w:cs="Times-Roman"/>
          <w:kern w:val="0"/>
          <w:sz w:val="24"/>
          <w:szCs w:val="24"/>
        </w:rPr>
        <w:t>owering of</w:t>
      </w:r>
      <w:r w:rsidR="006937AD" w:rsidRPr="00F90E99">
        <w:rPr>
          <w:rFonts w:ascii="Times-Roman" w:hAnsi="Times-Roman" w:cs="Times-Roman"/>
          <w:kern w:val="0"/>
          <w:sz w:val="24"/>
          <w:szCs w:val="24"/>
        </w:rPr>
        <w:t xml:space="preserve"> plants. Similarly, both kinds of data can </w:t>
      </w:r>
      <w:r w:rsidR="003407B5" w:rsidRPr="00F90E99">
        <w:rPr>
          <w:rFonts w:ascii="Times-Roman" w:hAnsi="Times-Roman" w:cs="Times-Roman"/>
          <w:kern w:val="0"/>
          <w:sz w:val="24"/>
          <w:szCs w:val="24"/>
        </w:rPr>
        <w:t xml:space="preserve">be modeled </w:t>
      </w:r>
      <w:r w:rsidR="006937AD" w:rsidRPr="00F90E99">
        <w:rPr>
          <w:rFonts w:ascii="Times-Roman" w:hAnsi="Times-Roman" w:cs="Times-Roman"/>
          <w:kern w:val="0"/>
          <w:sz w:val="24"/>
          <w:szCs w:val="24"/>
        </w:rPr>
        <w:t xml:space="preserve">in many respects </w:t>
      </w:r>
      <w:r w:rsidR="003407B5">
        <w:rPr>
          <w:rFonts w:ascii="Times-Roman" w:hAnsi="Times-Roman" w:cs="Times-Roman"/>
          <w:kern w:val="0"/>
          <w:sz w:val="24"/>
          <w:szCs w:val="24"/>
        </w:rPr>
        <w:t>using</w:t>
      </w:r>
      <w:r w:rsidR="003407B5" w:rsidRPr="00F90E99">
        <w:rPr>
          <w:rFonts w:ascii="Times-Roman" w:hAnsi="Times-Roman" w:cs="Times-Roman"/>
          <w:kern w:val="0"/>
          <w:sz w:val="24"/>
          <w:szCs w:val="24"/>
        </w:rPr>
        <w:t xml:space="preserve"> </w:t>
      </w:r>
      <w:r w:rsidR="00D012DD" w:rsidRPr="00F90E99">
        <w:rPr>
          <w:rFonts w:ascii="Times-Roman" w:hAnsi="Times-Roman" w:cs="Times-Roman"/>
          <w:kern w:val="0"/>
          <w:sz w:val="24"/>
          <w:szCs w:val="24"/>
        </w:rPr>
        <w:t>a similar</w:t>
      </w:r>
      <w:r w:rsidR="006937AD" w:rsidRPr="00F90E99">
        <w:rPr>
          <w:rFonts w:ascii="Times-Roman" w:hAnsi="Times-Roman" w:cs="Times-Roman"/>
          <w:kern w:val="0"/>
          <w:sz w:val="24"/>
          <w:szCs w:val="24"/>
        </w:rPr>
        <w:t xml:space="preserve"> set of observation-based </w:t>
      </w:r>
      <w:r w:rsidR="00BD3E2B" w:rsidRPr="00F90E99">
        <w:rPr>
          <w:rFonts w:ascii="Times-Roman" w:hAnsi="Times-Roman" w:cs="Times-Roman"/>
          <w:kern w:val="0"/>
          <w:sz w:val="24"/>
          <w:szCs w:val="24"/>
        </w:rPr>
        <w:t>models.</w:t>
      </w:r>
      <w:r w:rsidR="00BD3E2B">
        <w:rPr>
          <w:rFonts w:ascii="Times-Roman" w:hAnsi="Times-Roman" w:cs="Times-Roman"/>
          <w:kern w:val="0"/>
          <w:sz w:val="24"/>
          <w:szCs w:val="24"/>
        </w:rPr>
        <w:t xml:space="preserve"> The first measurements are the </w:t>
      </w:r>
      <w:r w:rsidR="00EA4E5C">
        <w:rPr>
          <w:rFonts w:ascii="Times-Roman" w:hAnsi="Times-Roman" w:cs="Times-Roman"/>
          <w:kern w:val="0"/>
          <w:sz w:val="24"/>
          <w:szCs w:val="24"/>
        </w:rPr>
        <w:t xml:space="preserve">regression models </w:t>
      </w:r>
      <w:r w:rsidR="00BD3E2B">
        <w:rPr>
          <w:rFonts w:ascii="Times-Roman" w:hAnsi="Times-Roman" w:cs="Times-Roman"/>
          <w:kern w:val="0"/>
          <w:sz w:val="24"/>
          <w:szCs w:val="24"/>
        </w:rPr>
        <w:t>which could be</w:t>
      </w:r>
      <w:r w:rsidR="00EA4E5C">
        <w:rPr>
          <w:rFonts w:ascii="Times-Roman" w:hAnsi="Times-Roman" w:cs="Times-Roman"/>
          <w:kern w:val="0"/>
          <w:sz w:val="24"/>
          <w:szCs w:val="24"/>
        </w:rPr>
        <w:t xml:space="preserve"> used to </w:t>
      </w:r>
      <w:r w:rsidR="006937AD" w:rsidRPr="00F90E99">
        <w:rPr>
          <w:rFonts w:ascii="Times-Roman" w:hAnsi="Times-Roman" w:cs="Times-Roman"/>
          <w:kern w:val="0"/>
          <w:sz w:val="24"/>
          <w:szCs w:val="24"/>
        </w:rPr>
        <w:t xml:space="preserve">predict </w:t>
      </w:r>
      <w:r w:rsidR="00BD3E2B" w:rsidRPr="00F90E99">
        <w:rPr>
          <w:rFonts w:ascii="Times-Roman" w:hAnsi="Times-Roman" w:cs="Times-Roman"/>
          <w:color w:val="000000"/>
          <w:kern w:val="0"/>
          <w:sz w:val="24"/>
          <w:szCs w:val="24"/>
        </w:rPr>
        <w:t>phenological phases</w:t>
      </w:r>
      <w:r w:rsidR="00BD3E2B">
        <w:rPr>
          <w:rFonts w:ascii="Times-Roman" w:hAnsi="Times-Roman" w:cs="Times-Roman"/>
          <w:kern w:val="0"/>
          <w:sz w:val="24"/>
          <w:szCs w:val="24"/>
        </w:rPr>
        <w:t xml:space="preserve"> and </w:t>
      </w:r>
      <w:r w:rsidR="00EA4E5C">
        <w:rPr>
          <w:rFonts w:ascii="Times-Roman" w:hAnsi="Times-Roman" w:cs="Times-Roman"/>
          <w:kern w:val="0"/>
          <w:sz w:val="24"/>
          <w:szCs w:val="24"/>
        </w:rPr>
        <w:t xml:space="preserve">start date </w:t>
      </w:r>
      <w:r w:rsidR="00BD3E2B">
        <w:rPr>
          <w:rFonts w:ascii="Times-Roman" w:hAnsi="Times-Roman" w:cs="Times-Roman"/>
          <w:kern w:val="0"/>
          <w:sz w:val="24"/>
          <w:szCs w:val="24"/>
        </w:rPr>
        <w:t xml:space="preserve">and end date </w:t>
      </w:r>
      <w:r w:rsidR="00EA4E5C">
        <w:rPr>
          <w:rFonts w:ascii="Times-Roman" w:hAnsi="Times-Roman" w:cs="Times-Roman"/>
          <w:kern w:val="0"/>
          <w:sz w:val="24"/>
          <w:szCs w:val="24"/>
        </w:rPr>
        <w:t xml:space="preserve">of the starting date of the pollen </w:t>
      </w:r>
      <w:r w:rsidR="00BD3E2B">
        <w:rPr>
          <w:rFonts w:ascii="Times-Roman" w:hAnsi="Times-Roman" w:cs="Times-Roman"/>
          <w:kern w:val="0"/>
          <w:sz w:val="24"/>
          <w:szCs w:val="24"/>
        </w:rPr>
        <w:t>season, and the peak value.</w:t>
      </w:r>
      <w:r w:rsidR="00BD3E2B">
        <w:rPr>
          <w:rFonts w:ascii="Times-Roman" w:hAnsi="Times-Roman" w:cs="Times-Roman"/>
          <w:color w:val="000000"/>
          <w:kern w:val="0"/>
          <w:sz w:val="24"/>
          <w:szCs w:val="24"/>
        </w:rPr>
        <w:t xml:space="preserve"> The second one is the p</w:t>
      </w:r>
      <w:r w:rsidR="006937AD" w:rsidRPr="00F90E99">
        <w:rPr>
          <w:rFonts w:ascii="Times-Roman" w:hAnsi="Times-Roman" w:cs="Times-Roman"/>
          <w:color w:val="000000"/>
          <w:kern w:val="0"/>
          <w:sz w:val="24"/>
          <w:szCs w:val="24"/>
        </w:rPr>
        <w:t xml:space="preserve">henological models </w:t>
      </w:r>
      <w:r w:rsidR="00BD3E2B">
        <w:rPr>
          <w:rFonts w:ascii="Times-Roman" w:hAnsi="Times-Roman" w:cs="Times-Roman"/>
          <w:color w:val="000000"/>
          <w:kern w:val="0"/>
          <w:sz w:val="24"/>
          <w:szCs w:val="24"/>
        </w:rPr>
        <w:t>which would also</w:t>
      </w:r>
      <w:r w:rsidR="006937AD" w:rsidRPr="00F90E99">
        <w:rPr>
          <w:rFonts w:ascii="Times-Roman" w:hAnsi="Times-Roman" w:cs="Times-Roman"/>
          <w:color w:val="000000"/>
          <w:kern w:val="0"/>
          <w:sz w:val="24"/>
          <w:szCs w:val="24"/>
        </w:rPr>
        <w:t xml:space="preserve"> predict the entry dates of</w:t>
      </w:r>
      <w:r w:rsidR="00F90E99">
        <w:rPr>
          <w:rFonts w:ascii="Times-Roman" w:hAnsi="Times-Roman" w:cs="Times-Roman"/>
          <w:color w:val="000000"/>
          <w:kern w:val="0"/>
          <w:sz w:val="24"/>
          <w:szCs w:val="24"/>
        </w:rPr>
        <w:t xml:space="preserve"> </w:t>
      </w:r>
      <w:r w:rsidR="006937AD" w:rsidRPr="00F90E99">
        <w:rPr>
          <w:rFonts w:ascii="Times-Roman" w:hAnsi="Times-Roman" w:cs="Times-Roman"/>
          <w:color w:val="000000"/>
          <w:kern w:val="0"/>
          <w:sz w:val="24"/>
          <w:szCs w:val="24"/>
        </w:rPr>
        <w:lastRenderedPageBreak/>
        <w:t xml:space="preserve">phenological phases as well as the start, peak and end of the pollen </w:t>
      </w:r>
      <w:r w:rsidR="00D012DD" w:rsidRPr="00F90E99">
        <w:rPr>
          <w:rFonts w:ascii="Times-Roman" w:hAnsi="Times-Roman" w:cs="Times-Roman"/>
          <w:color w:val="000000"/>
          <w:kern w:val="0"/>
          <w:sz w:val="24"/>
          <w:szCs w:val="24"/>
        </w:rPr>
        <w:t>season. Phenological</w:t>
      </w:r>
      <w:r w:rsidR="006937AD" w:rsidRPr="00F90E99">
        <w:rPr>
          <w:rFonts w:ascii="Times-Roman" w:hAnsi="Times-Roman" w:cs="Times-Roman"/>
          <w:color w:val="000000"/>
          <w:kern w:val="0"/>
          <w:sz w:val="24"/>
          <w:szCs w:val="24"/>
        </w:rPr>
        <w:t xml:space="preserve"> models are sometimes </w:t>
      </w:r>
      <w:r w:rsidR="00BD3E2B">
        <w:rPr>
          <w:rFonts w:ascii="Times-Roman" w:hAnsi="Times-Roman" w:cs="Times-Roman"/>
          <w:color w:val="000000"/>
          <w:kern w:val="0"/>
          <w:sz w:val="24"/>
          <w:szCs w:val="24"/>
        </w:rPr>
        <w:t>classified</w:t>
      </w:r>
      <w:r w:rsidR="006937AD" w:rsidRPr="00F90E99">
        <w:rPr>
          <w:rFonts w:ascii="Times-Roman" w:hAnsi="Times-Roman" w:cs="Times-Roman"/>
          <w:color w:val="000000"/>
          <w:kern w:val="0"/>
          <w:sz w:val="24"/>
          <w:szCs w:val="24"/>
        </w:rPr>
        <w:t xml:space="preserve"> into the class of process-</w:t>
      </w:r>
      <w:r w:rsidR="00D012DD" w:rsidRPr="00F90E99">
        <w:rPr>
          <w:rFonts w:ascii="Times-Roman" w:hAnsi="Times-Roman" w:cs="Times-Roman"/>
          <w:color w:val="000000"/>
          <w:kern w:val="0"/>
          <w:sz w:val="24"/>
          <w:szCs w:val="24"/>
        </w:rPr>
        <w:t>based models</w:t>
      </w:r>
      <w:r w:rsidR="00BF6767">
        <w:rPr>
          <w:rFonts w:ascii="Times-Roman" w:hAnsi="Times-Roman" w:cs="Times-Roman"/>
          <w:color w:val="000000"/>
          <w:kern w:val="0"/>
          <w:sz w:val="24"/>
          <w:szCs w:val="24"/>
        </w:rPr>
        <w:t xml:space="preserve"> </w:t>
      </w:r>
      <w:r w:rsidR="00592BD6">
        <w:rPr>
          <w:rFonts w:ascii="Times-Roman" w:hAnsi="Times-Roman" w:cs="Times-Roman"/>
          <w:color w:val="000000"/>
          <w:kern w:val="0"/>
          <w:sz w:val="24"/>
          <w:szCs w:val="24"/>
        </w:rPr>
        <w:fldChar w:fldCharType="begin"/>
      </w:r>
      <w:r w:rsidR="00613327">
        <w:rPr>
          <w:rFonts w:ascii="Times-Roman" w:hAnsi="Times-Roman" w:cs="Times-Roman"/>
          <w:color w:val="000000"/>
          <w:kern w:val="0"/>
          <w:sz w:val="24"/>
          <w:szCs w:val="24"/>
        </w:rPr>
        <w:instrText xml:space="preserve"> ADDIN EN.CITE &lt;EndNote&gt;&lt;Cite&gt;&lt;Author&gt;Chuine&lt;/Author&gt;&lt;Year&gt;2000&lt;/Year&gt;&lt;RecNum&gt;29&lt;/RecNum&gt;&lt;DisplayText&gt;(Chuine, Belmonte et al. 2000)&lt;/DisplayText&gt;&lt;record&gt;&lt;rec-number&gt;29&lt;/rec-number&gt;&lt;foreign-keys&gt;&lt;key app="EN" db-id="2dtzart979vtdiedr97v25sr9s5rt9vep9tt" timestamp="1386552200"&gt;29&lt;/key&gt;&lt;/foreign-keys&gt;&lt;ref-type name="Journal Article"&gt;17&lt;/ref-type&gt;&lt;contributors&gt;&lt;authors&gt;&lt;author&gt;Chuine, Isabelle&lt;/author&gt;&lt;author&gt;Belmonte, J&lt;/author&gt;&lt;author&gt;Mignot, Agnès&lt;/author&gt;&lt;/authors&gt;&lt;/contributors&gt;&lt;titles&gt;&lt;title&gt;A modelling analysis of the genetic variation of phenology between tree populations&lt;/title&gt;&lt;secondary-title&gt;Journal of Ecology&lt;/secondary-title&gt;&lt;/titles&gt;&lt;periodical&gt;&lt;full-title&gt;Journal of Ecology&lt;/full-title&gt;&lt;/periodical&gt;&lt;pages&gt;561-570&lt;/pages&gt;&lt;volume&gt;88&lt;/volume&gt;&lt;number&gt;4&lt;/number&gt;&lt;dates&gt;&lt;year&gt;2000&lt;/year&gt;&lt;/dates&gt;&lt;isbn&gt;1365-2745&lt;/isbn&gt;&lt;urls&gt;&lt;/urls&gt;&lt;/record&gt;&lt;/Cite&gt;&lt;/EndNote&gt;</w:instrText>
      </w:r>
      <w:r w:rsidR="00592BD6">
        <w:rPr>
          <w:rFonts w:ascii="Times-Roman" w:hAnsi="Times-Roman" w:cs="Times-Roman"/>
          <w:color w:val="000000"/>
          <w:kern w:val="0"/>
          <w:sz w:val="24"/>
          <w:szCs w:val="24"/>
        </w:rPr>
        <w:fldChar w:fldCharType="separate"/>
      </w:r>
      <w:r w:rsidR="00613327">
        <w:rPr>
          <w:rFonts w:ascii="Times-Roman" w:hAnsi="Times-Roman" w:cs="Times-Roman"/>
          <w:noProof/>
          <w:color w:val="000000"/>
          <w:kern w:val="0"/>
          <w:sz w:val="24"/>
          <w:szCs w:val="24"/>
        </w:rPr>
        <w:t>(</w:t>
      </w:r>
      <w:hyperlink w:anchor="_ENREF_9" w:tooltip="Chuine, 2000 #29" w:history="1">
        <w:r w:rsidR="00613327">
          <w:rPr>
            <w:rFonts w:ascii="Times-Roman" w:hAnsi="Times-Roman" w:cs="Times-Roman"/>
            <w:noProof/>
            <w:color w:val="000000"/>
            <w:kern w:val="0"/>
            <w:sz w:val="24"/>
            <w:szCs w:val="24"/>
          </w:rPr>
          <w:t>Chuine, Belmonte et al. 2000</w:t>
        </w:r>
      </w:hyperlink>
      <w:r w:rsidR="00613327">
        <w:rPr>
          <w:rFonts w:ascii="Times-Roman" w:hAnsi="Times-Roman" w:cs="Times-Roman"/>
          <w:noProof/>
          <w:color w:val="000000"/>
          <w:kern w:val="0"/>
          <w:sz w:val="24"/>
          <w:szCs w:val="24"/>
        </w:rPr>
        <w:t>)</w:t>
      </w:r>
      <w:r w:rsidR="00592BD6">
        <w:rPr>
          <w:rFonts w:ascii="Times-Roman" w:hAnsi="Times-Roman" w:cs="Times-Roman"/>
          <w:color w:val="000000"/>
          <w:kern w:val="0"/>
          <w:sz w:val="24"/>
          <w:szCs w:val="24"/>
        </w:rPr>
        <w:fldChar w:fldCharType="end"/>
      </w:r>
      <w:r w:rsidR="006937AD" w:rsidRPr="00F90E99">
        <w:rPr>
          <w:rFonts w:ascii="Times-Roman" w:hAnsi="Times-Roman" w:cs="Times-Roman"/>
          <w:color w:val="000000"/>
          <w:kern w:val="0"/>
          <w:sz w:val="24"/>
          <w:szCs w:val="24"/>
        </w:rPr>
        <w:t xml:space="preserve">, </w:t>
      </w:r>
      <w:r w:rsidR="00BD3E2B">
        <w:rPr>
          <w:rFonts w:ascii="Times-Roman" w:hAnsi="Times-Roman" w:cs="Times-Roman"/>
          <w:color w:val="000000"/>
          <w:kern w:val="0"/>
          <w:sz w:val="24"/>
          <w:szCs w:val="24"/>
        </w:rPr>
        <w:t xml:space="preserve">the reason is that they are mainly based on </w:t>
      </w:r>
      <w:r w:rsidR="00BD3E2B" w:rsidRPr="00F90E99">
        <w:rPr>
          <w:rFonts w:ascii="Times-Roman" w:hAnsi="Times-Roman" w:cs="Times-Roman"/>
          <w:color w:val="000000"/>
          <w:kern w:val="0"/>
          <w:sz w:val="24"/>
          <w:szCs w:val="24"/>
        </w:rPr>
        <w:t>assumptions rooted in experimental results on plant physiological responses to various environmental variables</w:t>
      </w:r>
      <w:r w:rsidR="00BD3E2B">
        <w:rPr>
          <w:rFonts w:ascii="Times-Roman" w:hAnsi="Times-Roman" w:cs="Times-Roman"/>
          <w:color w:val="000000"/>
          <w:kern w:val="0"/>
          <w:sz w:val="24"/>
          <w:szCs w:val="24"/>
        </w:rPr>
        <w:t xml:space="preserve">. </w:t>
      </w:r>
      <w:r w:rsidR="00EA4E5C">
        <w:rPr>
          <w:rFonts w:ascii="Times-Roman" w:hAnsi="Times-Roman" w:cs="Times-Roman"/>
          <w:kern w:val="0"/>
          <w:sz w:val="24"/>
          <w:szCs w:val="24"/>
        </w:rPr>
        <w:t xml:space="preserve">In this article, pollen counts are used as the key data to calculate the length and start date of the </w:t>
      </w:r>
      <w:r w:rsidR="00BD3E2B">
        <w:rPr>
          <w:rFonts w:ascii="Times-Roman" w:hAnsi="Times-Roman" w:cs="Times-Roman"/>
          <w:kern w:val="0"/>
          <w:sz w:val="24"/>
          <w:szCs w:val="24"/>
        </w:rPr>
        <w:t>flowering, thus the regression model are a suitable measurement to predict this parameters.</w:t>
      </w:r>
    </w:p>
    <w:p w:rsidR="00BF6767" w:rsidRDefault="000B5F14" w:rsidP="00BF6767">
      <w:pPr>
        <w:pStyle w:val="2"/>
        <w:rPr>
          <w:rFonts w:ascii="Times New Roman" w:hAnsi="Times New Roman" w:cs="Times New Roman"/>
        </w:rPr>
      </w:pPr>
      <w:r w:rsidRPr="007E0204">
        <w:rPr>
          <w:rFonts w:ascii="Times New Roman" w:hAnsi="Times New Roman" w:cs="Times New Roman"/>
        </w:rPr>
        <w:t>Data Collection</w:t>
      </w:r>
      <w:r w:rsidR="00592BD6">
        <w:rPr>
          <w:rFonts w:ascii="Times New Roman" w:hAnsi="Times New Roman" w:cs="Times New Roman"/>
        </w:rPr>
        <w:fldChar w:fldCharType="begin"/>
      </w:r>
      <w:r w:rsidR="00E351E3">
        <w:rPr>
          <w:rFonts w:ascii="Times New Roman" w:hAnsi="Times New Roman" w:cs="Times New Roman"/>
        </w:rPr>
        <w:instrText xml:space="preserve"> MACROBUTTON MTEditEquationSection2 </w:instrText>
      </w:r>
      <w:r w:rsidR="00E351E3" w:rsidRPr="00E351E3">
        <w:rPr>
          <w:rStyle w:val="MTEquationSection"/>
        </w:rPr>
        <w:instrText>Equation Section (Next)</w:instrText>
      </w:r>
      <w:r w:rsidR="00AF3191">
        <w:fldChar w:fldCharType="begin"/>
      </w:r>
      <w:r w:rsidR="00AF3191">
        <w:instrText xml:space="preserve"> SEQ MTEqn \r \h \* MERGEFORMAT </w:instrText>
      </w:r>
      <w:r w:rsidR="00AF3191">
        <w:fldChar w:fldCharType="end"/>
      </w:r>
      <w:r w:rsidR="00AF3191">
        <w:fldChar w:fldCharType="begin"/>
      </w:r>
      <w:r w:rsidR="00AF3191">
        <w:instrText xml:space="preserve"> SEQ MTSec \h \* MERGEFORMAT </w:instrText>
      </w:r>
      <w:r w:rsidR="00AF3191">
        <w:fldChar w:fldCharType="end"/>
      </w:r>
      <w:r w:rsidR="00592BD6">
        <w:rPr>
          <w:rFonts w:ascii="Times New Roman" w:hAnsi="Times New Roman" w:cs="Times New Roman"/>
        </w:rPr>
        <w:fldChar w:fldCharType="end"/>
      </w:r>
      <w:r w:rsidR="00592BD6">
        <w:rPr>
          <w:rFonts w:ascii="Times New Roman" w:hAnsi="Times New Roman" w:cs="Times New Roman"/>
        </w:rPr>
        <w:fldChar w:fldCharType="begin"/>
      </w:r>
      <w:r w:rsidR="00E351E3">
        <w:rPr>
          <w:rFonts w:ascii="Times New Roman" w:hAnsi="Times New Roman" w:cs="Times New Roman"/>
        </w:rPr>
        <w:instrText xml:space="preserve"> MACROBUTTON MTEditEquationSection2 </w:instrText>
      </w:r>
      <w:r w:rsidR="00E351E3" w:rsidRPr="00E351E3">
        <w:rPr>
          <w:rStyle w:val="MTEquationSection"/>
        </w:rPr>
        <w:instrText>Equation Chapter (Next) Section 1</w:instrText>
      </w:r>
      <w:r w:rsidR="00AF3191">
        <w:fldChar w:fldCharType="begin"/>
      </w:r>
      <w:r w:rsidR="00AF3191">
        <w:instrText xml:space="preserve"> SEQ MTEqn \r \h \* MERGEFORMAT </w:instrText>
      </w:r>
      <w:r w:rsidR="00AF3191">
        <w:fldChar w:fldCharType="end"/>
      </w:r>
      <w:r w:rsidR="00AF3191">
        <w:fldChar w:fldCharType="begin"/>
      </w:r>
      <w:r w:rsidR="00AF3191">
        <w:instrText xml:space="preserve"> SEQ MTSec \r 1 \h \* MERGEFORMAT </w:instrText>
      </w:r>
      <w:r w:rsidR="00AF3191">
        <w:fldChar w:fldCharType="end"/>
      </w:r>
      <w:r w:rsidR="00AF3191">
        <w:fldChar w:fldCharType="begin"/>
      </w:r>
      <w:r w:rsidR="00AF3191">
        <w:instrText xml:space="preserve"> SEQ MTChap \h \* MERGEFORMAT </w:instrText>
      </w:r>
      <w:r w:rsidR="00AF3191">
        <w:fldChar w:fldCharType="end"/>
      </w:r>
      <w:r w:rsidR="00592BD6">
        <w:rPr>
          <w:rFonts w:ascii="Times New Roman" w:hAnsi="Times New Roman" w:cs="Times New Roman"/>
        </w:rPr>
        <w:fldChar w:fldCharType="end"/>
      </w:r>
      <w:r w:rsidR="00592BD6">
        <w:rPr>
          <w:rFonts w:ascii="Times New Roman" w:hAnsi="Times New Roman" w:cs="Times New Roman"/>
        </w:rPr>
        <w:fldChar w:fldCharType="begin"/>
      </w:r>
      <w:r w:rsidR="00E351E3">
        <w:rPr>
          <w:rFonts w:ascii="Times New Roman" w:hAnsi="Times New Roman" w:cs="Times New Roman"/>
        </w:rPr>
        <w:instrText xml:space="preserve"> MACROBUTTON MTEditEquationSection2 </w:instrText>
      </w:r>
      <w:r w:rsidR="00E351E3" w:rsidRPr="00E351E3">
        <w:rPr>
          <w:rStyle w:val="MTEquationSection"/>
        </w:rPr>
        <w:instrText>Equation Chapter (Next) Section 1</w:instrText>
      </w:r>
      <w:r w:rsidR="00AF3191">
        <w:fldChar w:fldCharType="begin"/>
      </w:r>
      <w:r w:rsidR="00AF3191">
        <w:instrText xml:space="preserve"> SEQ MTEqn \r \h \* MERGEFORMAT </w:instrText>
      </w:r>
      <w:r w:rsidR="00AF3191">
        <w:fldChar w:fldCharType="end"/>
      </w:r>
      <w:r w:rsidR="00AF3191">
        <w:fldChar w:fldCharType="begin"/>
      </w:r>
      <w:r w:rsidR="00AF3191">
        <w:instrText xml:space="preserve"> SEQ MTSec \r 1 \h \* MERGEFORMAT </w:instrText>
      </w:r>
      <w:r w:rsidR="00AF3191">
        <w:fldChar w:fldCharType="end"/>
      </w:r>
      <w:r w:rsidR="00AF3191">
        <w:fldChar w:fldCharType="begin"/>
      </w:r>
      <w:r w:rsidR="00AF3191">
        <w:instrText xml:space="preserve"> SEQ MTChap \h \* MERGEFORMAT </w:instrText>
      </w:r>
      <w:r w:rsidR="00AF3191">
        <w:fldChar w:fldCharType="end"/>
      </w:r>
      <w:r w:rsidR="00592BD6">
        <w:rPr>
          <w:rFonts w:ascii="Times New Roman" w:hAnsi="Times New Roman" w:cs="Times New Roman"/>
        </w:rPr>
        <w:fldChar w:fldCharType="end"/>
      </w:r>
    </w:p>
    <w:p w:rsidR="00A55F7E" w:rsidRPr="00BF6767" w:rsidRDefault="00BF6767" w:rsidP="00BF6767">
      <w:pPr>
        <w:pStyle w:val="3"/>
        <w:rPr>
          <w:sz w:val="32"/>
          <w:szCs w:val="32"/>
        </w:rPr>
      </w:pPr>
      <w:r>
        <w:t xml:space="preserve"> </w:t>
      </w:r>
      <w:r w:rsidR="0073544C">
        <w:t>Pollen D</w:t>
      </w:r>
      <w:r w:rsidR="00A55F7E" w:rsidRPr="00BF6767">
        <w:t>ata Collection</w:t>
      </w:r>
    </w:p>
    <w:p w:rsidR="00A11063" w:rsidRPr="000E4139" w:rsidRDefault="008F7242" w:rsidP="00FD571A">
      <w:pPr>
        <w:autoSpaceDE w:val="0"/>
        <w:autoSpaceDN w:val="0"/>
        <w:adjustRightInd w:val="0"/>
        <w:snapToGrid w:val="0"/>
        <w:spacing w:line="480" w:lineRule="auto"/>
        <w:ind w:firstLine="720"/>
        <w:contextualSpacing/>
        <w:jc w:val="left"/>
        <w:rPr>
          <w:rFonts w:ascii="Times-Roman" w:hAnsi="Times-Roman" w:cs="Times-Roman"/>
          <w:color w:val="000000"/>
          <w:kern w:val="0"/>
          <w:sz w:val="24"/>
          <w:szCs w:val="24"/>
        </w:rPr>
      </w:pPr>
      <w:r w:rsidRPr="00FD571A">
        <w:rPr>
          <w:rFonts w:ascii="Times-Roman" w:hAnsi="Times-Roman" w:cs="Times-Roman"/>
          <w:kern w:val="0"/>
          <w:sz w:val="24"/>
          <w:szCs w:val="24"/>
        </w:rPr>
        <w:t xml:space="preserve">Observed airborne pollen data from </w:t>
      </w:r>
      <w:r w:rsidR="000E13F3" w:rsidRPr="00FD571A">
        <w:rPr>
          <w:rFonts w:ascii="Times-Roman" w:hAnsi="Times-Roman" w:cs="Times-Roman"/>
          <w:kern w:val="0"/>
          <w:sz w:val="24"/>
          <w:szCs w:val="24"/>
        </w:rPr>
        <w:t xml:space="preserve">85 monitor </w:t>
      </w:r>
      <w:r w:rsidRPr="00FD571A">
        <w:rPr>
          <w:rFonts w:ascii="Times-Roman" w:hAnsi="Times-Roman" w:cs="Times-Roman"/>
          <w:kern w:val="0"/>
          <w:sz w:val="24"/>
          <w:szCs w:val="24"/>
        </w:rPr>
        <w:t>stations from 1994</w:t>
      </w:r>
      <w:r w:rsidR="000E13F3" w:rsidRPr="00FD571A">
        <w:rPr>
          <w:rFonts w:ascii="Times-Roman" w:hAnsi="Times-Roman" w:cs="Times-Roman"/>
          <w:kern w:val="0"/>
          <w:sz w:val="24"/>
          <w:szCs w:val="24"/>
        </w:rPr>
        <w:t xml:space="preserve"> </w:t>
      </w:r>
      <w:r w:rsidRPr="00FD571A">
        <w:rPr>
          <w:rFonts w:ascii="Times-Roman" w:hAnsi="Times-Roman" w:cs="Times-Roman"/>
          <w:kern w:val="0"/>
          <w:sz w:val="24"/>
          <w:szCs w:val="24"/>
        </w:rPr>
        <w:t>to 201</w:t>
      </w:r>
      <w:r w:rsidR="000E13F3" w:rsidRPr="00FD571A">
        <w:rPr>
          <w:rFonts w:ascii="Times-Roman" w:hAnsi="Times-Roman" w:cs="Times-Roman"/>
          <w:kern w:val="0"/>
          <w:sz w:val="24"/>
          <w:szCs w:val="24"/>
        </w:rPr>
        <w:t>0</w:t>
      </w:r>
      <w:r w:rsidRPr="00FD571A">
        <w:rPr>
          <w:rFonts w:ascii="Times-Roman" w:hAnsi="Times-Roman" w:cs="Times-Roman"/>
          <w:kern w:val="0"/>
          <w:sz w:val="24"/>
          <w:szCs w:val="24"/>
        </w:rPr>
        <w:t xml:space="preserve"> at </w:t>
      </w:r>
      <w:r w:rsidR="000E13F3" w:rsidRPr="00FD571A">
        <w:rPr>
          <w:rFonts w:ascii="Times-Roman" w:hAnsi="Times-Roman" w:cs="Times-Roman"/>
          <w:kern w:val="0"/>
          <w:sz w:val="24"/>
          <w:szCs w:val="24"/>
        </w:rPr>
        <w:t>nine different climates zones</w:t>
      </w:r>
      <w:r w:rsidR="00FF4081" w:rsidRPr="00FD571A">
        <w:rPr>
          <w:rFonts w:ascii="Times-Roman" w:hAnsi="Times-Roman" w:cs="Times-Roman"/>
          <w:kern w:val="0"/>
          <w:sz w:val="24"/>
          <w:szCs w:val="24"/>
        </w:rPr>
        <w:t xml:space="preserve"> </w:t>
      </w:r>
      <w:r w:rsidR="000E13F3" w:rsidRPr="00FD571A">
        <w:rPr>
          <w:rFonts w:ascii="Times-Roman" w:hAnsi="Times-Roman" w:cs="Times-Roman"/>
          <w:kern w:val="0"/>
          <w:sz w:val="24"/>
          <w:szCs w:val="24"/>
        </w:rPr>
        <w:t xml:space="preserve">in </w:t>
      </w:r>
      <w:r w:rsidRPr="00FD571A">
        <w:rPr>
          <w:rFonts w:ascii="Times-Roman" w:hAnsi="Times-Roman" w:cs="Times-Roman"/>
          <w:kern w:val="0"/>
          <w:sz w:val="24"/>
          <w:szCs w:val="24"/>
        </w:rPr>
        <w:t>the US</w:t>
      </w:r>
      <w:r w:rsidR="000277AA" w:rsidRPr="00FD571A">
        <w:rPr>
          <w:rFonts w:ascii="Times-Roman" w:hAnsi="Times-Roman" w:cs="Times-Roman"/>
          <w:kern w:val="0"/>
          <w:sz w:val="24"/>
          <w:szCs w:val="24"/>
        </w:rPr>
        <w:t xml:space="preserve"> (</w:t>
      </w:r>
      <w:r w:rsidR="000277AA" w:rsidRPr="00FD571A">
        <w:rPr>
          <w:rFonts w:ascii="Times-Roman" w:hAnsi="Times-Roman" w:cs="Times-Roman"/>
          <w:kern w:val="0"/>
          <w:sz w:val="24"/>
          <w:szCs w:val="24"/>
        </w:rPr>
        <w:fldChar w:fldCharType="begin"/>
      </w:r>
      <w:r w:rsidR="000277AA" w:rsidRPr="00FD571A">
        <w:rPr>
          <w:rFonts w:ascii="Times-Roman" w:hAnsi="Times-Roman" w:cs="Times-Roman"/>
          <w:kern w:val="0"/>
          <w:sz w:val="24"/>
          <w:szCs w:val="24"/>
        </w:rPr>
        <w:instrText xml:space="preserve"> REF _Ref374305588 \h  \* MERGEFORMAT </w:instrText>
      </w:r>
      <w:r w:rsidR="000277AA" w:rsidRPr="00FD571A">
        <w:rPr>
          <w:rFonts w:ascii="Times-Roman" w:hAnsi="Times-Roman" w:cs="Times-Roman"/>
          <w:kern w:val="0"/>
          <w:sz w:val="24"/>
          <w:szCs w:val="24"/>
        </w:rPr>
      </w:r>
      <w:r w:rsidR="000277AA" w:rsidRPr="00FD571A">
        <w:rPr>
          <w:rFonts w:ascii="Times-Roman" w:hAnsi="Times-Roman" w:cs="Times-Roman"/>
          <w:kern w:val="0"/>
          <w:sz w:val="24"/>
          <w:szCs w:val="24"/>
        </w:rPr>
        <w:fldChar w:fldCharType="separate"/>
      </w:r>
      <w:r w:rsidR="000277AA" w:rsidRPr="00FD571A">
        <w:rPr>
          <w:rFonts w:ascii="Times-Roman" w:hAnsi="Times-Roman" w:cs="Times-Roman"/>
          <w:kern w:val="0"/>
          <w:sz w:val="24"/>
          <w:szCs w:val="24"/>
        </w:rPr>
        <w:t>Figure 4</w:t>
      </w:r>
      <w:r w:rsidR="000277AA" w:rsidRPr="00FD571A">
        <w:rPr>
          <w:rFonts w:ascii="Times-Roman" w:hAnsi="Times-Roman" w:cs="Times-Roman"/>
          <w:kern w:val="0"/>
          <w:sz w:val="24"/>
          <w:szCs w:val="24"/>
        </w:rPr>
        <w:fldChar w:fldCharType="end"/>
      </w:r>
      <w:r w:rsidR="000277AA" w:rsidRPr="00FD571A">
        <w:rPr>
          <w:rFonts w:ascii="Times-Roman" w:hAnsi="Times-Roman" w:cs="Times-Roman"/>
          <w:kern w:val="0"/>
          <w:sz w:val="24"/>
          <w:szCs w:val="24"/>
        </w:rPr>
        <w:t>) (</w:t>
      </w:r>
      <w:r w:rsidR="000277AA" w:rsidRPr="00FD571A">
        <w:rPr>
          <w:rFonts w:ascii="Times-Roman" w:hAnsi="Times-Roman" w:cs="Times-Roman"/>
          <w:kern w:val="0"/>
          <w:sz w:val="24"/>
          <w:szCs w:val="24"/>
        </w:rPr>
        <w:fldChar w:fldCharType="begin"/>
      </w:r>
      <w:r w:rsidR="000277AA" w:rsidRPr="00FD571A">
        <w:rPr>
          <w:rFonts w:ascii="Times-Roman" w:hAnsi="Times-Roman" w:cs="Times-Roman"/>
          <w:kern w:val="0"/>
          <w:sz w:val="24"/>
          <w:szCs w:val="24"/>
        </w:rPr>
        <w:instrText xml:space="preserve"> REF _Ref374998133 \h  \* MERGEFORMAT </w:instrText>
      </w:r>
      <w:r w:rsidR="000277AA" w:rsidRPr="00FD571A">
        <w:rPr>
          <w:rFonts w:ascii="Times-Roman" w:hAnsi="Times-Roman" w:cs="Times-Roman"/>
          <w:kern w:val="0"/>
          <w:sz w:val="24"/>
          <w:szCs w:val="24"/>
        </w:rPr>
      </w:r>
      <w:r w:rsidR="000277AA" w:rsidRPr="00FD571A">
        <w:rPr>
          <w:rFonts w:ascii="Times-Roman" w:hAnsi="Times-Roman" w:cs="Times-Roman"/>
          <w:kern w:val="0"/>
          <w:sz w:val="24"/>
          <w:szCs w:val="24"/>
        </w:rPr>
        <w:fldChar w:fldCharType="separate"/>
      </w:r>
      <w:r w:rsidR="000277AA" w:rsidRPr="00FD571A">
        <w:rPr>
          <w:rFonts w:ascii="Times-Roman" w:hAnsi="Times-Roman" w:cs="Times-Roman"/>
          <w:kern w:val="0"/>
          <w:sz w:val="24"/>
          <w:szCs w:val="24"/>
        </w:rPr>
        <w:t>Figure 5</w:t>
      </w:r>
      <w:r w:rsidR="000277AA" w:rsidRPr="00FD571A">
        <w:rPr>
          <w:rFonts w:ascii="Times-Roman" w:hAnsi="Times-Roman" w:cs="Times-Roman"/>
          <w:kern w:val="0"/>
          <w:sz w:val="24"/>
          <w:szCs w:val="24"/>
        </w:rPr>
        <w:fldChar w:fldCharType="end"/>
      </w:r>
      <w:r w:rsidR="000277AA" w:rsidRPr="00FD571A">
        <w:rPr>
          <w:rFonts w:ascii="Times-Roman" w:hAnsi="Times-Roman" w:cs="Times-Roman"/>
          <w:kern w:val="0"/>
          <w:sz w:val="24"/>
          <w:szCs w:val="24"/>
        </w:rPr>
        <w:t>)</w:t>
      </w:r>
      <w:r w:rsidRPr="00FD571A">
        <w:rPr>
          <w:rFonts w:ascii="Times-Roman" w:hAnsi="Times-Roman" w:cs="Times-Roman"/>
          <w:kern w:val="0"/>
          <w:sz w:val="24"/>
          <w:szCs w:val="24"/>
        </w:rPr>
        <w:t xml:space="preserve"> were studied to examine</w:t>
      </w:r>
      <w:r w:rsidR="000E13F3" w:rsidRPr="00FD571A">
        <w:rPr>
          <w:rFonts w:ascii="Times-Roman" w:hAnsi="Times-Roman" w:cs="Times-Roman"/>
          <w:kern w:val="0"/>
          <w:sz w:val="24"/>
          <w:szCs w:val="24"/>
        </w:rPr>
        <w:t xml:space="preserve"> </w:t>
      </w:r>
      <w:r w:rsidR="00CE34F8" w:rsidRPr="00FD571A">
        <w:rPr>
          <w:rFonts w:ascii="Times-Roman" w:hAnsi="Times-Roman" w:cs="Times-Roman"/>
          <w:kern w:val="0"/>
          <w:sz w:val="24"/>
          <w:szCs w:val="24"/>
        </w:rPr>
        <w:t>the annual</w:t>
      </w:r>
      <w:r w:rsidRPr="00FD571A">
        <w:rPr>
          <w:rFonts w:ascii="Times-Roman" w:hAnsi="Times-Roman" w:cs="Times-Roman"/>
          <w:kern w:val="0"/>
          <w:sz w:val="24"/>
          <w:szCs w:val="24"/>
        </w:rPr>
        <w:t xml:space="preserve"> mean and </w:t>
      </w:r>
      <w:r w:rsidR="00CE34F8" w:rsidRPr="00FD571A">
        <w:rPr>
          <w:rFonts w:ascii="Times-Roman" w:hAnsi="Times-Roman" w:cs="Times-Roman"/>
          <w:kern w:val="0"/>
          <w:sz w:val="24"/>
          <w:szCs w:val="24"/>
        </w:rPr>
        <w:t>pea</w:t>
      </w:r>
      <w:r w:rsidR="00CE34F8" w:rsidRPr="000E4139">
        <w:rPr>
          <w:rFonts w:ascii="Times-Roman" w:hAnsi="Times-Roman" w:cs="Times-Roman"/>
          <w:color w:val="000000"/>
          <w:kern w:val="0"/>
          <w:sz w:val="24"/>
          <w:szCs w:val="24"/>
        </w:rPr>
        <w:t>k value</w:t>
      </w:r>
      <w:r w:rsidRPr="000E4139">
        <w:rPr>
          <w:rFonts w:ascii="Times-Roman" w:hAnsi="Times-Roman" w:cs="Times-Roman"/>
          <w:color w:val="000000"/>
          <w:kern w:val="0"/>
          <w:sz w:val="24"/>
          <w:szCs w:val="24"/>
        </w:rPr>
        <w:t xml:space="preserve"> of daily concentration</w:t>
      </w:r>
      <w:r w:rsidR="00863BE3" w:rsidRPr="000E4139">
        <w:rPr>
          <w:rFonts w:ascii="Times-Roman" w:hAnsi="Times-Roman" w:cs="Times-Roman"/>
          <w:color w:val="000000"/>
          <w:kern w:val="0"/>
          <w:sz w:val="24"/>
          <w:szCs w:val="24"/>
        </w:rPr>
        <w:t xml:space="preserve">s </w:t>
      </w:r>
      <w:r w:rsidR="000E13F3" w:rsidRPr="000E4139">
        <w:rPr>
          <w:rFonts w:ascii="Times-Roman" w:hAnsi="Times-Roman" w:cs="Times-Roman"/>
          <w:color w:val="000000"/>
          <w:kern w:val="0"/>
          <w:sz w:val="24"/>
          <w:szCs w:val="24"/>
        </w:rPr>
        <w:t>of fi</w:t>
      </w:r>
      <w:r w:rsidR="00863BE3" w:rsidRPr="000E4139">
        <w:rPr>
          <w:rFonts w:ascii="Times-Roman" w:hAnsi="Times-Roman" w:cs="Times-Roman"/>
          <w:color w:val="000000"/>
          <w:kern w:val="0"/>
          <w:sz w:val="24"/>
          <w:szCs w:val="24"/>
        </w:rPr>
        <w:t xml:space="preserve">ve different species of pollens </w:t>
      </w:r>
      <w:r w:rsidR="00CE34F8" w:rsidRPr="000E4139">
        <w:rPr>
          <w:rFonts w:ascii="Times-Roman" w:hAnsi="Times-Roman" w:cs="Times-Roman"/>
          <w:color w:val="000000"/>
          <w:kern w:val="0"/>
          <w:sz w:val="24"/>
          <w:szCs w:val="24"/>
        </w:rPr>
        <w:t>(Ambrosia</w:t>
      </w:r>
      <w:r w:rsidR="000E13F3" w:rsidRPr="000E4139">
        <w:rPr>
          <w:rFonts w:ascii="Times-Roman" w:hAnsi="Times-Roman" w:cs="Times-Roman"/>
          <w:color w:val="000000"/>
          <w:kern w:val="0"/>
          <w:sz w:val="24"/>
          <w:szCs w:val="24"/>
        </w:rPr>
        <w:t>,</w:t>
      </w:r>
      <w:r w:rsidR="00CE34F8" w:rsidRPr="000E4139">
        <w:rPr>
          <w:rFonts w:ascii="Times-Roman" w:hAnsi="Times-Roman" w:cs="Times-Roman"/>
          <w:color w:val="000000"/>
          <w:kern w:val="0"/>
          <w:sz w:val="24"/>
          <w:szCs w:val="24"/>
        </w:rPr>
        <w:t xml:space="preserve"> Artemisia</w:t>
      </w:r>
      <w:r w:rsidR="000E13F3" w:rsidRPr="000E4139">
        <w:rPr>
          <w:rFonts w:ascii="Times-Roman" w:hAnsi="Times-Roman" w:cs="Times-Roman"/>
          <w:color w:val="000000"/>
          <w:kern w:val="0"/>
          <w:sz w:val="24"/>
          <w:szCs w:val="24"/>
        </w:rPr>
        <w:t>,</w:t>
      </w:r>
      <w:r w:rsidR="00CE34F8" w:rsidRPr="000E4139">
        <w:rPr>
          <w:rFonts w:ascii="Times-Roman" w:hAnsi="Times-Roman" w:cs="Times-Roman"/>
          <w:color w:val="000000"/>
          <w:kern w:val="0"/>
          <w:sz w:val="24"/>
          <w:szCs w:val="24"/>
        </w:rPr>
        <w:t xml:space="preserve"> Betula, Gramineae</w:t>
      </w:r>
      <w:r w:rsidR="000E13F3" w:rsidRPr="000E4139">
        <w:rPr>
          <w:rFonts w:ascii="Times-Roman" w:hAnsi="Times-Roman" w:cs="Times-Roman"/>
          <w:color w:val="000000"/>
          <w:kern w:val="0"/>
          <w:sz w:val="24"/>
          <w:szCs w:val="24"/>
        </w:rPr>
        <w:t>,</w:t>
      </w:r>
      <w:r w:rsidR="00CE34F8" w:rsidRPr="000E4139">
        <w:rPr>
          <w:rFonts w:ascii="Times-Roman" w:hAnsi="Times-Roman" w:cs="Times-Roman"/>
          <w:color w:val="000000"/>
          <w:kern w:val="0"/>
          <w:sz w:val="24"/>
          <w:szCs w:val="24"/>
        </w:rPr>
        <w:t xml:space="preserve"> and Quercus</w:t>
      </w:r>
      <w:r w:rsidR="000E13F3" w:rsidRPr="000E4139">
        <w:rPr>
          <w:rFonts w:ascii="Times-Roman" w:hAnsi="Times-Roman" w:cs="Times-Roman"/>
          <w:color w:val="000000"/>
          <w:kern w:val="0"/>
          <w:sz w:val="24"/>
          <w:szCs w:val="24"/>
        </w:rPr>
        <w:t>)</w:t>
      </w:r>
      <w:r w:rsidRPr="000E4139">
        <w:rPr>
          <w:rFonts w:ascii="Times-Roman" w:hAnsi="Times-Roman" w:cs="Times-Roman"/>
          <w:color w:val="000000"/>
          <w:kern w:val="0"/>
          <w:sz w:val="24"/>
          <w:szCs w:val="24"/>
        </w:rPr>
        <w:t xml:space="preserve">. </w:t>
      </w:r>
      <w:r w:rsidR="00FF4081" w:rsidRPr="000E4139">
        <w:rPr>
          <w:rFonts w:ascii="Times-Roman" w:hAnsi="Times-Roman" w:cs="Times-Roman"/>
          <w:color w:val="000000"/>
          <w:kern w:val="0"/>
          <w:sz w:val="24"/>
          <w:szCs w:val="24"/>
        </w:rPr>
        <w:t>Regression</w:t>
      </w:r>
      <w:r w:rsidR="00011A64" w:rsidRPr="000E4139">
        <w:rPr>
          <w:rFonts w:ascii="Times-Roman" w:hAnsi="Times-Roman" w:cs="Times-Roman"/>
          <w:color w:val="000000"/>
          <w:kern w:val="0"/>
          <w:sz w:val="24"/>
          <w:szCs w:val="24"/>
        </w:rPr>
        <w:t xml:space="preserve"> </w:t>
      </w:r>
      <w:r w:rsidR="00FF4081" w:rsidRPr="000E4139">
        <w:rPr>
          <w:rFonts w:ascii="Times-Roman" w:hAnsi="Times-Roman" w:cs="Times-Roman"/>
          <w:color w:val="000000"/>
          <w:kern w:val="0"/>
          <w:sz w:val="24"/>
          <w:szCs w:val="24"/>
        </w:rPr>
        <w:t xml:space="preserve">analyses </w:t>
      </w:r>
      <w:r w:rsidR="00011A64" w:rsidRPr="000E4139">
        <w:rPr>
          <w:rFonts w:ascii="Times-Roman" w:hAnsi="Times-Roman" w:cs="Times-Roman"/>
          <w:color w:val="000000"/>
          <w:kern w:val="0"/>
          <w:sz w:val="24"/>
          <w:szCs w:val="24"/>
        </w:rPr>
        <w:t>were used</w:t>
      </w:r>
      <w:r w:rsidRPr="000E4139">
        <w:rPr>
          <w:rFonts w:ascii="Times-Roman" w:hAnsi="Times-Roman" w:cs="Times-Roman"/>
          <w:color w:val="000000"/>
          <w:kern w:val="0"/>
          <w:sz w:val="24"/>
          <w:szCs w:val="24"/>
        </w:rPr>
        <w:t xml:space="preserve"> to simulate start dates and season lengths of</w:t>
      </w:r>
      <w:r w:rsidR="005575CD" w:rsidRPr="000E4139">
        <w:rPr>
          <w:rFonts w:ascii="Times-Roman" w:hAnsi="Times-Roman" w:cs="Times-Roman"/>
          <w:color w:val="000000"/>
          <w:kern w:val="0"/>
          <w:sz w:val="24"/>
          <w:szCs w:val="24"/>
        </w:rPr>
        <w:t xml:space="preserve"> these five different kinds of </w:t>
      </w:r>
      <w:r w:rsidRPr="000E4139">
        <w:rPr>
          <w:rFonts w:ascii="Times-Roman" w:hAnsi="Times-Roman" w:cs="Times-Roman"/>
          <w:color w:val="000000"/>
          <w:kern w:val="0"/>
          <w:sz w:val="24"/>
          <w:szCs w:val="24"/>
        </w:rPr>
        <w:t xml:space="preserve">pollen for </w:t>
      </w:r>
      <w:r w:rsidR="005575CD" w:rsidRPr="000E4139">
        <w:rPr>
          <w:rFonts w:ascii="Times-Roman" w:hAnsi="Times-Roman" w:cs="Times-Roman"/>
          <w:color w:val="000000"/>
          <w:kern w:val="0"/>
          <w:sz w:val="24"/>
          <w:szCs w:val="24"/>
        </w:rPr>
        <w:t>the 17 year</w:t>
      </w:r>
      <w:r w:rsidR="00FF4081" w:rsidRPr="000E4139">
        <w:rPr>
          <w:rFonts w:ascii="Times-Roman" w:hAnsi="Times-Roman" w:cs="Times-Roman"/>
          <w:color w:val="000000"/>
          <w:kern w:val="0"/>
          <w:sz w:val="24"/>
          <w:szCs w:val="24"/>
        </w:rPr>
        <w:t>s’</w:t>
      </w:r>
      <w:r w:rsidR="005575CD" w:rsidRPr="000E4139">
        <w:rPr>
          <w:rFonts w:ascii="Times-Roman" w:hAnsi="Times-Roman" w:cs="Times-Roman"/>
          <w:color w:val="000000"/>
          <w:kern w:val="0"/>
          <w:sz w:val="24"/>
          <w:szCs w:val="24"/>
        </w:rPr>
        <w:t xml:space="preserve"> data in</w:t>
      </w:r>
      <w:r w:rsidRPr="000E4139">
        <w:rPr>
          <w:rFonts w:ascii="Times-Roman" w:hAnsi="Times-Roman" w:cs="Times-Roman"/>
          <w:color w:val="000000"/>
          <w:kern w:val="0"/>
          <w:sz w:val="24"/>
          <w:szCs w:val="24"/>
        </w:rPr>
        <w:t xml:space="preserve"> contiguous US (</w:t>
      </w:r>
      <w:r w:rsidR="00863BE3" w:rsidRPr="000E4139">
        <w:rPr>
          <w:rFonts w:ascii="Times-Roman" w:hAnsi="Times-Roman" w:cs="Times-Roman"/>
          <w:color w:val="000000"/>
          <w:kern w:val="0"/>
          <w:sz w:val="24"/>
          <w:szCs w:val="24"/>
        </w:rPr>
        <w:t>CONUS).</w:t>
      </w:r>
    </w:p>
    <w:p w:rsidR="00E414B5" w:rsidRDefault="00E10BF9" w:rsidP="00BF6767">
      <w:pPr>
        <w:pStyle w:val="3"/>
      </w:pPr>
      <w:r>
        <w:t>Population D</w:t>
      </w:r>
      <w:r w:rsidR="004E22CF">
        <w:t>ata and Exposure Factor</w:t>
      </w:r>
      <w:r>
        <w:t>s</w:t>
      </w:r>
    </w:p>
    <w:p w:rsidR="004E22CF" w:rsidRDefault="004E22CF" w:rsidP="00FD571A">
      <w:pPr>
        <w:spacing w:line="480" w:lineRule="auto"/>
        <w:ind w:firstLine="720"/>
        <w:rPr>
          <w:rFonts w:ascii="Times New Roman" w:hAnsi="Times New Roman" w:cs="Times New Roman"/>
          <w:color w:val="000000"/>
          <w:sz w:val="24"/>
          <w:szCs w:val="24"/>
          <w:shd w:val="clear" w:color="auto" w:fill="FFFFFF"/>
        </w:rPr>
      </w:pPr>
      <w:r w:rsidRPr="004E22CF">
        <w:rPr>
          <w:rFonts w:ascii="Times New Roman" w:hAnsi="Times New Roman" w:cs="Times New Roman"/>
          <w:color w:val="000000"/>
          <w:sz w:val="24"/>
          <w:szCs w:val="24"/>
          <w:shd w:val="clear" w:color="auto" w:fill="FFFFFF"/>
        </w:rPr>
        <w:t>The population data is from the United States census bureau. The demographic data contains the general population information</w:t>
      </w:r>
      <w:r w:rsidR="00FF4081">
        <w:rPr>
          <w:rFonts w:ascii="Times New Roman" w:hAnsi="Times New Roman" w:cs="Times New Roman"/>
          <w:color w:val="000000"/>
          <w:sz w:val="24"/>
          <w:szCs w:val="24"/>
          <w:shd w:val="clear" w:color="auto" w:fill="FFFFFF"/>
        </w:rPr>
        <w:t xml:space="preserve"> </w:t>
      </w:r>
      <w:r w:rsidR="009B77BD" w:rsidRPr="004E22CF">
        <w:rPr>
          <w:rFonts w:ascii="Times New Roman" w:hAnsi="Times New Roman" w:cs="Times New Roman"/>
          <w:color w:val="000000"/>
          <w:sz w:val="24"/>
          <w:szCs w:val="24"/>
          <w:shd w:val="clear" w:color="auto" w:fill="FFFFFF"/>
        </w:rPr>
        <w:fldChar w:fldCharType="begin"/>
      </w:r>
      <w:r w:rsidR="00613327">
        <w:rPr>
          <w:rFonts w:ascii="Times New Roman" w:hAnsi="Times New Roman" w:cs="Times New Roman"/>
          <w:color w:val="000000"/>
          <w:sz w:val="24"/>
          <w:szCs w:val="24"/>
          <w:shd w:val="clear" w:color="auto" w:fill="FFFFFF"/>
        </w:rPr>
        <w:instrText xml:space="preserve"> ADDIN EN.CITE &lt;EndNote&gt;&lt;Cite&gt;&lt;Author&gt;U.S&lt;/Author&gt;&lt;Year&gt;2010&lt;/Year&gt;&lt;RecNum&gt;30&lt;/RecNum&gt;&lt;DisplayText&gt;(U.S 2010)&lt;/DisplayText&gt;&lt;record&gt;&lt;rec-number&gt;30&lt;/rec-number&gt;&lt;foreign-keys&gt;&lt;key app="EN" db-id="2dtzart979vtdiedr97v25sr9s5rt9vep9tt" timestamp="1386559507"&gt;30&lt;/key&gt;&lt;/foreign-keys&gt;&lt;ref-type name="Journal Article"&gt;17&lt;/ref-type&gt;&lt;contributors&gt;&lt;authors&gt;&lt;author&gt;Census Bureau U.S&lt;/author&gt;&lt;/authors&gt;&lt;/contributors&gt;&lt;titles&gt;&lt;title&gt;Profile of General Population and Housing Characteristics: 2010  &lt;/title&gt;&lt;/titles&gt;&lt;dates&gt;&lt;year&gt;2010&lt;/year&gt;&lt;/dates&gt;&lt;urls&gt;&lt;/urls&gt;&lt;/record&gt;&lt;/Cite&gt;&lt;/EndNote&gt;</w:instrText>
      </w:r>
      <w:r w:rsidR="009B77BD" w:rsidRPr="004E22CF">
        <w:rPr>
          <w:rFonts w:ascii="Times New Roman" w:hAnsi="Times New Roman" w:cs="Times New Roman"/>
          <w:color w:val="000000"/>
          <w:sz w:val="24"/>
          <w:szCs w:val="24"/>
          <w:shd w:val="clear" w:color="auto" w:fill="FFFFFF"/>
        </w:rPr>
        <w:fldChar w:fldCharType="separate"/>
      </w:r>
      <w:r w:rsidR="00613327">
        <w:rPr>
          <w:rFonts w:ascii="Times New Roman" w:hAnsi="Times New Roman" w:cs="Times New Roman"/>
          <w:noProof/>
          <w:color w:val="000000"/>
          <w:sz w:val="24"/>
          <w:szCs w:val="24"/>
          <w:shd w:val="clear" w:color="auto" w:fill="FFFFFF"/>
        </w:rPr>
        <w:t>(</w:t>
      </w:r>
      <w:hyperlink w:anchor="_ENREF_21" w:tooltip="U.S, 2010 #30" w:history="1">
        <w:r w:rsidR="00613327">
          <w:rPr>
            <w:rFonts w:ascii="Times New Roman" w:hAnsi="Times New Roman" w:cs="Times New Roman"/>
            <w:noProof/>
            <w:color w:val="000000"/>
            <w:sz w:val="24"/>
            <w:szCs w:val="24"/>
            <w:shd w:val="clear" w:color="auto" w:fill="FFFFFF"/>
          </w:rPr>
          <w:t>U.S 2010</w:t>
        </w:r>
      </w:hyperlink>
      <w:r w:rsidR="00613327">
        <w:rPr>
          <w:rFonts w:ascii="Times New Roman" w:hAnsi="Times New Roman" w:cs="Times New Roman"/>
          <w:noProof/>
          <w:color w:val="000000"/>
          <w:sz w:val="24"/>
          <w:szCs w:val="24"/>
          <w:shd w:val="clear" w:color="auto" w:fill="FFFFFF"/>
        </w:rPr>
        <w:t>)</w:t>
      </w:r>
      <w:r w:rsidR="009B77BD" w:rsidRPr="004E22CF">
        <w:rPr>
          <w:rFonts w:ascii="Times New Roman" w:hAnsi="Times New Roman" w:cs="Times New Roman"/>
          <w:color w:val="000000"/>
          <w:sz w:val="24"/>
          <w:szCs w:val="24"/>
          <w:shd w:val="clear" w:color="auto" w:fill="FFFFFF"/>
        </w:rPr>
        <w:fldChar w:fldCharType="end"/>
      </w:r>
      <w:r w:rsidRPr="004E22CF">
        <w:rPr>
          <w:rFonts w:ascii="Times New Roman" w:hAnsi="Times New Roman" w:cs="Times New Roman"/>
          <w:color w:val="000000"/>
          <w:sz w:val="24"/>
          <w:szCs w:val="24"/>
          <w:shd w:val="clear" w:color="auto" w:fill="FFFFFF"/>
        </w:rPr>
        <w:t>,</w:t>
      </w:r>
      <w:r w:rsidR="00FF4081">
        <w:rPr>
          <w:rFonts w:ascii="Times New Roman" w:hAnsi="Times New Roman" w:cs="Times New Roman"/>
          <w:color w:val="000000"/>
          <w:sz w:val="24"/>
          <w:szCs w:val="24"/>
          <w:shd w:val="clear" w:color="auto" w:fill="FFFFFF"/>
        </w:rPr>
        <w:t xml:space="preserve"> </w:t>
      </w:r>
      <w:r w:rsidRPr="004E22CF">
        <w:rPr>
          <w:rFonts w:ascii="Times New Roman" w:hAnsi="Times New Roman" w:cs="Times New Roman"/>
          <w:color w:val="000000"/>
          <w:sz w:val="24"/>
          <w:szCs w:val="24"/>
          <w:shd w:val="clear" w:color="auto" w:fill="FFFFFF"/>
        </w:rPr>
        <w:t>in which the</w:t>
      </w:r>
      <w:r w:rsidR="00423D97">
        <w:rPr>
          <w:rFonts w:ascii="Times New Roman" w:hAnsi="Times New Roman" w:cs="Times New Roman"/>
          <w:color w:val="000000"/>
          <w:sz w:val="24"/>
          <w:szCs w:val="24"/>
          <w:shd w:val="clear" w:color="auto" w:fill="FFFFFF"/>
        </w:rPr>
        <w:t xml:space="preserve"> state-level </w:t>
      </w:r>
      <w:r w:rsidRPr="004E22CF">
        <w:rPr>
          <w:rFonts w:ascii="Times New Roman" w:hAnsi="Times New Roman" w:cs="Times New Roman"/>
          <w:color w:val="000000"/>
          <w:sz w:val="24"/>
          <w:szCs w:val="24"/>
          <w:shd w:val="clear" w:color="auto" w:fill="FFFFFF"/>
        </w:rPr>
        <w:t xml:space="preserve">population is </w:t>
      </w:r>
      <w:r w:rsidR="00FF4081">
        <w:rPr>
          <w:rFonts w:ascii="Times New Roman" w:hAnsi="Times New Roman" w:cs="Times New Roman"/>
          <w:color w:val="000000"/>
          <w:sz w:val="24"/>
          <w:szCs w:val="24"/>
          <w:shd w:val="clear" w:color="auto" w:fill="FFFFFF"/>
        </w:rPr>
        <w:t xml:space="preserve">classified </w:t>
      </w:r>
      <w:r w:rsidR="00423D97">
        <w:rPr>
          <w:rFonts w:ascii="Times New Roman" w:hAnsi="Times New Roman" w:cs="Times New Roman"/>
          <w:color w:val="000000"/>
          <w:sz w:val="24"/>
          <w:szCs w:val="24"/>
          <w:shd w:val="clear" w:color="auto" w:fill="FFFFFF"/>
        </w:rPr>
        <w:t>by age group</w:t>
      </w:r>
      <w:r w:rsidRPr="004E22CF">
        <w:rPr>
          <w:rFonts w:ascii="Times New Roman" w:hAnsi="Times New Roman" w:cs="Times New Roman"/>
          <w:color w:val="000000"/>
          <w:sz w:val="24"/>
          <w:szCs w:val="24"/>
          <w:shd w:val="clear" w:color="auto" w:fill="FFFFFF"/>
        </w:rPr>
        <w:t xml:space="preserve"> and sex.</w:t>
      </w:r>
      <w:r w:rsidR="00423D97">
        <w:rPr>
          <w:rFonts w:ascii="Times New Roman" w:hAnsi="Times New Roman" w:cs="Times New Roman"/>
          <w:color w:val="000000"/>
          <w:sz w:val="24"/>
          <w:szCs w:val="24"/>
          <w:shd w:val="clear" w:color="auto" w:fill="FFFFFF"/>
        </w:rPr>
        <w:t xml:space="preserve"> We combine</w:t>
      </w:r>
      <w:r w:rsidR="00FF4081">
        <w:rPr>
          <w:rFonts w:ascii="Times New Roman" w:hAnsi="Times New Roman" w:cs="Times New Roman"/>
          <w:color w:val="000000"/>
          <w:sz w:val="24"/>
          <w:szCs w:val="24"/>
          <w:shd w:val="clear" w:color="auto" w:fill="FFFFFF"/>
        </w:rPr>
        <w:t>d</w:t>
      </w:r>
      <w:r w:rsidR="00423D97">
        <w:rPr>
          <w:rFonts w:ascii="Times New Roman" w:hAnsi="Times New Roman" w:cs="Times New Roman"/>
          <w:color w:val="000000"/>
          <w:sz w:val="24"/>
          <w:szCs w:val="24"/>
          <w:shd w:val="clear" w:color="auto" w:fill="FFFFFF"/>
        </w:rPr>
        <w:t xml:space="preserve"> those </w:t>
      </w:r>
      <w:r w:rsidR="00A27C06">
        <w:rPr>
          <w:rFonts w:ascii="Times New Roman" w:hAnsi="Times New Roman" w:cs="Times New Roman"/>
          <w:color w:val="000000"/>
          <w:sz w:val="24"/>
          <w:szCs w:val="24"/>
          <w:shd w:val="clear" w:color="auto" w:fill="FFFFFF"/>
        </w:rPr>
        <w:t>data, using</w:t>
      </w:r>
      <w:r w:rsidR="00423D97">
        <w:rPr>
          <w:rFonts w:ascii="Times New Roman" w:hAnsi="Times New Roman" w:cs="Times New Roman"/>
          <w:color w:val="000000"/>
          <w:sz w:val="24"/>
          <w:szCs w:val="24"/>
          <w:shd w:val="clear" w:color="auto" w:fill="FFFFFF"/>
        </w:rPr>
        <w:t xml:space="preserve"> ArcGIS to generate the population data on age and sex in 9 different climate regions to </w:t>
      </w:r>
      <w:proofErr w:type="spellStart"/>
      <w:r w:rsidR="008A0F7B">
        <w:rPr>
          <w:rFonts w:ascii="Times New Roman" w:hAnsi="Times New Roman" w:cs="Times New Roman"/>
          <w:color w:val="000000"/>
          <w:sz w:val="24"/>
          <w:szCs w:val="24"/>
          <w:shd w:val="clear" w:color="auto" w:fill="FFFFFF"/>
        </w:rPr>
        <w:t>coupe</w:t>
      </w:r>
      <w:proofErr w:type="spellEnd"/>
      <w:r w:rsidR="00FF4081">
        <w:rPr>
          <w:rFonts w:ascii="Times New Roman" w:hAnsi="Times New Roman" w:cs="Times New Roman"/>
          <w:color w:val="000000"/>
          <w:sz w:val="24"/>
          <w:szCs w:val="24"/>
          <w:shd w:val="clear" w:color="auto" w:fill="FFFFFF"/>
        </w:rPr>
        <w:t xml:space="preserve"> with </w:t>
      </w:r>
      <w:r w:rsidR="00423D97">
        <w:rPr>
          <w:rFonts w:ascii="Times New Roman" w:hAnsi="Times New Roman" w:cs="Times New Roman"/>
          <w:color w:val="000000"/>
          <w:sz w:val="24"/>
          <w:szCs w:val="24"/>
          <w:shd w:val="clear" w:color="auto" w:fill="FFFFFF"/>
        </w:rPr>
        <w:t>the corresponding pollen data.</w:t>
      </w:r>
    </w:p>
    <w:p w:rsidR="00A27C06" w:rsidRDefault="00A27C06" w:rsidP="008A0F7B">
      <w:pPr>
        <w:spacing w:line="480" w:lineRule="auto"/>
        <w:ind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Exposure Factor data </w:t>
      </w:r>
      <w:r w:rsidR="00FF4081">
        <w:rPr>
          <w:rFonts w:ascii="Times New Roman" w:hAnsi="Times New Roman" w:cs="Times New Roman"/>
          <w:color w:val="000000"/>
          <w:sz w:val="24"/>
          <w:szCs w:val="24"/>
          <w:shd w:val="clear" w:color="auto" w:fill="FFFFFF"/>
        </w:rPr>
        <w:t xml:space="preserve">were </w:t>
      </w:r>
      <w:r>
        <w:rPr>
          <w:rFonts w:ascii="Times New Roman" w:hAnsi="Times New Roman" w:cs="Times New Roman"/>
          <w:color w:val="000000"/>
          <w:sz w:val="24"/>
          <w:szCs w:val="24"/>
          <w:shd w:val="clear" w:color="auto" w:fill="FFFFFF"/>
        </w:rPr>
        <w:t xml:space="preserve">obtained from </w:t>
      </w:r>
      <w:r w:rsidR="00766C6D">
        <w:rPr>
          <w:rFonts w:ascii="Times New Roman" w:hAnsi="Times New Roman" w:cs="Times New Roman"/>
          <w:color w:val="000000"/>
          <w:sz w:val="24"/>
          <w:szCs w:val="24"/>
          <w:shd w:val="clear" w:color="auto" w:fill="FFFFFF"/>
        </w:rPr>
        <w:t>US</w:t>
      </w:r>
      <w:r>
        <w:rPr>
          <w:rFonts w:ascii="Times New Roman" w:hAnsi="Times New Roman" w:cs="Times New Roman"/>
          <w:color w:val="000000"/>
          <w:sz w:val="24"/>
          <w:szCs w:val="24"/>
          <w:shd w:val="clear" w:color="auto" w:fill="FFFFFF"/>
        </w:rPr>
        <w:t>EPA</w:t>
      </w:r>
      <w:r w:rsidR="00766C6D">
        <w:rPr>
          <w:rFonts w:ascii="Times New Roman" w:hAnsi="Times New Roman" w:cs="Times New Roman"/>
          <w:color w:val="000000"/>
          <w:sz w:val="24"/>
          <w:szCs w:val="24"/>
          <w:shd w:val="clear" w:color="auto" w:fill="FFFFFF"/>
        </w:rPr>
        <w:t>’s</w:t>
      </w:r>
      <w:r>
        <w:rPr>
          <w:rFonts w:ascii="Times New Roman" w:hAnsi="Times New Roman" w:cs="Times New Roman"/>
          <w:color w:val="000000"/>
          <w:sz w:val="24"/>
          <w:szCs w:val="24"/>
          <w:shd w:val="clear" w:color="auto" w:fill="FFFFFF"/>
        </w:rPr>
        <w:t xml:space="preserve"> </w:t>
      </w:r>
      <w:r w:rsidR="00FF4081">
        <w:rPr>
          <w:rFonts w:ascii="Times New Roman" w:hAnsi="Times New Roman" w:cs="Times New Roman"/>
          <w:color w:val="000000"/>
          <w:sz w:val="24"/>
          <w:szCs w:val="24"/>
          <w:shd w:val="clear" w:color="auto" w:fill="FFFFFF"/>
        </w:rPr>
        <w:t>Exposure Factors H</w:t>
      </w:r>
      <w:r>
        <w:rPr>
          <w:rFonts w:ascii="Times New Roman" w:hAnsi="Times New Roman" w:cs="Times New Roman"/>
          <w:color w:val="000000"/>
          <w:sz w:val="24"/>
          <w:szCs w:val="24"/>
          <w:shd w:val="clear" w:color="auto" w:fill="FFFFFF"/>
        </w:rPr>
        <w:t>andbook</w:t>
      </w:r>
      <w:r w:rsidR="00FF4081">
        <w:rPr>
          <w:rFonts w:ascii="Times New Roman" w:hAnsi="Times New Roman" w:cs="Times New Roman"/>
          <w:color w:val="000000"/>
          <w:sz w:val="24"/>
          <w:szCs w:val="24"/>
          <w:shd w:val="clear" w:color="auto" w:fill="FFFFFF"/>
        </w:rPr>
        <w:t xml:space="preserve"> </w:t>
      </w:r>
      <w:r w:rsidR="00592BD6">
        <w:rPr>
          <w:rFonts w:ascii="Times New Roman" w:hAnsi="Times New Roman" w:cs="Times New Roman"/>
          <w:color w:val="000000"/>
          <w:sz w:val="24"/>
          <w:szCs w:val="24"/>
          <w:shd w:val="clear" w:color="auto" w:fill="FFFFFF"/>
        </w:rPr>
        <w:fldChar w:fldCharType="begin"/>
      </w:r>
      <w:r w:rsidR="00613327">
        <w:rPr>
          <w:rFonts w:ascii="Times New Roman" w:hAnsi="Times New Roman" w:cs="Times New Roman"/>
          <w:color w:val="000000"/>
          <w:sz w:val="24"/>
          <w:szCs w:val="24"/>
          <w:shd w:val="clear" w:color="auto" w:fill="FFFFFF"/>
        </w:rPr>
        <w:instrText xml:space="preserve"> ADDIN EN.CITE &lt;EndNote&gt;&lt;Cite&gt;&lt;Author&gt;Agency&lt;/Author&gt;&lt;Year&gt;2010&lt;/Year&gt;&lt;RecNum&gt;5&lt;/RecNum&gt;&lt;DisplayText&gt;(Agency 2010)&lt;/DisplayText&gt;&lt;record&gt;&lt;rec-number&gt;5&lt;/rec-number&gt;&lt;foreign-keys&gt;&lt;key app="EN" db-id="2dtzart979vtdiedr97v25sr9s5rt9vep9tt" timestamp="1386367713"&gt;5&lt;/key&gt;&lt;/foreign-keys&gt;&lt;ref-type name="Generic"&gt;13&lt;/ref-type&gt;&lt;contributors&gt;&lt;authors&gt;&lt;author&gt;US-Environmental Protection Agency&lt;/author&gt;&lt;/authors&gt;&lt;/contributors&gt;&lt;titles&gt;&lt;title&gt;Exposure factors handbook&lt;/title&gt;&lt;/titles&gt;&lt;dates&gt;&lt;year&gt;2010&lt;/year&gt;&lt;/dates&gt;&lt;publisher&gt;EPA Washington, DC&lt;/publisher&gt;&lt;urls&gt;&lt;/urls&gt;&lt;/record&gt;&lt;/Cite&gt;&lt;/EndNote&gt;</w:instrText>
      </w:r>
      <w:r w:rsidR="00592BD6">
        <w:rPr>
          <w:rFonts w:ascii="Times New Roman" w:hAnsi="Times New Roman" w:cs="Times New Roman"/>
          <w:color w:val="000000"/>
          <w:sz w:val="24"/>
          <w:szCs w:val="24"/>
          <w:shd w:val="clear" w:color="auto" w:fill="FFFFFF"/>
        </w:rPr>
        <w:fldChar w:fldCharType="separate"/>
      </w:r>
      <w:r w:rsidR="00613327">
        <w:rPr>
          <w:rFonts w:ascii="Times New Roman" w:hAnsi="Times New Roman" w:cs="Times New Roman"/>
          <w:noProof/>
          <w:color w:val="000000"/>
          <w:sz w:val="24"/>
          <w:szCs w:val="24"/>
          <w:shd w:val="clear" w:color="auto" w:fill="FFFFFF"/>
        </w:rPr>
        <w:t>(</w:t>
      </w:r>
      <w:hyperlink w:anchor="_ENREF_2" w:tooltip="Agency, 2010 #5" w:history="1">
        <w:r w:rsidR="00613327">
          <w:rPr>
            <w:rFonts w:ascii="Times New Roman" w:hAnsi="Times New Roman" w:cs="Times New Roman"/>
            <w:noProof/>
            <w:color w:val="000000"/>
            <w:sz w:val="24"/>
            <w:szCs w:val="24"/>
            <w:shd w:val="clear" w:color="auto" w:fill="FFFFFF"/>
          </w:rPr>
          <w:t>Agency 2010</w:t>
        </w:r>
      </w:hyperlink>
      <w:r w:rsidR="00613327">
        <w:rPr>
          <w:rFonts w:ascii="Times New Roman" w:hAnsi="Times New Roman" w:cs="Times New Roman"/>
          <w:noProof/>
          <w:color w:val="000000"/>
          <w:sz w:val="24"/>
          <w:szCs w:val="24"/>
          <w:shd w:val="clear" w:color="auto" w:fill="FFFFFF"/>
        </w:rPr>
        <w:t>)</w:t>
      </w:r>
      <w:r w:rsidR="00592BD6">
        <w:rPr>
          <w:rFonts w:ascii="Times New Roman" w:hAnsi="Times New Roman" w:cs="Times New Roman"/>
          <w:color w:val="000000"/>
          <w:sz w:val="24"/>
          <w:szCs w:val="24"/>
          <w:shd w:val="clear" w:color="auto" w:fill="FFFFFF"/>
        </w:rPr>
        <w:fldChar w:fldCharType="end"/>
      </w:r>
      <w:r>
        <w:rPr>
          <w:rFonts w:ascii="Times New Roman" w:hAnsi="Times New Roman" w:cs="Times New Roman"/>
          <w:color w:val="000000"/>
          <w:sz w:val="24"/>
          <w:szCs w:val="24"/>
          <w:shd w:val="clear" w:color="auto" w:fill="FFFFFF"/>
        </w:rPr>
        <w:t>.</w:t>
      </w:r>
      <w:r w:rsidR="00FF4081">
        <w:rPr>
          <w:rFonts w:ascii="Times New Roman" w:hAnsi="Times New Roman" w:cs="Times New Roman"/>
          <w:color w:val="000000"/>
          <w:sz w:val="24"/>
          <w:szCs w:val="24"/>
          <w:shd w:val="clear" w:color="auto" w:fill="FFFFFF"/>
        </w:rPr>
        <w:t xml:space="preserve"> These </w:t>
      </w:r>
      <w:r w:rsidR="00227E87">
        <w:rPr>
          <w:rFonts w:ascii="Times New Roman" w:hAnsi="Times New Roman" w:cs="Times New Roman"/>
          <w:color w:val="000000"/>
          <w:sz w:val="24"/>
          <w:szCs w:val="24"/>
          <w:shd w:val="clear" w:color="auto" w:fill="FFFFFF"/>
        </w:rPr>
        <w:t>factor</w:t>
      </w:r>
      <w:r w:rsidR="00FF4081">
        <w:rPr>
          <w:rFonts w:ascii="Times New Roman" w:hAnsi="Times New Roman" w:cs="Times New Roman"/>
          <w:color w:val="000000"/>
          <w:sz w:val="24"/>
          <w:szCs w:val="24"/>
          <w:shd w:val="clear" w:color="auto" w:fill="FFFFFF"/>
        </w:rPr>
        <w:t>s</w:t>
      </w:r>
      <w:r w:rsidR="00227E87">
        <w:rPr>
          <w:rFonts w:ascii="Times New Roman" w:hAnsi="Times New Roman" w:cs="Times New Roman"/>
          <w:color w:val="000000"/>
          <w:sz w:val="24"/>
          <w:szCs w:val="24"/>
          <w:shd w:val="clear" w:color="auto" w:fill="FFFFFF"/>
        </w:rPr>
        <w:t xml:space="preserve"> </w:t>
      </w:r>
      <w:r w:rsidR="00FF4081">
        <w:rPr>
          <w:rFonts w:ascii="Times New Roman" w:hAnsi="Times New Roman" w:cs="Times New Roman"/>
          <w:color w:val="000000"/>
          <w:sz w:val="24"/>
          <w:szCs w:val="24"/>
          <w:shd w:val="clear" w:color="auto" w:fill="FFFFFF"/>
        </w:rPr>
        <w:t>include</w:t>
      </w:r>
      <w:r w:rsidR="00227E87">
        <w:rPr>
          <w:rFonts w:ascii="Times New Roman" w:hAnsi="Times New Roman" w:cs="Times New Roman"/>
          <w:color w:val="000000"/>
          <w:sz w:val="24"/>
          <w:szCs w:val="24"/>
          <w:shd w:val="clear" w:color="auto" w:fill="FFFFFF"/>
        </w:rPr>
        <w:t xml:space="preserve"> the value of inhalation,</w:t>
      </w:r>
      <w:r w:rsidR="00FF4081">
        <w:rPr>
          <w:rFonts w:ascii="Times New Roman" w:hAnsi="Times New Roman" w:cs="Times New Roman"/>
          <w:color w:val="000000"/>
          <w:sz w:val="24"/>
          <w:szCs w:val="24"/>
          <w:shd w:val="clear" w:color="auto" w:fill="FFFFFF"/>
        </w:rPr>
        <w:t xml:space="preserve"> </w:t>
      </w:r>
      <w:r w:rsidR="00227E87">
        <w:rPr>
          <w:rFonts w:ascii="Times New Roman" w:hAnsi="Times New Roman" w:cs="Times New Roman"/>
          <w:color w:val="000000"/>
          <w:sz w:val="24"/>
          <w:szCs w:val="24"/>
          <w:shd w:val="clear" w:color="auto" w:fill="FFFFFF"/>
        </w:rPr>
        <w:t>dermal contact frequency,</w:t>
      </w:r>
      <w:r w:rsidR="00FF4081">
        <w:rPr>
          <w:rFonts w:ascii="Times New Roman" w:hAnsi="Times New Roman" w:cs="Times New Roman"/>
          <w:color w:val="000000"/>
          <w:sz w:val="24"/>
          <w:szCs w:val="24"/>
          <w:shd w:val="clear" w:color="auto" w:fill="FFFFFF"/>
        </w:rPr>
        <w:t xml:space="preserve"> </w:t>
      </w:r>
      <w:r w:rsidR="00227E87">
        <w:rPr>
          <w:rFonts w:ascii="Times New Roman" w:hAnsi="Times New Roman" w:cs="Times New Roman"/>
          <w:color w:val="000000"/>
          <w:sz w:val="24"/>
          <w:szCs w:val="24"/>
          <w:shd w:val="clear" w:color="auto" w:fill="FFFFFF"/>
        </w:rPr>
        <w:t>skin surface, hand surface, indoor time/out</w:t>
      </w:r>
      <w:r w:rsidR="00FF4081">
        <w:rPr>
          <w:rFonts w:ascii="Times New Roman" w:hAnsi="Times New Roman" w:cs="Times New Roman"/>
          <w:color w:val="000000"/>
          <w:sz w:val="24"/>
          <w:szCs w:val="24"/>
          <w:shd w:val="clear" w:color="auto" w:fill="FFFFFF"/>
        </w:rPr>
        <w:t>door</w:t>
      </w:r>
      <w:r w:rsidR="00227E87">
        <w:rPr>
          <w:rFonts w:ascii="Times New Roman" w:hAnsi="Times New Roman" w:cs="Times New Roman"/>
          <w:color w:val="000000"/>
          <w:sz w:val="24"/>
          <w:szCs w:val="24"/>
          <w:shd w:val="clear" w:color="auto" w:fill="FFFFFF"/>
        </w:rPr>
        <w:t xml:space="preserve"> time and other exposure factor data in different age groups and sex. In each age group, ten different </w:t>
      </w:r>
      <w:r w:rsidR="00227E87">
        <w:rPr>
          <w:rFonts w:ascii="Times New Roman" w:hAnsi="Times New Roman" w:cs="Times New Roman"/>
          <w:color w:val="000000"/>
          <w:sz w:val="24"/>
          <w:szCs w:val="24"/>
          <w:shd w:val="clear" w:color="auto" w:fill="FFFFFF"/>
        </w:rPr>
        <w:lastRenderedPageBreak/>
        <w:t>percentiles level (</w:t>
      </w:r>
      <w:r w:rsidR="00BF2267">
        <w:rPr>
          <w:rFonts w:ascii="Times New Roman" w:hAnsi="Times New Roman" w:cs="Times New Roman"/>
          <w:color w:val="000000"/>
          <w:sz w:val="24"/>
          <w:szCs w:val="24"/>
          <w:shd w:val="clear" w:color="auto" w:fill="FFFFFF"/>
        </w:rPr>
        <w:t>5</w:t>
      </w:r>
      <w:r w:rsidR="00BF2267" w:rsidRPr="00BF2267">
        <w:rPr>
          <w:rFonts w:ascii="Times New Roman" w:hAnsi="Times New Roman" w:cs="Times New Roman"/>
          <w:color w:val="000000"/>
          <w:sz w:val="24"/>
          <w:szCs w:val="24"/>
          <w:shd w:val="clear" w:color="auto" w:fill="FFFFFF"/>
          <w:vertAlign w:val="superscript"/>
        </w:rPr>
        <w:t>th</w:t>
      </w:r>
      <w:r w:rsidR="00BF2267">
        <w:rPr>
          <w:rFonts w:ascii="Times New Roman" w:hAnsi="Times New Roman" w:cs="Times New Roman"/>
          <w:color w:val="000000"/>
          <w:sz w:val="24"/>
          <w:szCs w:val="24"/>
          <w:shd w:val="clear" w:color="auto" w:fill="FFFFFF"/>
        </w:rPr>
        <w:t>, 10</w:t>
      </w:r>
      <w:r w:rsidR="00BF2267" w:rsidRPr="00BF2267">
        <w:rPr>
          <w:rFonts w:ascii="Times New Roman" w:hAnsi="Times New Roman" w:cs="Times New Roman"/>
          <w:color w:val="000000"/>
          <w:sz w:val="24"/>
          <w:szCs w:val="24"/>
          <w:shd w:val="clear" w:color="auto" w:fill="FFFFFF"/>
          <w:vertAlign w:val="superscript"/>
        </w:rPr>
        <w:t>th</w:t>
      </w:r>
      <w:r w:rsidR="00BF2267">
        <w:rPr>
          <w:rFonts w:ascii="Times New Roman" w:hAnsi="Times New Roman" w:cs="Times New Roman"/>
          <w:color w:val="000000"/>
          <w:sz w:val="24"/>
          <w:szCs w:val="24"/>
          <w:shd w:val="clear" w:color="auto" w:fill="FFFFFF"/>
        </w:rPr>
        <w:t>, 25</w:t>
      </w:r>
      <w:r w:rsidR="00BF2267" w:rsidRPr="00BF2267">
        <w:rPr>
          <w:rFonts w:ascii="Times New Roman" w:hAnsi="Times New Roman" w:cs="Times New Roman"/>
          <w:color w:val="000000"/>
          <w:sz w:val="24"/>
          <w:szCs w:val="24"/>
          <w:shd w:val="clear" w:color="auto" w:fill="FFFFFF"/>
          <w:vertAlign w:val="superscript"/>
        </w:rPr>
        <w:t>th</w:t>
      </w:r>
      <w:r w:rsidR="00BF2267">
        <w:rPr>
          <w:rFonts w:ascii="Times New Roman" w:hAnsi="Times New Roman" w:cs="Times New Roman"/>
          <w:color w:val="000000"/>
          <w:sz w:val="24"/>
          <w:szCs w:val="24"/>
          <w:shd w:val="clear" w:color="auto" w:fill="FFFFFF"/>
        </w:rPr>
        <w:t>, 50</w:t>
      </w:r>
      <w:r w:rsidR="00BF2267" w:rsidRPr="00BF2267">
        <w:rPr>
          <w:rFonts w:ascii="Times New Roman" w:hAnsi="Times New Roman" w:cs="Times New Roman"/>
          <w:color w:val="000000"/>
          <w:sz w:val="24"/>
          <w:szCs w:val="24"/>
          <w:shd w:val="clear" w:color="auto" w:fill="FFFFFF"/>
          <w:vertAlign w:val="superscript"/>
        </w:rPr>
        <w:t>th</w:t>
      </w:r>
      <w:r w:rsidR="00BF2267">
        <w:rPr>
          <w:rFonts w:ascii="Times New Roman" w:hAnsi="Times New Roman" w:cs="Times New Roman"/>
          <w:color w:val="000000"/>
          <w:sz w:val="24"/>
          <w:szCs w:val="24"/>
          <w:shd w:val="clear" w:color="auto" w:fill="FFFFFF"/>
        </w:rPr>
        <w:t>, 75</w:t>
      </w:r>
      <w:r w:rsidR="00BF2267" w:rsidRPr="00BF2267">
        <w:rPr>
          <w:rFonts w:ascii="Times New Roman" w:hAnsi="Times New Roman" w:cs="Times New Roman"/>
          <w:color w:val="000000"/>
          <w:sz w:val="24"/>
          <w:szCs w:val="24"/>
          <w:shd w:val="clear" w:color="auto" w:fill="FFFFFF"/>
          <w:vertAlign w:val="superscript"/>
        </w:rPr>
        <w:t>th</w:t>
      </w:r>
      <w:r w:rsidR="00BF2267">
        <w:rPr>
          <w:rFonts w:ascii="Times New Roman" w:hAnsi="Times New Roman" w:cs="Times New Roman"/>
          <w:color w:val="000000"/>
          <w:sz w:val="24"/>
          <w:szCs w:val="24"/>
          <w:shd w:val="clear" w:color="auto" w:fill="FFFFFF"/>
        </w:rPr>
        <w:t>, 90</w:t>
      </w:r>
      <w:r w:rsidR="00BF2267" w:rsidRPr="00BF2267">
        <w:rPr>
          <w:rFonts w:ascii="Times New Roman" w:hAnsi="Times New Roman" w:cs="Times New Roman"/>
          <w:color w:val="000000"/>
          <w:sz w:val="24"/>
          <w:szCs w:val="24"/>
          <w:shd w:val="clear" w:color="auto" w:fill="FFFFFF"/>
          <w:vertAlign w:val="superscript"/>
        </w:rPr>
        <w:t>th</w:t>
      </w:r>
      <w:r w:rsidR="00BF2267">
        <w:rPr>
          <w:rFonts w:ascii="Times New Roman" w:hAnsi="Times New Roman" w:cs="Times New Roman"/>
          <w:color w:val="000000"/>
          <w:sz w:val="24"/>
          <w:szCs w:val="24"/>
          <w:shd w:val="clear" w:color="auto" w:fill="FFFFFF"/>
        </w:rPr>
        <w:t xml:space="preserve">, </w:t>
      </w:r>
      <w:r w:rsidR="000E4139">
        <w:rPr>
          <w:rFonts w:ascii="Times New Roman" w:hAnsi="Times New Roman" w:cs="Times New Roman"/>
          <w:color w:val="000000"/>
          <w:sz w:val="24"/>
          <w:szCs w:val="24"/>
          <w:shd w:val="clear" w:color="auto" w:fill="FFFFFF"/>
        </w:rPr>
        <w:t>and 95th</w:t>
      </w:r>
      <w:r w:rsidR="00BF2267">
        <w:rPr>
          <w:rFonts w:ascii="Times New Roman" w:hAnsi="Times New Roman" w:cs="Times New Roman"/>
          <w:color w:val="000000"/>
          <w:sz w:val="24"/>
          <w:szCs w:val="24"/>
          <w:shd w:val="clear" w:color="auto" w:fill="FFFFFF"/>
        </w:rPr>
        <w:t xml:space="preserve">) </w:t>
      </w:r>
      <w:r w:rsidR="00227E87">
        <w:rPr>
          <w:rFonts w:ascii="Times New Roman" w:hAnsi="Times New Roman" w:cs="Times New Roman"/>
          <w:color w:val="000000"/>
          <w:sz w:val="24"/>
          <w:szCs w:val="24"/>
          <w:shd w:val="clear" w:color="auto" w:fill="FFFFFF"/>
        </w:rPr>
        <w:t>and mean values of exposure factors are used to generate the exposure scenario in the nine climate zones.</w:t>
      </w:r>
    </w:p>
    <w:p w:rsidR="00227E87" w:rsidRPr="004E22CF" w:rsidRDefault="00227E87" w:rsidP="00B260E3">
      <w:pPr>
        <w:spacing w:line="480" w:lineRule="auto"/>
        <w:ind w:firstLine="4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These exposure factor data are all in country-level.</w:t>
      </w:r>
      <w:r w:rsidR="00B260E3" w:rsidRPr="00B260E3">
        <w:rPr>
          <w:rFonts w:ascii="Times New Roman" w:hAnsi="Times New Roman" w:cs="Times New Roman"/>
          <w:color w:val="000000"/>
          <w:sz w:val="24"/>
          <w:szCs w:val="24"/>
          <w:shd w:val="clear" w:color="auto" w:fill="FFFFFF"/>
        </w:rPr>
        <w:t xml:space="preserve"> Inhalation rate distribution and other exposure factors are the same for different climate regions,</w:t>
      </w:r>
      <w:r>
        <w:rPr>
          <w:rFonts w:ascii="Times New Roman" w:hAnsi="Times New Roman" w:cs="Times New Roman"/>
          <w:color w:val="000000"/>
          <w:sz w:val="24"/>
          <w:szCs w:val="24"/>
          <w:shd w:val="clear" w:color="auto" w:fill="FFFFFF"/>
        </w:rPr>
        <w:t xml:space="preserve"> although the temperature,</w:t>
      </w:r>
      <w:r w:rsidR="00FF4081">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illumination time </w:t>
      </w:r>
      <w:r w:rsidR="00EA27A0">
        <w:rPr>
          <w:rFonts w:ascii="Times New Roman" w:hAnsi="Times New Roman" w:cs="Times New Roman"/>
          <w:color w:val="000000"/>
          <w:sz w:val="24"/>
          <w:szCs w:val="24"/>
          <w:shd w:val="clear" w:color="auto" w:fill="FFFFFF"/>
        </w:rPr>
        <w:t xml:space="preserve">and other environmental factors </w:t>
      </w:r>
      <w:r>
        <w:rPr>
          <w:rFonts w:ascii="Times New Roman" w:hAnsi="Times New Roman" w:cs="Times New Roman"/>
          <w:color w:val="000000"/>
          <w:sz w:val="24"/>
          <w:szCs w:val="24"/>
          <w:shd w:val="clear" w:color="auto" w:fill="FFFFFF"/>
        </w:rPr>
        <w:t xml:space="preserve">may surely affect </w:t>
      </w:r>
      <w:r w:rsidR="00EA27A0">
        <w:rPr>
          <w:rFonts w:ascii="Times New Roman" w:hAnsi="Times New Roman" w:cs="Times New Roman"/>
          <w:color w:val="000000"/>
          <w:sz w:val="24"/>
          <w:szCs w:val="24"/>
          <w:shd w:val="clear" w:color="auto" w:fill="FFFFFF"/>
        </w:rPr>
        <w:t>values</w:t>
      </w:r>
      <w:r w:rsidR="00FD4DBD">
        <w:rPr>
          <w:rFonts w:ascii="Times New Roman" w:hAnsi="Times New Roman" w:cs="Times New Roman"/>
          <w:color w:val="000000"/>
          <w:sz w:val="24"/>
          <w:szCs w:val="24"/>
          <w:shd w:val="clear" w:color="auto" w:fill="FFFFFF"/>
        </w:rPr>
        <w:t xml:space="preserve"> of those factors</w:t>
      </w:r>
      <w:r w:rsidR="00EA27A0">
        <w:rPr>
          <w:rFonts w:ascii="Times New Roman" w:hAnsi="Times New Roman" w:cs="Times New Roman"/>
          <w:color w:val="000000"/>
          <w:sz w:val="24"/>
          <w:szCs w:val="24"/>
          <w:shd w:val="clear" w:color="auto" w:fill="FFFFFF"/>
        </w:rPr>
        <w:t>.</w:t>
      </w:r>
    </w:p>
    <w:p w:rsidR="00590ABB" w:rsidRPr="007E0204" w:rsidRDefault="00590ABB" w:rsidP="00713C12">
      <w:pPr>
        <w:pStyle w:val="2"/>
        <w:rPr>
          <w:rFonts w:ascii="Times New Roman" w:hAnsi="Times New Roman" w:cs="Times New Roman"/>
        </w:rPr>
      </w:pPr>
      <w:r w:rsidRPr="007E0204">
        <w:rPr>
          <w:rFonts w:ascii="Times New Roman" w:hAnsi="Times New Roman" w:cs="Times New Roman"/>
        </w:rPr>
        <w:t>Exposure Method</w:t>
      </w:r>
      <w:r w:rsidR="003E5B79" w:rsidRPr="007E0204">
        <w:rPr>
          <w:rFonts w:ascii="Times New Roman" w:hAnsi="Times New Roman" w:cs="Times New Roman"/>
        </w:rPr>
        <w:t xml:space="preserve"> Selection</w:t>
      </w:r>
      <w:r w:rsidR="00592BD6">
        <w:rPr>
          <w:rFonts w:ascii="Times New Roman" w:hAnsi="Times New Roman" w:cs="Times New Roman"/>
        </w:rPr>
        <w:fldChar w:fldCharType="begin"/>
      </w:r>
      <w:r w:rsidR="00C32C92">
        <w:rPr>
          <w:rFonts w:ascii="Times New Roman" w:hAnsi="Times New Roman" w:cs="Times New Roman"/>
        </w:rPr>
        <w:instrText xml:space="preserve"> MACROBUTTON MTEditEquationSection2 </w:instrText>
      </w:r>
      <w:r w:rsidR="00C32C92" w:rsidRPr="00C32C92">
        <w:rPr>
          <w:rStyle w:val="MTEquationSection"/>
        </w:rPr>
        <w:instrText>Equation Chapter (Next) Section 1</w:instrText>
      </w:r>
      <w:r w:rsidR="00AF3191">
        <w:fldChar w:fldCharType="begin"/>
      </w:r>
      <w:r w:rsidR="00AF3191">
        <w:instrText xml:space="preserve"> SEQ MTEqn \r \h \* MERGEFORMAT </w:instrText>
      </w:r>
      <w:r w:rsidR="00AF3191">
        <w:fldChar w:fldCharType="end"/>
      </w:r>
      <w:r w:rsidR="00AF3191">
        <w:fldChar w:fldCharType="begin"/>
      </w:r>
      <w:r w:rsidR="00AF3191">
        <w:instrText xml:space="preserve"> SEQ MTSec \r 1 \h \* MERGEFORMAT </w:instrText>
      </w:r>
      <w:r w:rsidR="00AF3191">
        <w:fldChar w:fldCharType="end"/>
      </w:r>
      <w:r w:rsidR="00AF3191">
        <w:fldChar w:fldCharType="begin"/>
      </w:r>
      <w:r w:rsidR="00AF3191">
        <w:instrText xml:space="preserve"> SEQ MTChap \h \* MERGEFORMAT </w:instrText>
      </w:r>
      <w:r w:rsidR="00AF3191">
        <w:fldChar w:fldCharType="end"/>
      </w:r>
      <w:r w:rsidR="00592BD6">
        <w:rPr>
          <w:rFonts w:ascii="Times New Roman" w:hAnsi="Times New Roman" w:cs="Times New Roman"/>
        </w:rPr>
        <w:fldChar w:fldCharType="end"/>
      </w:r>
    </w:p>
    <w:p w:rsidR="003E5B79" w:rsidRPr="009F663B" w:rsidRDefault="00713C12" w:rsidP="00BF6767">
      <w:pPr>
        <w:pStyle w:val="3"/>
      </w:pPr>
      <w:r w:rsidRPr="009F663B">
        <w:t>I</w:t>
      </w:r>
      <w:r w:rsidR="003E5B79" w:rsidRPr="009F663B">
        <w:t>nhalation</w:t>
      </w:r>
    </w:p>
    <w:p w:rsidR="000E59E3" w:rsidRPr="00195966" w:rsidRDefault="00590ABB" w:rsidP="00B260E3">
      <w:pPr>
        <w:spacing w:line="480" w:lineRule="auto"/>
        <w:ind w:firstLine="4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 xml:space="preserve">Exposure can be quantified by multiplying the concentration of an agent </w:t>
      </w:r>
      <w:r w:rsidR="007C779C">
        <w:rPr>
          <w:rFonts w:ascii="Times New Roman" w:hAnsi="Times New Roman" w:cs="Times New Roman"/>
          <w:color w:val="000000"/>
          <w:sz w:val="24"/>
          <w:szCs w:val="24"/>
          <w:shd w:val="clear" w:color="auto" w:fill="FFFFFF"/>
        </w:rPr>
        <w:t>and</w:t>
      </w:r>
      <w:r w:rsidR="007C779C" w:rsidRPr="00195966">
        <w:rPr>
          <w:rFonts w:ascii="Times New Roman" w:hAnsi="Times New Roman" w:cs="Times New Roman"/>
          <w:color w:val="000000"/>
          <w:sz w:val="24"/>
          <w:szCs w:val="24"/>
          <w:shd w:val="clear" w:color="auto" w:fill="FFFFFF"/>
        </w:rPr>
        <w:t xml:space="preserve"> </w:t>
      </w:r>
      <w:r w:rsidRPr="00195966">
        <w:rPr>
          <w:rFonts w:ascii="Times New Roman" w:hAnsi="Times New Roman" w:cs="Times New Roman"/>
          <w:color w:val="000000"/>
          <w:sz w:val="24"/>
          <w:szCs w:val="24"/>
          <w:shd w:val="clear" w:color="auto" w:fill="FFFFFF"/>
        </w:rPr>
        <w:t xml:space="preserve">the </w:t>
      </w:r>
      <w:r w:rsidR="007C779C">
        <w:rPr>
          <w:rFonts w:ascii="Times New Roman" w:hAnsi="Times New Roman" w:cs="Times New Roman"/>
          <w:color w:val="000000"/>
          <w:sz w:val="24"/>
          <w:szCs w:val="24"/>
          <w:shd w:val="clear" w:color="auto" w:fill="FFFFFF"/>
        </w:rPr>
        <w:t xml:space="preserve">exposed </w:t>
      </w:r>
      <w:r w:rsidRPr="00195966">
        <w:rPr>
          <w:rFonts w:ascii="Times New Roman" w:hAnsi="Times New Roman" w:cs="Times New Roman"/>
          <w:color w:val="000000"/>
          <w:sz w:val="24"/>
          <w:szCs w:val="24"/>
          <w:shd w:val="clear" w:color="auto" w:fill="FFFFFF"/>
        </w:rPr>
        <w:t>duration. Exposure can be instantaneous when the contact between an agent and a target occurs at a single point in time and space</w:t>
      </w:r>
      <w:r w:rsidR="00B441C7" w:rsidRPr="00195966">
        <w:rPr>
          <w:rFonts w:ascii="Times New Roman" w:hAnsi="Times New Roman" w:cs="Times New Roman"/>
          <w:color w:val="000000"/>
          <w:sz w:val="24"/>
          <w:szCs w:val="24"/>
          <w:shd w:val="clear" w:color="auto" w:fill="FFFFFF"/>
        </w:rPr>
        <w:t>.</w:t>
      </w:r>
      <w:r w:rsidR="007C779C">
        <w:rPr>
          <w:rFonts w:ascii="Times New Roman" w:hAnsi="Times New Roman" w:cs="Times New Roman"/>
          <w:color w:val="000000"/>
          <w:sz w:val="24"/>
          <w:szCs w:val="24"/>
          <w:shd w:val="clear" w:color="auto" w:fill="FFFFFF"/>
        </w:rPr>
        <w:t xml:space="preserve"> </w:t>
      </w:r>
      <w:r w:rsidRPr="00195966">
        <w:rPr>
          <w:rFonts w:ascii="Times New Roman" w:hAnsi="Times New Roman" w:cs="Times New Roman"/>
          <w:color w:val="000000"/>
          <w:sz w:val="24"/>
          <w:szCs w:val="24"/>
          <w:shd w:val="clear" w:color="auto" w:fill="FFFFFF"/>
        </w:rPr>
        <w:t xml:space="preserve">The summation of instantaneous exposures over the exposure duration is called the time-integrated exposure. Equation </w:t>
      </w:r>
      <w:r w:rsidR="007C779C">
        <w:rPr>
          <w:rFonts w:ascii="Times New Roman" w:hAnsi="Times New Roman" w:cs="Times New Roman"/>
          <w:color w:val="000000"/>
          <w:sz w:val="24"/>
          <w:szCs w:val="24"/>
          <w:shd w:val="clear" w:color="auto" w:fill="FFFFFF"/>
        </w:rPr>
        <w:fldChar w:fldCharType="begin"/>
      </w:r>
      <w:r w:rsidR="007C779C">
        <w:rPr>
          <w:rFonts w:ascii="Times New Roman" w:hAnsi="Times New Roman" w:cs="Times New Roman"/>
          <w:color w:val="000000"/>
          <w:sz w:val="24"/>
          <w:szCs w:val="24"/>
          <w:shd w:val="clear" w:color="auto" w:fill="FFFFFF"/>
        </w:rPr>
        <w:instrText xml:space="preserve"> GOTOBUTTON ZEqnNum262233  \* MERGEFORMAT </w:instrText>
      </w:r>
      <w:r w:rsidR="007C779C">
        <w:rPr>
          <w:rFonts w:ascii="Times New Roman" w:hAnsi="Times New Roman" w:cs="Times New Roman"/>
          <w:color w:val="000000"/>
          <w:sz w:val="24"/>
          <w:szCs w:val="24"/>
          <w:shd w:val="clear" w:color="auto" w:fill="FFFFFF"/>
        </w:rPr>
        <w:fldChar w:fldCharType="begin"/>
      </w:r>
      <w:r w:rsidR="007C779C">
        <w:rPr>
          <w:rFonts w:ascii="Times New Roman" w:hAnsi="Times New Roman" w:cs="Times New Roman"/>
          <w:color w:val="000000"/>
          <w:sz w:val="24"/>
          <w:szCs w:val="24"/>
          <w:shd w:val="clear" w:color="auto" w:fill="FFFFFF"/>
        </w:rPr>
        <w:instrText xml:space="preserve"> REF ZEqnNum262233 \* Charformat \! \* MERGEFORMAT </w:instrText>
      </w:r>
      <w:r w:rsidR="007C779C">
        <w:rPr>
          <w:rFonts w:ascii="Times New Roman" w:hAnsi="Times New Roman" w:cs="Times New Roman"/>
          <w:color w:val="000000"/>
          <w:sz w:val="24"/>
          <w:szCs w:val="24"/>
          <w:shd w:val="clear" w:color="auto" w:fill="FFFFFF"/>
        </w:rPr>
        <w:fldChar w:fldCharType="separate"/>
      </w:r>
      <w:r w:rsidR="00DA1F97" w:rsidRPr="00DA1F97">
        <w:rPr>
          <w:rFonts w:ascii="Times New Roman" w:hAnsi="Times New Roman" w:cs="Times New Roman"/>
          <w:color w:val="000000"/>
          <w:sz w:val="24"/>
          <w:szCs w:val="24"/>
          <w:shd w:val="clear" w:color="auto" w:fill="FFFFFF"/>
        </w:rPr>
        <w:instrText>(3.1)</w:instrText>
      </w:r>
      <w:r w:rsidR="007C779C">
        <w:rPr>
          <w:rFonts w:ascii="Times New Roman" w:hAnsi="Times New Roman" w:cs="Times New Roman"/>
          <w:color w:val="000000"/>
          <w:sz w:val="24"/>
          <w:szCs w:val="24"/>
          <w:shd w:val="clear" w:color="auto" w:fill="FFFFFF"/>
        </w:rPr>
        <w:fldChar w:fldCharType="end"/>
      </w:r>
      <w:r w:rsidR="007C779C">
        <w:rPr>
          <w:rFonts w:ascii="Times New Roman" w:hAnsi="Times New Roman" w:cs="Times New Roman"/>
          <w:color w:val="000000"/>
          <w:sz w:val="24"/>
          <w:szCs w:val="24"/>
          <w:shd w:val="clear" w:color="auto" w:fill="FFFFFF"/>
        </w:rPr>
        <w:fldChar w:fldCharType="end"/>
      </w:r>
      <w:r w:rsidR="007C779C">
        <w:rPr>
          <w:rFonts w:ascii="Times New Roman" w:hAnsi="Times New Roman" w:cs="Times New Roman"/>
          <w:color w:val="000000"/>
          <w:sz w:val="24"/>
          <w:szCs w:val="24"/>
          <w:shd w:val="clear" w:color="auto" w:fill="FFFFFF"/>
        </w:rPr>
        <w:t xml:space="preserve"> </w:t>
      </w:r>
      <w:r w:rsidRPr="00195966">
        <w:rPr>
          <w:rFonts w:ascii="Times New Roman" w:hAnsi="Times New Roman" w:cs="Times New Roman"/>
          <w:color w:val="000000"/>
          <w:sz w:val="24"/>
          <w:szCs w:val="24"/>
          <w:shd w:val="clear" w:color="auto" w:fill="FFFFFF"/>
        </w:rPr>
        <w:t>shows the time-integrated exposure</w:t>
      </w:r>
      <w:r w:rsidR="00592BD6">
        <w:rPr>
          <w:rFonts w:ascii="Times New Roman" w:hAnsi="Times New Roman" w:cs="Times New Roman"/>
          <w:color w:val="000000"/>
          <w:sz w:val="24"/>
          <w:szCs w:val="24"/>
          <w:shd w:val="clear" w:color="auto" w:fill="FFFFFF"/>
        </w:rPr>
        <w:fldChar w:fldCharType="begin"/>
      </w:r>
      <w:r w:rsidR="00613327">
        <w:rPr>
          <w:rFonts w:ascii="Times New Roman" w:hAnsi="Times New Roman" w:cs="Times New Roman"/>
          <w:color w:val="000000"/>
          <w:sz w:val="24"/>
          <w:szCs w:val="24"/>
          <w:shd w:val="clear" w:color="auto" w:fill="FFFFFF"/>
        </w:rPr>
        <w:instrText xml:space="preserve"> ADDIN EN.CITE &lt;EndNote&gt;&lt;Cite&gt;&lt;Author&gt;Fogh&lt;/Author&gt;&lt;Year&gt;2000&lt;/Year&gt;&lt;RecNum&gt;2&lt;/RecNum&gt;&lt;DisplayText&gt;(Fogh and Andersson 2000)&lt;/DisplayText&gt;&lt;record&gt;&lt;rec-number&gt;2&lt;/rec-number&gt;&lt;foreign-keys&gt;&lt;key app="EN" db-id="2dtzart979vtdiedr97v25sr9s5rt9vep9tt" timestamp="1386367475"&gt;2&lt;/key&gt;&lt;/foreign-keys&gt;&lt;ref-type name="Journal Article"&gt;17&lt;/ref-type&gt;&lt;contributors&gt;&lt;authors&gt;&lt;author&gt;Fogh, Christian Lange&lt;/author&gt;&lt;author&gt;Andersson, Kasper Grann&lt;/author&gt;&lt;/authors&gt;&lt;/contributors&gt;&lt;titles&gt;&lt;title&gt;Modelling of skin exposure from distributed sources&lt;/title&gt;&lt;secondary-title&gt;Annals of Occupational Hygiene&lt;/secondary-title&gt;&lt;/titles&gt;&lt;periodical&gt;&lt;full-title&gt;Annals of Occupational Hygiene&lt;/full-title&gt;&lt;/periodical&gt;&lt;pages&gt;529-532&lt;/pages&gt;&lt;volume&gt;44&lt;/volume&gt;&lt;number&gt;7&lt;/number&gt;&lt;dates&gt;&lt;year&gt;2000&lt;/year&gt;&lt;/dates&gt;&lt;isbn&gt;0003-4878&lt;/isbn&gt;&lt;urls&gt;&lt;/urls&gt;&lt;/record&gt;&lt;/Cite&gt;&lt;/EndNote&gt;</w:instrText>
      </w:r>
      <w:r w:rsidR="00592BD6">
        <w:rPr>
          <w:rFonts w:ascii="Times New Roman" w:hAnsi="Times New Roman" w:cs="Times New Roman"/>
          <w:color w:val="000000"/>
          <w:sz w:val="24"/>
          <w:szCs w:val="24"/>
          <w:shd w:val="clear" w:color="auto" w:fill="FFFFFF"/>
        </w:rPr>
        <w:fldChar w:fldCharType="separate"/>
      </w:r>
      <w:r w:rsidR="00613327">
        <w:rPr>
          <w:rFonts w:ascii="Times New Roman" w:hAnsi="Times New Roman" w:cs="Times New Roman"/>
          <w:noProof/>
          <w:color w:val="000000"/>
          <w:sz w:val="24"/>
          <w:szCs w:val="24"/>
          <w:shd w:val="clear" w:color="auto" w:fill="FFFFFF"/>
        </w:rPr>
        <w:t>(</w:t>
      </w:r>
      <w:hyperlink w:anchor="_ENREF_12" w:tooltip="Fogh, 2000 #2" w:history="1">
        <w:r w:rsidR="00613327">
          <w:rPr>
            <w:rFonts w:ascii="Times New Roman" w:hAnsi="Times New Roman" w:cs="Times New Roman"/>
            <w:noProof/>
            <w:color w:val="000000"/>
            <w:sz w:val="24"/>
            <w:szCs w:val="24"/>
            <w:shd w:val="clear" w:color="auto" w:fill="FFFFFF"/>
          </w:rPr>
          <w:t>Fogh and Andersson 2000</w:t>
        </w:r>
      </w:hyperlink>
      <w:r w:rsidR="00613327">
        <w:rPr>
          <w:rFonts w:ascii="Times New Roman" w:hAnsi="Times New Roman" w:cs="Times New Roman"/>
          <w:noProof/>
          <w:color w:val="000000"/>
          <w:sz w:val="24"/>
          <w:szCs w:val="24"/>
          <w:shd w:val="clear" w:color="auto" w:fill="FFFFFF"/>
        </w:rPr>
        <w:t>)</w:t>
      </w:r>
      <w:r w:rsidR="00592BD6">
        <w:rPr>
          <w:rFonts w:ascii="Times New Roman" w:hAnsi="Times New Roman" w:cs="Times New Roman"/>
          <w:color w:val="000000"/>
          <w:sz w:val="24"/>
          <w:szCs w:val="24"/>
          <w:shd w:val="clear" w:color="auto" w:fill="FFFFFF"/>
        </w:rPr>
        <w:fldChar w:fldCharType="end"/>
      </w:r>
      <w:r w:rsidRPr="00195966">
        <w:rPr>
          <w:rFonts w:ascii="Times New Roman" w:hAnsi="Times New Roman" w:cs="Times New Roman"/>
          <w:color w:val="000000"/>
          <w:sz w:val="24"/>
          <w:szCs w:val="24"/>
          <w:shd w:val="clear" w:color="auto" w:fill="FFFFFF"/>
        </w:rPr>
        <w:t>.</w:t>
      </w:r>
    </w:p>
    <w:p w:rsidR="00590ABB" w:rsidRPr="00C01CDF" w:rsidRDefault="00E351E3" w:rsidP="007C779C">
      <w:pPr>
        <w:pStyle w:val="MTDisplayEquation"/>
        <w:ind w:left="840"/>
      </w:pPr>
      <w:r>
        <w:tab/>
      </w:r>
      <w:r w:rsidR="00085987" w:rsidRPr="00E351E3">
        <w:rPr>
          <w:position w:val="-18"/>
        </w:rPr>
        <w:object w:dxaOrig="1500" w:dyaOrig="5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26.4pt" o:ole="">
            <v:imagedata r:id="rId9" o:title=""/>
          </v:shape>
          <o:OLEObject Type="Embed" ProgID="Equation.DSMT4" ShapeID="_x0000_i1025" DrawAspect="Content" ObjectID="_1448886483" r:id="rId10"/>
        </w:object>
      </w:r>
      <w:r>
        <w:t xml:space="preserve"> </w:t>
      </w:r>
      <w:r>
        <w:tab/>
      </w:r>
      <w:r w:rsidR="00592BD6">
        <w:fldChar w:fldCharType="begin"/>
      </w:r>
      <w:r>
        <w:instrText xml:space="preserve"> MACROBUTTON MTPlaceRef \* MERGEFORMAT </w:instrText>
      </w:r>
      <w:r w:rsidR="00AF3191">
        <w:fldChar w:fldCharType="begin"/>
      </w:r>
      <w:r w:rsidR="00AF3191">
        <w:instrText xml:space="preserve"> SEQ MTEqn \h \* MERGEFORMAT </w:instrText>
      </w:r>
      <w:r w:rsidR="00AF3191">
        <w:fldChar w:fldCharType="end"/>
      </w:r>
      <w:bookmarkStart w:id="5" w:name="ZEqnNum262233"/>
      <w:r>
        <w:instrText>(</w:instrText>
      </w:r>
      <w:fldSimple w:instr=" SEQ MTChap \c \* Arabic \* MERGEFORMAT ">
        <w:r w:rsidR="00DA1F97">
          <w:rPr>
            <w:noProof/>
          </w:rPr>
          <w:instrText>3</w:instrText>
        </w:r>
      </w:fldSimple>
      <w:r>
        <w:instrText>.</w:instrText>
      </w:r>
      <w:fldSimple w:instr=" SEQ MTEqn \c \* Arabic \* MERGEFORMAT ">
        <w:r w:rsidR="00DA1F97">
          <w:rPr>
            <w:noProof/>
          </w:rPr>
          <w:instrText>1</w:instrText>
        </w:r>
      </w:fldSimple>
      <w:r>
        <w:instrText>)</w:instrText>
      </w:r>
      <w:bookmarkEnd w:id="5"/>
      <w:r w:rsidR="00592BD6">
        <w:fldChar w:fldCharType="end"/>
      </w:r>
    </w:p>
    <w:p w:rsidR="00202512" w:rsidRDefault="00590ABB" w:rsidP="00202512">
      <w:pPr>
        <w:pStyle w:val="CM46"/>
        <w:snapToGrid w:val="0"/>
        <w:spacing w:after="240" w:line="480" w:lineRule="auto"/>
        <w:ind w:left="420"/>
        <w:mirrorIndents/>
        <w:rPr>
          <w:color w:val="000000"/>
          <w:kern w:val="2"/>
        </w:rPr>
      </w:pPr>
      <w:proofErr w:type="gramStart"/>
      <w:r w:rsidRPr="00C01CDF">
        <w:rPr>
          <w:color w:val="000000"/>
          <w:kern w:val="2"/>
        </w:rPr>
        <w:t>where</w:t>
      </w:r>
      <w:proofErr w:type="gramEnd"/>
      <w:r w:rsidRPr="00C01CDF">
        <w:rPr>
          <w:color w:val="000000"/>
          <w:kern w:val="2"/>
        </w:rPr>
        <w:t xml:space="preserve">: </w:t>
      </w:r>
    </w:p>
    <w:p w:rsidR="00742B53" w:rsidRPr="00C01CDF" w:rsidRDefault="00590ABB" w:rsidP="003B3572">
      <w:pPr>
        <w:pStyle w:val="CM46"/>
        <w:numPr>
          <w:ilvl w:val="0"/>
          <w:numId w:val="5"/>
        </w:numPr>
        <w:snapToGrid w:val="0"/>
        <w:spacing w:after="240" w:line="480" w:lineRule="auto"/>
        <w:mirrorIndents/>
        <w:rPr>
          <w:color w:val="000000"/>
          <w:kern w:val="2"/>
        </w:rPr>
      </w:pPr>
      <w:commentRangeStart w:id="6"/>
      <w:r w:rsidRPr="00C01CDF">
        <w:rPr>
          <w:color w:val="000000"/>
          <w:kern w:val="2"/>
        </w:rPr>
        <w:t>E = Time-integrated exposure (mass)</w:t>
      </w:r>
      <w:commentRangeEnd w:id="6"/>
      <w:r w:rsidR="00806D6B">
        <w:rPr>
          <w:rStyle w:val="ae"/>
          <w:rFonts w:ascii="Cambria Math" w:hAnsi="Cambria Math" w:cstheme="minorBidi"/>
          <w:kern w:val="2"/>
        </w:rPr>
        <w:commentReference w:id="6"/>
      </w:r>
      <w:r w:rsidRPr="00C01CDF">
        <w:rPr>
          <w:color w:val="000000"/>
          <w:kern w:val="2"/>
        </w:rPr>
        <w:t>,</w:t>
      </w:r>
    </w:p>
    <w:p w:rsidR="00742B53" w:rsidRPr="00C01CDF" w:rsidRDefault="00590ABB" w:rsidP="003B3572">
      <w:pPr>
        <w:pStyle w:val="CM46"/>
        <w:numPr>
          <w:ilvl w:val="0"/>
          <w:numId w:val="5"/>
        </w:numPr>
        <w:snapToGrid w:val="0"/>
        <w:spacing w:after="240" w:line="480" w:lineRule="auto"/>
        <w:mirrorIndents/>
        <w:rPr>
          <w:color w:val="000000"/>
          <w:kern w:val="2"/>
        </w:rPr>
      </w:pPr>
      <w:r w:rsidRPr="00C01CDF">
        <w:rPr>
          <w:color w:val="000000"/>
          <w:kern w:val="2"/>
        </w:rPr>
        <w:t>t2– t1 = Exposure duration (ED) (time),</w:t>
      </w:r>
    </w:p>
    <w:p w:rsidR="00742B53" w:rsidRDefault="00590ABB" w:rsidP="003B3572">
      <w:pPr>
        <w:pStyle w:val="CM46"/>
        <w:numPr>
          <w:ilvl w:val="0"/>
          <w:numId w:val="5"/>
        </w:numPr>
        <w:snapToGrid w:val="0"/>
        <w:spacing w:after="240" w:line="480" w:lineRule="auto"/>
        <w:mirrorIndents/>
        <w:rPr>
          <w:color w:val="000000"/>
          <w:kern w:val="2"/>
        </w:rPr>
      </w:pPr>
      <w:r w:rsidRPr="00C01CDF">
        <w:rPr>
          <w:color w:val="000000"/>
          <w:kern w:val="2"/>
        </w:rPr>
        <w:t>C = Exposure conc</w:t>
      </w:r>
      <w:r w:rsidR="00742B53" w:rsidRPr="00C01CDF">
        <w:rPr>
          <w:color w:val="000000"/>
          <w:kern w:val="2"/>
        </w:rPr>
        <w:t xml:space="preserve">entration as a function of time </w:t>
      </w:r>
      <w:r w:rsidRPr="00C01CDF">
        <w:rPr>
          <w:color w:val="000000"/>
          <w:kern w:val="2"/>
        </w:rPr>
        <w:t>(mass/volume).</w:t>
      </w:r>
    </w:p>
    <w:p w:rsidR="00085987" w:rsidRPr="00C43DB7" w:rsidRDefault="00085987" w:rsidP="003B3572">
      <w:pPr>
        <w:pStyle w:val="CM46"/>
        <w:numPr>
          <w:ilvl w:val="0"/>
          <w:numId w:val="5"/>
        </w:numPr>
        <w:snapToGrid w:val="0"/>
        <w:spacing w:after="240" w:line="480" w:lineRule="auto"/>
        <w:mirrorIndents/>
        <w:rPr>
          <w:color w:val="000000"/>
          <w:kern w:val="2"/>
        </w:rPr>
      </w:pPr>
      <w:r>
        <w:rPr>
          <w:color w:val="000000"/>
          <w:kern w:val="2"/>
        </w:rPr>
        <w:t>I = Inhalation factors</w:t>
      </w:r>
      <w:ins w:id="7" w:author="Yong" w:date="2013-12-15T15:58:00Z">
        <w:r w:rsidR="00806D6B">
          <w:rPr>
            <w:color w:val="000000"/>
            <w:kern w:val="2"/>
          </w:rPr>
          <w:t xml:space="preserve"> </w:t>
        </w:r>
      </w:ins>
      <w:r>
        <w:rPr>
          <w:color w:val="000000"/>
          <w:kern w:val="2"/>
        </w:rPr>
        <w:t>(volume/</w:t>
      </w:r>
      <w:r w:rsidR="00617B13">
        <w:rPr>
          <w:color w:val="000000"/>
          <w:kern w:val="2"/>
        </w:rPr>
        <w:t>time</w:t>
      </w:r>
      <w:r>
        <w:rPr>
          <w:color w:val="000000"/>
          <w:kern w:val="2"/>
        </w:rPr>
        <w:t>)</w:t>
      </w:r>
      <w:r w:rsidRPr="00C01CDF">
        <w:rPr>
          <w:color w:val="000000"/>
          <w:kern w:val="2"/>
        </w:rPr>
        <w:t>.</w:t>
      </w:r>
    </w:p>
    <w:p w:rsidR="00984014" w:rsidRPr="00195966" w:rsidRDefault="00806D6B" w:rsidP="008F7242">
      <w:pPr>
        <w:spacing w:line="480" w:lineRule="auto"/>
        <w:ind w:firstLineChars="300"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Time-averaged exposure was obtained by dividing the integrated exposure</w:t>
      </w:r>
      <w:r w:rsidR="00590ABB" w:rsidRPr="00195966">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by exposure duration.</w:t>
      </w:r>
    </w:p>
    <w:p w:rsidR="00984014" w:rsidRDefault="00590ABB" w:rsidP="008F7242">
      <w:pPr>
        <w:spacing w:line="480" w:lineRule="auto"/>
        <w:ind w:firstLineChars="300"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lastRenderedPageBreak/>
        <w:t xml:space="preserve">In </w:t>
      </w:r>
      <w:r w:rsidR="00806D6B">
        <w:rPr>
          <w:rFonts w:ascii="Times New Roman" w:hAnsi="Times New Roman" w:cs="Times New Roman"/>
          <w:color w:val="000000"/>
          <w:sz w:val="24"/>
          <w:szCs w:val="24"/>
          <w:shd w:val="clear" w:color="auto" w:fill="FFFFFF"/>
        </w:rPr>
        <w:t>the current study</w:t>
      </w:r>
      <w:r w:rsidRPr="00195966">
        <w:rPr>
          <w:rFonts w:ascii="Times New Roman" w:hAnsi="Times New Roman" w:cs="Times New Roman"/>
          <w:color w:val="000000"/>
          <w:sz w:val="24"/>
          <w:szCs w:val="24"/>
          <w:shd w:val="clear" w:color="auto" w:fill="FFFFFF"/>
        </w:rPr>
        <w:t xml:space="preserve">, since the </w:t>
      </w:r>
      <w:r w:rsidR="00742B53" w:rsidRPr="00195966">
        <w:rPr>
          <w:rFonts w:ascii="Times New Roman" w:hAnsi="Times New Roman" w:cs="Times New Roman"/>
          <w:color w:val="000000"/>
          <w:sz w:val="24"/>
          <w:szCs w:val="24"/>
          <w:shd w:val="clear" w:color="auto" w:fill="FFFFFF"/>
        </w:rPr>
        <w:t>time step</w:t>
      </w:r>
      <w:r w:rsidRPr="00195966">
        <w:rPr>
          <w:rFonts w:ascii="Times New Roman" w:hAnsi="Times New Roman" w:cs="Times New Roman"/>
          <w:color w:val="000000"/>
          <w:sz w:val="24"/>
          <w:szCs w:val="24"/>
          <w:shd w:val="clear" w:color="auto" w:fill="FFFFFF"/>
        </w:rPr>
        <w:t xml:space="preserve"> is</w:t>
      </w:r>
      <w:r w:rsidR="00107663">
        <w:rPr>
          <w:rFonts w:ascii="Times New Roman" w:hAnsi="Times New Roman" w:cs="Times New Roman"/>
          <w:color w:val="000000"/>
          <w:sz w:val="24"/>
          <w:szCs w:val="24"/>
          <w:shd w:val="clear" w:color="auto" w:fill="FFFFFF"/>
        </w:rPr>
        <w:t xml:space="preserve"> 1 </w:t>
      </w:r>
      <w:r w:rsidR="00B87340">
        <w:rPr>
          <w:rFonts w:ascii="Times New Roman" w:hAnsi="Times New Roman" w:cs="Times New Roman"/>
          <w:color w:val="000000"/>
          <w:sz w:val="24"/>
          <w:szCs w:val="24"/>
          <w:shd w:val="clear" w:color="auto" w:fill="FFFFFF"/>
        </w:rPr>
        <w:t>day,</w:t>
      </w:r>
      <w:r w:rsidRPr="00195966">
        <w:rPr>
          <w:rFonts w:ascii="Times New Roman" w:hAnsi="Times New Roman" w:cs="Times New Roman"/>
          <w:color w:val="000000"/>
          <w:sz w:val="24"/>
          <w:szCs w:val="24"/>
          <w:shd w:val="clear" w:color="auto" w:fill="FFFFFF"/>
        </w:rPr>
        <w:t xml:space="preserve"> we integrated the concentration through the whole</w:t>
      </w:r>
      <w:r w:rsidR="00107663">
        <w:rPr>
          <w:rFonts w:ascii="Times New Roman" w:hAnsi="Times New Roman" w:cs="Times New Roman"/>
          <w:color w:val="000000"/>
          <w:sz w:val="24"/>
          <w:szCs w:val="24"/>
          <w:shd w:val="clear" w:color="auto" w:fill="FFFFFF"/>
        </w:rPr>
        <w:t xml:space="preserve"> pollen</w:t>
      </w:r>
      <w:r w:rsidRPr="00195966">
        <w:rPr>
          <w:rFonts w:ascii="Times New Roman" w:hAnsi="Times New Roman" w:cs="Times New Roman"/>
          <w:color w:val="000000"/>
          <w:sz w:val="24"/>
          <w:szCs w:val="24"/>
          <w:shd w:val="clear" w:color="auto" w:fill="FFFFFF"/>
        </w:rPr>
        <w:t xml:space="preserve"> </w:t>
      </w:r>
      <w:r w:rsidR="00742B53" w:rsidRPr="00195966">
        <w:rPr>
          <w:rFonts w:ascii="Times New Roman" w:hAnsi="Times New Roman" w:cs="Times New Roman"/>
          <w:color w:val="000000"/>
          <w:sz w:val="24"/>
          <w:szCs w:val="24"/>
          <w:shd w:val="clear" w:color="auto" w:fill="FFFFFF"/>
        </w:rPr>
        <w:t>season (</w:t>
      </w:r>
      <w:r w:rsidRPr="00195966">
        <w:rPr>
          <w:rFonts w:ascii="Times New Roman" w:hAnsi="Times New Roman" w:cs="Times New Roman"/>
          <w:color w:val="000000"/>
          <w:sz w:val="24"/>
          <w:szCs w:val="24"/>
          <w:shd w:val="clear" w:color="auto" w:fill="FFFFFF"/>
        </w:rPr>
        <w:t>a</w:t>
      </w:r>
      <w:r w:rsidR="00742B53" w:rsidRPr="00195966">
        <w:rPr>
          <w:rFonts w:ascii="Times New Roman" w:hAnsi="Times New Roman" w:cs="Times New Roman"/>
          <w:color w:val="000000"/>
          <w:sz w:val="24"/>
          <w:szCs w:val="24"/>
          <w:shd w:val="clear" w:color="auto" w:fill="FFFFFF"/>
        </w:rPr>
        <w:t>n</w:t>
      </w:r>
      <w:r w:rsidRPr="00195966">
        <w:rPr>
          <w:rFonts w:ascii="Times New Roman" w:hAnsi="Times New Roman" w:cs="Times New Roman"/>
          <w:color w:val="000000"/>
          <w:sz w:val="24"/>
          <w:szCs w:val="24"/>
          <w:shd w:val="clear" w:color="auto" w:fill="FFFFFF"/>
        </w:rPr>
        <w:t xml:space="preserve"> average time about </w:t>
      </w:r>
      <w:r w:rsidR="00107663">
        <w:rPr>
          <w:rFonts w:ascii="Times New Roman" w:hAnsi="Times New Roman" w:cs="Times New Roman"/>
          <w:color w:val="000000"/>
          <w:sz w:val="24"/>
          <w:szCs w:val="24"/>
          <w:shd w:val="clear" w:color="auto" w:fill="FFFFFF"/>
        </w:rPr>
        <w:t>3 months</w:t>
      </w:r>
      <w:r w:rsidRPr="00195966">
        <w:rPr>
          <w:rFonts w:ascii="Times New Roman" w:hAnsi="Times New Roman" w:cs="Times New Roman"/>
          <w:color w:val="000000"/>
          <w:sz w:val="24"/>
          <w:szCs w:val="24"/>
          <w:shd w:val="clear" w:color="auto" w:fill="FFFFFF"/>
        </w:rPr>
        <w:t>)</w:t>
      </w:r>
      <w:ins w:id="8" w:author="Yong" w:date="2013-12-15T16:01:00Z">
        <w:r w:rsidR="00806D6B">
          <w:rPr>
            <w:rFonts w:ascii="Times New Roman" w:hAnsi="Times New Roman" w:cs="Times New Roman"/>
            <w:color w:val="000000"/>
            <w:sz w:val="24"/>
            <w:szCs w:val="24"/>
            <w:shd w:val="clear" w:color="auto" w:fill="FFFFFF"/>
          </w:rPr>
          <w:t xml:space="preserve"> </w:t>
        </w:r>
      </w:ins>
      <w:r w:rsidR="00107663">
        <w:rPr>
          <w:rFonts w:ascii="Times New Roman" w:hAnsi="Times New Roman" w:cs="Times New Roman"/>
          <w:color w:val="000000"/>
          <w:sz w:val="24"/>
          <w:szCs w:val="24"/>
          <w:shd w:val="clear" w:color="auto" w:fill="FFFFFF"/>
        </w:rPr>
        <w:t>for each species</w:t>
      </w:r>
      <w:r w:rsidR="00742B53" w:rsidRPr="00195966">
        <w:rPr>
          <w:rFonts w:ascii="Times New Roman" w:hAnsi="Times New Roman" w:cs="Times New Roman"/>
          <w:color w:val="000000"/>
          <w:sz w:val="24"/>
          <w:szCs w:val="24"/>
          <w:shd w:val="clear" w:color="auto" w:fill="FFFFFF"/>
        </w:rPr>
        <w:t>,</w:t>
      </w:r>
      <w:r w:rsidR="00806D6B">
        <w:rPr>
          <w:rFonts w:ascii="Times New Roman" w:hAnsi="Times New Roman" w:cs="Times New Roman"/>
          <w:color w:val="000000"/>
          <w:sz w:val="24"/>
          <w:szCs w:val="24"/>
          <w:shd w:val="clear" w:color="auto" w:fill="FFFFFF"/>
        </w:rPr>
        <w:t xml:space="preserve"> </w:t>
      </w:r>
      <w:r w:rsidR="00742B53" w:rsidRPr="00195966">
        <w:rPr>
          <w:rFonts w:ascii="Times New Roman" w:hAnsi="Times New Roman" w:cs="Times New Roman"/>
          <w:color w:val="000000"/>
          <w:sz w:val="24"/>
          <w:szCs w:val="24"/>
          <w:shd w:val="clear" w:color="auto" w:fill="FFFFFF"/>
        </w:rPr>
        <w:t>and we use</w:t>
      </w:r>
      <w:r w:rsidR="00806D6B">
        <w:rPr>
          <w:rFonts w:ascii="Times New Roman" w:hAnsi="Times New Roman" w:cs="Times New Roman"/>
          <w:color w:val="000000"/>
          <w:sz w:val="24"/>
          <w:szCs w:val="24"/>
          <w:shd w:val="clear" w:color="auto" w:fill="FFFFFF"/>
        </w:rPr>
        <w:t>d</w:t>
      </w:r>
      <w:r w:rsidR="00742B53" w:rsidRPr="00195966">
        <w:rPr>
          <w:rFonts w:ascii="Times New Roman" w:hAnsi="Times New Roman" w:cs="Times New Roman"/>
          <w:color w:val="000000"/>
          <w:sz w:val="24"/>
          <w:szCs w:val="24"/>
          <w:shd w:val="clear" w:color="auto" w:fill="FFFFFF"/>
        </w:rPr>
        <w:t xml:space="preserve"> </w:t>
      </w:r>
      <w:r w:rsidR="00107663">
        <w:rPr>
          <w:rFonts w:ascii="Times New Roman" w:hAnsi="Times New Roman" w:cs="Times New Roman"/>
          <w:color w:val="000000"/>
          <w:sz w:val="24"/>
          <w:szCs w:val="24"/>
          <w:shd w:val="clear" w:color="auto" w:fill="FFFFFF"/>
        </w:rPr>
        <w:t xml:space="preserve">pollen counts which </w:t>
      </w:r>
      <w:r w:rsidR="00806D6B">
        <w:rPr>
          <w:rFonts w:ascii="Times New Roman" w:hAnsi="Times New Roman" w:cs="Times New Roman"/>
          <w:color w:val="000000"/>
          <w:sz w:val="24"/>
          <w:szCs w:val="24"/>
          <w:shd w:val="clear" w:color="auto" w:fill="FFFFFF"/>
        </w:rPr>
        <w:t xml:space="preserve">are </w:t>
      </w:r>
      <w:r w:rsidR="00107663">
        <w:rPr>
          <w:rFonts w:ascii="Times New Roman" w:hAnsi="Times New Roman" w:cs="Times New Roman"/>
          <w:color w:val="000000"/>
          <w:sz w:val="24"/>
          <w:szCs w:val="24"/>
          <w:shd w:val="clear" w:color="auto" w:fill="FFFFFF"/>
        </w:rPr>
        <w:t>considered as a more appropriate measurement of the scenario</w:t>
      </w:r>
      <w:del w:id="9" w:author="Yong" w:date="2013-12-15T16:02:00Z">
        <w:r w:rsidR="00107663" w:rsidDel="00806D6B">
          <w:rPr>
            <w:rFonts w:ascii="Times New Roman" w:hAnsi="Times New Roman" w:cs="Times New Roman"/>
            <w:color w:val="000000"/>
            <w:sz w:val="24"/>
            <w:szCs w:val="24"/>
            <w:shd w:val="clear" w:color="auto" w:fill="FFFFFF"/>
          </w:rPr>
          <w:delText>.</w:delText>
        </w:r>
      </w:del>
      <w:r w:rsidR="00107663">
        <w:rPr>
          <w:rFonts w:ascii="Times New Roman" w:hAnsi="Times New Roman" w:cs="Times New Roman"/>
          <w:color w:val="000000"/>
          <w:sz w:val="24"/>
          <w:szCs w:val="24"/>
          <w:shd w:val="clear" w:color="auto" w:fill="FFFFFF"/>
        </w:rPr>
        <w:t>.</w:t>
      </w:r>
    </w:p>
    <w:p w:rsidR="00B132C8" w:rsidRDefault="00B132C8" w:rsidP="00EE4EA3">
      <w:pPr>
        <w:spacing w:line="480" w:lineRule="auto"/>
        <w:ind w:firstLineChars="300"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Then we consider</w:t>
      </w:r>
      <w:r w:rsidR="00806D6B">
        <w:rPr>
          <w:rFonts w:ascii="Times New Roman" w:hAnsi="Times New Roman" w:cs="Times New Roman"/>
          <w:color w:val="000000"/>
          <w:sz w:val="24"/>
          <w:szCs w:val="24"/>
          <w:shd w:val="clear" w:color="auto" w:fill="FFFFFF"/>
        </w:rPr>
        <w:t>ed</w:t>
      </w:r>
      <w:r>
        <w:rPr>
          <w:rFonts w:ascii="Times New Roman" w:hAnsi="Times New Roman" w:cs="Times New Roman"/>
          <w:color w:val="000000"/>
          <w:sz w:val="24"/>
          <w:szCs w:val="24"/>
          <w:shd w:val="clear" w:color="auto" w:fill="FFFFFF"/>
        </w:rPr>
        <w:t xml:space="preserve"> the indoor and outdoor </w:t>
      </w:r>
      <w:r w:rsidR="00EE4EA3">
        <w:rPr>
          <w:rFonts w:ascii="Times New Roman" w:hAnsi="Times New Roman" w:cs="Times New Roman"/>
          <w:color w:val="000000"/>
          <w:sz w:val="24"/>
          <w:szCs w:val="24"/>
          <w:shd w:val="clear" w:color="auto" w:fill="FFFFFF"/>
        </w:rPr>
        <w:t>exposures as in equation</w:t>
      </w:r>
      <w:r w:rsidR="00EE4EA3" w:rsidRPr="00EE4EA3">
        <w:rPr>
          <w:position w:val="-4"/>
          <w:shd w:val="clear" w:color="auto" w:fill="FFFFFF"/>
        </w:rPr>
        <w:object w:dxaOrig="180" w:dyaOrig="279">
          <v:shape id="_x0000_i1026" type="#_x0000_t75" style="width:9pt;height:13.8pt" o:ole="">
            <v:imagedata r:id="rId12" o:title=""/>
          </v:shape>
          <o:OLEObject Type="Embed" ProgID="Equation.DSMT4" ShapeID="_x0000_i1026" DrawAspect="Content" ObjectID="_1448886484" r:id="rId13"/>
        </w:object>
      </w:r>
      <w:r w:rsidR="00806D6B">
        <w:rPr>
          <w:rFonts w:ascii="Times New Roman" w:hAnsi="Times New Roman" w:cs="Times New Roman"/>
          <w:color w:val="000000"/>
          <w:sz w:val="24"/>
          <w:szCs w:val="24"/>
          <w:shd w:val="clear" w:color="auto" w:fill="FFFFFF"/>
        </w:rPr>
        <w:fldChar w:fldCharType="begin"/>
      </w:r>
      <w:r w:rsidR="00806D6B">
        <w:rPr>
          <w:rFonts w:ascii="Times New Roman" w:hAnsi="Times New Roman" w:cs="Times New Roman"/>
          <w:color w:val="000000"/>
          <w:sz w:val="24"/>
          <w:szCs w:val="24"/>
          <w:shd w:val="clear" w:color="auto" w:fill="FFFFFF"/>
        </w:rPr>
        <w:instrText xml:space="preserve"> GOTOBUTTON ZEqnNum807455  \* MERGEFORMAT </w:instrText>
      </w:r>
      <w:r w:rsidR="00806D6B">
        <w:rPr>
          <w:rFonts w:ascii="Times New Roman" w:hAnsi="Times New Roman" w:cs="Times New Roman"/>
          <w:color w:val="000000"/>
          <w:sz w:val="24"/>
          <w:szCs w:val="24"/>
          <w:shd w:val="clear" w:color="auto" w:fill="FFFFFF"/>
        </w:rPr>
        <w:fldChar w:fldCharType="begin"/>
      </w:r>
      <w:r w:rsidR="00806D6B">
        <w:rPr>
          <w:rFonts w:ascii="Times New Roman" w:hAnsi="Times New Roman" w:cs="Times New Roman"/>
          <w:color w:val="000000"/>
          <w:sz w:val="24"/>
          <w:szCs w:val="24"/>
          <w:shd w:val="clear" w:color="auto" w:fill="FFFFFF"/>
        </w:rPr>
        <w:instrText xml:space="preserve"> REF ZEqnNum807455 \* Charformat \! \* MERGEFORMAT </w:instrText>
      </w:r>
      <w:r w:rsidR="00806D6B">
        <w:rPr>
          <w:rFonts w:ascii="Times New Roman" w:hAnsi="Times New Roman" w:cs="Times New Roman"/>
          <w:color w:val="000000"/>
          <w:sz w:val="24"/>
          <w:szCs w:val="24"/>
          <w:shd w:val="clear" w:color="auto" w:fill="FFFFFF"/>
        </w:rPr>
        <w:fldChar w:fldCharType="separate"/>
      </w:r>
      <w:r w:rsidR="00DA1F97" w:rsidRPr="00DA1F97">
        <w:rPr>
          <w:rFonts w:ascii="Times New Roman" w:hAnsi="Times New Roman" w:cs="Times New Roman"/>
          <w:color w:val="000000"/>
          <w:sz w:val="24"/>
          <w:szCs w:val="24"/>
          <w:shd w:val="clear" w:color="auto" w:fill="FFFFFF"/>
        </w:rPr>
        <w:instrText>(3.2)</w:instrText>
      </w:r>
      <w:r w:rsidR="00806D6B">
        <w:rPr>
          <w:rFonts w:ascii="Times New Roman" w:hAnsi="Times New Roman" w:cs="Times New Roman"/>
          <w:color w:val="000000"/>
          <w:sz w:val="24"/>
          <w:szCs w:val="24"/>
          <w:shd w:val="clear" w:color="auto" w:fill="FFFFFF"/>
        </w:rPr>
        <w:fldChar w:fldCharType="end"/>
      </w:r>
      <w:r w:rsidR="00806D6B">
        <w:rPr>
          <w:rFonts w:ascii="Times New Roman" w:hAnsi="Times New Roman" w:cs="Times New Roman"/>
          <w:color w:val="000000"/>
          <w:sz w:val="24"/>
          <w:szCs w:val="24"/>
          <w:shd w:val="clear" w:color="auto" w:fill="FFFFFF"/>
        </w:rPr>
        <w:fldChar w:fldCharType="end"/>
      </w:r>
      <w:r w:rsidR="00806D6B">
        <w:rPr>
          <w:rFonts w:ascii="Times New Roman" w:hAnsi="Times New Roman" w:cs="Times New Roman"/>
          <w:color w:val="000000"/>
          <w:sz w:val="24"/>
          <w:szCs w:val="24"/>
          <w:shd w:val="clear" w:color="auto" w:fill="FFFFFF"/>
        </w:rPr>
        <w:t xml:space="preserve"> </w:t>
      </w:r>
      <w:proofErr w:type="gramStart"/>
      <w:r w:rsidR="00EE4EA3">
        <w:rPr>
          <w:rFonts w:ascii="Times New Roman" w:hAnsi="Times New Roman" w:cs="Times New Roman"/>
          <w:color w:val="000000"/>
          <w:sz w:val="24"/>
          <w:szCs w:val="24"/>
          <w:shd w:val="clear" w:color="auto" w:fill="FFFFFF"/>
        </w:rPr>
        <w:t xml:space="preserve">and </w:t>
      </w:r>
      <w:proofErr w:type="gramEnd"/>
      <w:r w:rsidR="00806D6B">
        <w:rPr>
          <w:rFonts w:ascii="Times New Roman" w:hAnsi="Times New Roman" w:cs="Times New Roman"/>
          <w:color w:val="000000"/>
          <w:sz w:val="24"/>
          <w:szCs w:val="24"/>
          <w:shd w:val="clear" w:color="auto" w:fill="FFFFFF"/>
        </w:rPr>
        <w:fldChar w:fldCharType="begin"/>
      </w:r>
      <w:r w:rsidR="00806D6B">
        <w:rPr>
          <w:rFonts w:ascii="Times New Roman" w:hAnsi="Times New Roman" w:cs="Times New Roman"/>
          <w:color w:val="000000"/>
          <w:sz w:val="24"/>
          <w:szCs w:val="24"/>
          <w:shd w:val="clear" w:color="auto" w:fill="FFFFFF"/>
        </w:rPr>
        <w:instrText xml:space="preserve"> GOTOBUTTON ZEqnNum102372  \* MERGEFORMAT </w:instrText>
      </w:r>
      <w:r w:rsidR="00806D6B">
        <w:rPr>
          <w:rFonts w:ascii="Times New Roman" w:hAnsi="Times New Roman" w:cs="Times New Roman"/>
          <w:color w:val="000000"/>
          <w:sz w:val="24"/>
          <w:szCs w:val="24"/>
          <w:shd w:val="clear" w:color="auto" w:fill="FFFFFF"/>
        </w:rPr>
        <w:fldChar w:fldCharType="begin"/>
      </w:r>
      <w:r w:rsidR="00806D6B">
        <w:rPr>
          <w:rFonts w:ascii="Times New Roman" w:hAnsi="Times New Roman" w:cs="Times New Roman"/>
          <w:color w:val="000000"/>
          <w:sz w:val="24"/>
          <w:szCs w:val="24"/>
          <w:shd w:val="clear" w:color="auto" w:fill="FFFFFF"/>
        </w:rPr>
        <w:instrText xml:space="preserve"> REF ZEqnNum102372 \* Charformat \! \* MERGEFORMAT </w:instrText>
      </w:r>
      <w:r w:rsidR="00806D6B">
        <w:rPr>
          <w:rFonts w:ascii="Times New Roman" w:hAnsi="Times New Roman" w:cs="Times New Roman"/>
          <w:color w:val="000000"/>
          <w:sz w:val="24"/>
          <w:szCs w:val="24"/>
          <w:shd w:val="clear" w:color="auto" w:fill="FFFFFF"/>
        </w:rPr>
        <w:fldChar w:fldCharType="separate"/>
      </w:r>
      <w:r w:rsidR="00DA1F97" w:rsidRPr="00DA1F97">
        <w:rPr>
          <w:rFonts w:ascii="Times New Roman" w:hAnsi="Times New Roman" w:cs="Times New Roman"/>
          <w:color w:val="000000"/>
          <w:sz w:val="24"/>
          <w:szCs w:val="24"/>
          <w:shd w:val="clear" w:color="auto" w:fill="FFFFFF"/>
        </w:rPr>
        <w:instrText>(3.3)</w:instrText>
      </w:r>
      <w:r w:rsidR="00806D6B">
        <w:rPr>
          <w:rFonts w:ascii="Times New Roman" w:hAnsi="Times New Roman" w:cs="Times New Roman"/>
          <w:color w:val="000000"/>
          <w:sz w:val="24"/>
          <w:szCs w:val="24"/>
          <w:shd w:val="clear" w:color="auto" w:fill="FFFFFF"/>
        </w:rPr>
        <w:fldChar w:fldCharType="end"/>
      </w:r>
      <w:r w:rsidR="00806D6B">
        <w:rPr>
          <w:rFonts w:ascii="Times New Roman" w:hAnsi="Times New Roman" w:cs="Times New Roman"/>
          <w:color w:val="000000"/>
          <w:sz w:val="24"/>
          <w:szCs w:val="24"/>
          <w:shd w:val="clear" w:color="auto" w:fill="FFFFFF"/>
        </w:rPr>
        <w:fldChar w:fldCharType="end"/>
      </w:r>
      <w:r>
        <w:rPr>
          <w:rFonts w:ascii="Times New Roman" w:hAnsi="Times New Roman" w:cs="Times New Roman"/>
          <w:color w:val="000000"/>
          <w:sz w:val="24"/>
          <w:szCs w:val="24"/>
          <w:shd w:val="clear" w:color="auto" w:fill="FFFFFF"/>
        </w:rPr>
        <w:t>.</w:t>
      </w:r>
    </w:p>
    <w:p w:rsidR="0090261D" w:rsidRDefault="0090261D" w:rsidP="008F7242">
      <w:pPr>
        <w:spacing w:line="480" w:lineRule="auto"/>
        <w:ind w:firstLineChars="300"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Outdoor:</w:t>
      </w:r>
    </w:p>
    <w:p w:rsidR="0090261D" w:rsidRDefault="0090261D" w:rsidP="0090261D">
      <w:pPr>
        <w:pStyle w:val="MTDisplayEquation"/>
        <w:rPr>
          <w:shd w:val="clear" w:color="auto" w:fill="FFFFFF"/>
        </w:rPr>
      </w:pPr>
      <w:r>
        <w:rPr>
          <w:shd w:val="clear" w:color="auto" w:fill="FFFFFF"/>
        </w:rPr>
        <w:tab/>
      </w:r>
      <w:r w:rsidR="003923D9" w:rsidRPr="0090261D">
        <w:rPr>
          <w:position w:val="-18"/>
          <w:shd w:val="clear" w:color="auto" w:fill="FFFFFF"/>
        </w:rPr>
        <w:object w:dxaOrig="1939" w:dyaOrig="520">
          <v:shape id="_x0000_i1027" type="#_x0000_t75" style="width:97.2pt;height:26.4pt" o:ole="">
            <v:imagedata r:id="rId14" o:title=""/>
          </v:shape>
          <o:OLEObject Type="Embed" ProgID="Equation.DSMT4" ShapeID="_x0000_i1027" DrawAspect="Content" ObjectID="_1448886485" r:id="rId15"/>
        </w:object>
      </w:r>
      <w:r>
        <w:rPr>
          <w:shd w:val="clear" w:color="auto" w:fill="FFFFFF"/>
        </w:rPr>
        <w:t xml:space="preserve"> </w:t>
      </w:r>
      <w:r>
        <w:rPr>
          <w:shd w:val="clear" w:color="auto" w:fill="FFFFFF"/>
        </w:rPr>
        <w:tab/>
      </w:r>
      <w:r w:rsidR="00592BD6">
        <w:rPr>
          <w:shd w:val="clear" w:color="auto" w:fill="FFFFFF"/>
        </w:rPr>
        <w:fldChar w:fldCharType="begin"/>
      </w:r>
      <w:r>
        <w:rPr>
          <w:shd w:val="clear" w:color="auto" w:fill="FFFFFF"/>
        </w:rPr>
        <w:instrText xml:space="preserve"> MACROBUTTON MTPlaceRef \* MERGEFORMAT </w:instrText>
      </w:r>
      <w:r w:rsidR="00AF3191">
        <w:fldChar w:fldCharType="begin"/>
      </w:r>
      <w:r w:rsidR="00AF3191">
        <w:instrText xml:space="preserve"> SEQ MTEqn \h \* MERGEFORMAT </w:instrText>
      </w:r>
      <w:r w:rsidR="00AF3191">
        <w:fldChar w:fldCharType="end"/>
      </w:r>
      <w:bookmarkStart w:id="10" w:name="ZEqnNum807455"/>
      <w:r>
        <w:rPr>
          <w:shd w:val="clear" w:color="auto" w:fill="FFFFFF"/>
        </w:rPr>
        <w:instrText>(</w:instrText>
      </w:r>
      <w:fldSimple w:instr=" SEQ MTChap \c \* Arabic \* MERGEFORMAT ">
        <w:r w:rsidR="00DA1F97" w:rsidRPr="00DA1F97">
          <w:rPr>
            <w:noProof/>
            <w:shd w:val="clear" w:color="auto" w:fill="FFFFFF"/>
          </w:rPr>
          <w:instrText>3</w:instrText>
        </w:r>
      </w:fldSimple>
      <w:r>
        <w:rPr>
          <w:shd w:val="clear" w:color="auto" w:fill="FFFFFF"/>
        </w:rPr>
        <w:instrText>.</w:instrText>
      </w:r>
      <w:fldSimple w:instr=" SEQ MTEqn \c \* Arabic \* MERGEFORMAT ">
        <w:r w:rsidR="00DA1F97" w:rsidRPr="00DA1F97">
          <w:rPr>
            <w:noProof/>
            <w:shd w:val="clear" w:color="auto" w:fill="FFFFFF"/>
          </w:rPr>
          <w:instrText>2</w:instrText>
        </w:r>
      </w:fldSimple>
      <w:r>
        <w:rPr>
          <w:shd w:val="clear" w:color="auto" w:fill="FFFFFF"/>
        </w:rPr>
        <w:instrText>)</w:instrText>
      </w:r>
      <w:bookmarkEnd w:id="10"/>
      <w:r w:rsidR="00592BD6">
        <w:rPr>
          <w:shd w:val="clear" w:color="auto" w:fill="FFFFFF"/>
        </w:rPr>
        <w:fldChar w:fldCharType="end"/>
      </w:r>
    </w:p>
    <w:p w:rsidR="0090261D" w:rsidRDefault="0090261D" w:rsidP="008F7242">
      <w:pPr>
        <w:spacing w:line="480" w:lineRule="auto"/>
        <w:ind w:firstLineChars="300"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Indoor</w:t>
      </w:r>
    </w:p>
    <w:p w:rsidR="0090261D" w:rsidRDefault="0090261D" w:rsidP="0090261D">
      <w:pPr>
        <w:pStyle w:val="MTDisplayEquation"/>
        <w:rPr>
          <w:shd w:val="clear" w:color="auto" w:fill="FFFFFF"/>
        </w:rPr>
      </w:pPr>
      <w:r>
        <w:rPr>
          <w:shd w:val="clear" w:color="auto" w:fill="FFFFFF"/>
        </w:rPr>
        <w:tab/>
      </w:r>
      <w:r w:rsidR="003923D9" w:rsidRPr="0090261D">
        <w:rPr>
          <w:position w:val="-30"/>
          <w:shd w:val="clear" w:color="auto" w:fill="FFFFFF"/>
        </w:rPr>
        <w:object w:dxaOrig="2620" w:dyaOrig="680">
          <v:shape id="_x0000_i1028" type="#_x0000_t75" style="width:131.4pt;height:33.6pt" o:ole="">
            <v:imagedata r:id="rId16" o:title=""/>
          </v:shape>
          <o:OLEObject Type="Embed" ProgID="Equation.DSMT4" ShapeID="_x0000_i1028" DrawAspect="Content" ObjectID="_1448886486" r:id="rId17"/>
        </w:object>
      </w:r>
      <w:r>
        <w:rPr>
          <w:shd w:val="clear" w:color="auto" w:fill="FFFFFF"/>
        </w:rPr>
        <w:t xml:space="preserve"> </w:t>
      </w:r>
      <w:r>
        <w:rPr>
          <w:shd w:val="clear" w:color="auto" w:fill="FFFFFF"/>
        </w:rPr>
        <w:tab/>
      </w:r>
      <w:r w:rsidR="00592BD6">
        <w:rPr>
          <w:shd w:val="clear" w:color="auto" w:fill="FFFFFF"/>
        </w:rPr>
        <w:fldChar w:fldCharType="begin"/>
      </w:r>
      <w:r>
        <w:rPr>
          <w:shd w:val="clear" w:color="auto" w:fill="FFFFFF"/>
        </w:rPr>
        <w:instrText xml:space="preserve"> MACROBUTTON MTPlaceRef \* MERGEFORMAT </w:instrText>
      </w:r>
      <w:r w:rsidR="00AF3191">
        <w:fldChar w:fldCharType="begin"/>
      </w:r>
      <w:r w:rsidR="00AF3191">
        <w:instrText xml:space="preserve"> SEQ MTEqn \h \* MERGEFORMAT </w:instrText>
      </w:r>
      <w:r w:rsidR="00AF3191">
        <w:fldChar w:fldCharType="end"/>
      </w:r>
      <w:bookmarkStart w:id="11" w:name="ZEqnNum102372"/>
      <w:r>
        <w:rPr>
          <w:shd w:val="clear" w:color="auto" w:fill="FFFFFF"/>
        </w:rPr>
        <w:instrText>(</w:instrText>
      </w:r>
      <w:fldSimple w:instr=" SEQ MTChap \c \* Arabic \* MERGEFORMAT ">
        <w:r w:rsidR="00DA1F97" w:rsidRPr="00DA1F97">
          <w:rPr>
            <w:noProof/>
            <w:shd w:val="clear" w:color="auto" w:fill="FFFFFF"/>
          </w:rPr>
          <w:instrText>3</w:instrText>
        </w:r>
      </w:fldSimple>
      <w:r>
        <w:rPr>
          <w:shd w:val="clear" w:color="auto" w:fill="FFFFFF"/>
        </w:rPr>
        <w:instrText>.</w:instrText>
      </w:r>
      <w:fldSimple w:instr=" SEQ MTEqn \c \* Arabic \* MERGEFORMAT ">
        <w:r w:rsidR="00DA1F97" w:rsidRPr="00DA1F97">
          <w:rPr>
            <w:noProof/>
            <w:shd w:val="clear" w:color="auto" w:fill="FFFFFF"/>
          </w:rPr>
          <w:instrText>3</w:instrText>
        </w:r>
      </w:fldSimple>
      <w:r>
        <w:rPr>
          <w:shd w:val="clear" w:color="auto" w:fill="FFFFFF"/>
        </w:rPr>
        <w:instrText>)</w:instrText>
      </w:r>
      <w:bookmarkEnd w:id="11"/>
      <w:r w:rsidR="00592BD6">
        <w:rPr>
          <w:shd w:val="clear" w:color="auto" w:fill="FFFFFF"/>
        </w:rPr>
        <w:fldChar w:fldCharType="end"/>
      </w:r>
    </w:p>
    <w:p w:rsidR="00C32C92" w:rsidRPr="00C01CDF" w:rsidRDefault="00C32C92" w:rsidP="003B3572">
      <w:pPr>
        <w:pStyle w:val="CM46"/>
        <w:numPr>
          <w:ilvl w:val="0"/>
          <w:numId w:val="7"/>
        </w:numPr>
        <w:snapToGrid w:val="0"/>
        <w:spacing w:after="240" w:line="480" w:lineRule="auto"/>
        <w:mirrorIndents/>
        <w:rPr>
          <w:color w:val="000000"/>
          <w:kern w:val="2"/>
        </w:rPr>
      </w:pPr>
      <w:r>
        <w:rPr>
          <w:color w:val="000000"/>
          <w:shd w:val="clear" w:color="auto" w:fill="FFFFFF"/>
        </w:rPr>
        <w:t xml:space="preserve">Where </w:t>
      </w:r>
      <w:r w:rsidRPr="00C01CDF">
        <w:rPr>
          <w:color w:val="000000"/>
          <w:kern w:val="2"/>
        </w:rPr>
        <w:t>E = Time-integrated exposure (mass),</w:t>
      </w:r>
    </w:p>
    <w:p w:rsidR="00C32C92" w:rsidRPr="00C01CDF" w:rsidRDefault="00C32C92" w:rsidP="003B3572">
      <w:pPr>
        <w:pStyle w:val="CM46"/>
        <w:numPr>
          <w:ilvl w:val="0"/>
          <w:numId w:val="7"/>
        </w:numPr>
        <w:snapToGrid w:val="0"/>
        <w:spacing w:after="240" w:line="480" w:lineRule="auto"/>
        <w:mirrorIndents/>
        <w:rPr>
          <w:color w:val="000000"/>
          <w:kern w:val="2"/>
        </w:rPr>
      </w:pPr>
      <w:r w:rsidRPr="00C01CDF">
        <w:rPr>
          <w:color w:val="000000"/>
          <w:kern w:val="2"/>
        </w:rPr>
        <w:t>t2– t1 = Exposure duration (ED) (time),</w:t>
      </w:r>
    </w:p>
    <w:p w:rsidR="00C32C92" w:rsidRDefault="00C32C92" w:rsidP="003B3572">
      <w:pPr>
        <w:pStyle w:val="CM46"/>
        <w:numPr>
          <w:ilvl w:val="0"/>
          <w:numId w:val="7"/>
        </w:numPr>
        <w:snapToGrid w:val="0"/>
        <w:spacing w:after="240" w:line="480" w:lineRule="auto"/>
        <w:mirrorIndents/>
        <w:rPr>
          <w:color w:val="000000"/>
          <w:kern w:val="2"/>
        </w:rPr>
      </w:pPr>
      <w:r w:rsidRPr="00C01CDF">
        <w:rPr>
          <w:color w:val="000000"/>
          <w:kern w:val="2"/>
        </w:rPr>
        <w:t>C = Exposure concentration as a function of time (mass/volume).</w:t>
      </w:r>
    </w:p>
    <w:p w:rsidR="00C32C92" w:rsidRDefault="00C32C92" w:rsidP="003B3572">
      <w:pPr>
        <w:pStyle w:val="CM46"/>
        <w:numPr>
          <w:ilvl w:val="0"/>
          <w:numId w:val="7"/>
        </w:numPr>
        <w:snapToGrid w:val="0"/>
        <w:spacing w:after="240" w:line="480" w:lineRule="auto"/>
        <w:mirrorIndents/>
        <w:rPr>
          <w:color w:val="000000"/>
          <w:kern w:val="2"/>
        </w:rPr>
      </w:pPr>
      <w:r>
        <w:rPr>
          <w:color w:val="000000"/>
          <w:kern w:val="2"/>
        </w:rPr>
        <w:t>I = Inhalation factors (volume/time)</w:t>
      </w:r>
      <w:r w:rsidRPr="00C01CDF">
        <w:rPr>
          <w:color w:val="000000"/>
          <w:kern w:val="2"/>
        </w:rPr>
        <w:t>.</w:t>
      </w:r>
    </w:p>
    <w:p w:rsidR="00C32C92" w:rsidRPr="00C32C92" w:rsidRDefault="00F2117A" w:rsidP="003B3572">
      <w:pPr>
        <w:pStyle w:val="CM46"/>
        <w:numPr>
          <w:ilvl w:val="0"/>
          <w:numId w:val="7"/>
        </w:numPr>
        <w:snapToGrid w:val="0"/>
        <w:spacing w:after="240" w:line="480" w:lineRule="auto"/>
        <w:mirrorIndents/>
      </w:pPr>
      <m:oMath>
        <m:sSub>
          <m:sSubPr>
            <m:ctrlPr>
              <w:rPr>
                <w:rFonts w:ascii="Cambria Math" w:hAnsi="Cambria Math"/>
                <w:color w:val="000000"/>
                <w:shd w:val="clear" w:color="auto" w:fill="FFFFFF"/>
              </w:rPr>
            </m:ctrlPr>
          </m:sSubPr>
          <m:e>
            <m:r>
              <m:rPr>
                <m:sty m:val="p"/>
              </m:rPr>
              <w:rPr>
                <w:rFonts w:ascii="Cambria Math" w:hAnsi="Cambria Math"/>
                <w:color w:val="000000"/>
                <w:shd w:val="clear" w:color="auto" w:fill="FFFFFF"/>
              </w:rPr>
              <m:t>λ</m:t>
            </m:r>
          </m:e>
          <m:sub>
            <m:r>
              <m:rPr>
                <m:sty m:val="p"/>
              </m:rPr>
              <w:rPr>
                <w:rFonts w:ascii="Cambria Math" w:hAnsi="Cambria Math"/>
                <w:color w:val="000000"/>
                <w:shd w:val="clear" w:color="auto" w:fill="FFFFFF"/>
              </w:rPr>
              <m:t>d</m:t>
            </m:r>
          </m:sub>
        </m:sSub>
      </m:oMath>
      <w:r w:rsidR="00806D6B">
        <w:rPr>
          <w:color w:val="000000"/>
          <w:shd w:val="clear" w:color="auto" w:fill="FFFFFF"/>
        </w:rPr>
        <w:t xml:space="preserve"> </w:t>
      </w:r>
      <w:proofErr w:type="gramStart"/>
      <w:r w:rsidR="00806D6B">
        <w:rPr>
          <w:color w:val="000000"/>
          <w:shd w:val="clear" w:color="auto" w:fill="FFFFFF"/>
        </w:rPr>
        <w:t>and</w:t>
      </w:r>
      <w:proofErr w:type="gramEnd"/>
      <w:r w:rsidR="00120D5B">
        <w:rPr>
          <w:rFonts w:hint="eastAsia"/>
          <w:color w:val="000000"/>
          <w:shd w:val="clear" w:color="auto" w:fill="FFFFFF"/>
        </w:rPr>
        <w:t xml:space="preserve"> </w:t>
      </w:r>
      <m:oMath>
        <m:sSub>
          <m:sSubPr>
            <m:ctrlPr>
              <w:rPr>
                <w:rFonts w:ascii="Cambria Math" w:hAnsi="Cambria Math"/>
                <w:color w:val="000000"/>
                <w:shd w:val="clear" w:color="auto" w:fill="FFFFFF"/>
              </w:rPr>
            </m:ctrlPr>
          </m:sSubPr>
          <m:e>
            <m:r>
              <m:rPr>
                <m:sty m:val="p"/>
              </m:rPr>
              <w:rPr>
                <w:rFonts w:ascii="Cambria Math" w:hAnsi="Cambria Math"/>
                <w:color w:val="000000"/>
                <w:shd w:val="clear" w:color="auto" w:fill="FFFFFF"/>
              </w:rPr>
              <m:t>λ</m:t>
            </m:r>
          </m:e>
          <m:sub>
            <m:r>
              <m:rPr>
                <m:sty m:val="p"/>
              </m:rPr>
              <w:rPr>
                <w:rFonts w:ascii="Cambria Math" w:hAnsi="Cambria Math"/>
                <w:color w:val="000000"/>
                <w:shd w:val="clear" w:color="auto" w:fill="FFFFFF"/>
              </w:rPr>
              <m:t>v</m:t>
            </m:r>
          </m:sub>
        </m:sSub>
      </m:oMath>
      <w:r w:rsidR="00C32C92" w:rsidRPr="00195966">
        <w:rPr>
          <w:color w:val="000000"/>
          <w:shd w:val="clear" w:color="auto" w:fill="FFFFFF"/>
        </w:rPr>
        <w:t xml:space="preserve"> are ventilation rate and indoor deposition velocity, respectively.</w:t>
      </w:r>
    </w:p>
    <w:p w:rsidR="003E5B79" w:rsidRPr="009F663B" w:rsidRDefault="003E5B79" w:rsidP="00BF6767">
      <w:pPr>
        <w:pStyle w:val="3"/>
      </w:pPr>
      <w:commentRangeStart w:id="12"/>
      <w:r w:rsidRPr="009F663B">
        <w:t xml:space="preserve">Dermal Exposure </w:t>
      </w:r>
      <w:r w:rsidR="00D9268C">
        <w:t>and Ingestion</w:t>
      </w:r>
      <w:commentRangeEnd w:id="12"/>
      <w:r w:rsidR="00806D6B">
        <w:rPr>
          <w:rStyle w:val="ae"/>
          <w:rFonts w:ascii="Cambria Math" w:eastAsiaTheme="minorEastAsia" w:hAnsi="Cambria Math" w:cstheme="minorBidi"/>
          <w:b w:val="0"/>
          <w:bCs w:val="0"/>
          <w:color w:val="auto"/>
        </w:rPr>
        <w:commentReference w:id="12"/>
      </w:r>
    </w:p>
    <w:p w:rsidR="003E5B79" w:rsidRPr="00195966" w:rsidRDefault="003E5B79" w:rsidP="008F7242">
      <w:pPr>
        <w:spacing w:line="480" w:lineRule="auto"/>
        <w:ind w:firstLineChars="300"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 xml:space="preserve">Dermal exposure to volatile chemical compound is fully studied </w:t>
      </w:r>
      <w:r w:rsidR="000225B3" w:rsidRPr="00195966">
        <w:rPr>
          <w:rFonts w:ascii="Times New Roman" w:hAnsi="Times New Roman" w:cs="Times New Roman"/>
          <w:color w:val="000000"/>
          <w:sz w:val="24"/>
          <w:szCs w:val="24"/>
          <w:shd w:val="clear" w:color="auto" w:fill="FFFFFF"/>
        </w:rPr>
        <w:t>already</w:t>
      </w:r>
      <w:ins w:id="13" w:author="Yong" w:date="2013-12-15T16:06:00Z">
        <w:r w:rsidR="00806D6B">
          <w:rPr>
            <w:rFonts w:ascii="Times New Roman" w:hAnsi="Times New Roman" w:cs="Times New Roman"/>
            <w:color w:val="000000"/>
            <w:sz w:val="24"/>
            <w:szCs w:val="24"/>
            <w:shd w:val="clear" w:color="auto" w:fill="FFFFFF"/>
          </w:rPr>
          <w:t xml:space="preserve"> </w:t>
        </w:r>
      </w:ins>
      <w:r w:rsidR="00592BD6">
        <w:rPr>
          <w:rFonts w:ascii="Times New Roman" w:hAnsi="Times New Roman" w:cs="Times New Roman"/>
          <w:color w:val="000000"/>
          <w:sz w:val="24"/>
          <w:szCs w:val="24"/>
          <w:shd w:val="clear" w:color="auto" w:fill="FFFFFF"/>
        </w:rPr>
        <w:fldChar w:fldCharType="begin"/>
      </w:r>
      <w:r w:rsidR="00613327">
        <w:rPr>
          <w:rFonts w:ascii="Times New Roman" w:hAnsi="Times New Roman" w:cs="Times New Roman"/>
          <w:color w:val="000000"/>
          <w:sz w:val="24"/>
          <w:szCs w:val="24"/>
          <w:shd w:val="clear" w:color="auto" w:fill="FFFFFF"/>
        </w:rPr>
        <w:instrText xml:space="preserve"> ADDIN EN.CITE &lt;EndNote&gt;&lt;Cite&gt;&lt;Author&gt;Hu&lt;/Author&gt;&lt;Year&gt;2011&lt;/Year&gt;&lt;RecNum&gt;3&lt;/RecNum&gt;&lt;DisplayText&gt;(Hu, Zhang et al. 2011)&lt;/DisplayText&gt;&lt;record&gt;&lt;rec-number&gt;3&lt;/rec-number&gt;&lt;foreign-keys&gt;&lt;key app="EN" db-id="2dtzart979vtdiedr97v25sr9s5rt9vep9tt" timestamp="1386367512"&gt;3&lt;/key&gt;&lt;/foreign-keys&gt;&lt;ref-type name="Journal Article"&gt;17&lt;/ref-type&gt;&lt;contributors&gt;&lt;authors&gt;&lt;author&gt;Hu, Xin&lt;/author&gt;&lt;author&gt;Zhang, Yun&lt;/author&gt;&lt;author&gt;Luo, Jun&lt;/author&gt;&lt;author&gt;Wang, Tijian&lt;/author&gt;&lt;author&gt;Lian, Hongzhen&lt;/author&gt;&lt;author&gt;Ding, Zhuhong&lt;/author&gt;&lt;/authors&gt;&lt;/contributors&gt;&lt;titles&gt;&lt;title&gt;Bioaccessibility and health risk of arsenic, mercury and other metals in urban street dusts from a mega-city, Nanjing, China&lt;/title&gt;&lt;secondary-title&gt;Environmental Pollution&lt;/secondary-title&gt;&lt;/titles&gt;&lt;periodical&gt;&lt;full-title&gt;Environmental Pollution&lt;/full-title&gt;&lt;/periodical&gt;&lt;pages&gt;1215-1221&lt;/pages&gt;&lt;volume&gt;159&lt;/volume&gt;&lt;number&gt;5&lt;/number&gt;&lt;dates&gt;&lt;year&gt;2011&lt;/year&gt;&lt;/dates&gt;&lt;isbn&gt;0269-7491&lt;/isbn&gt;&lt;urls&gt;&lt;/urls&gt;&lt;/record&gt;&lt;/Cite&gt;&lt;/EndNote&gt;</w:instrText>
      </w:r>
      <w:r w:rsidR="00592BD6">
        <w:rPr>
          <w:rFonts w:ascii="Times New Roman" w:hAnsi="Times New Roman" w:cs="Times New Roman"/>
          <w:color w:val="000000"/>
          <w:sz w:val="24"/>
          <w:szCs w:val="24"/>
          <w:shd w:val="clear" w:color="auto" w:fill="FFFFFF"/>
        </w:rPr>
        <w:fldChar w:fldCharType="separate"/>
      </w:r>
      <w:r w:rsidR="00613327">
        <w:rPr>
          <w:rFonts w:ascii="Times New Roman" w:hAnsi="Times New Roman" w:cs="Times New Roman"/>
          <w:noProof/>
          <w:color w:val="000000"/>
          <w:sz w:val="24"/>
          <w:szCs w:val="24"/>
          <w:shd w:val="clear" w:color="auto" w:fill="FFFFFF"/>
        </w:rPr>
        <w:t>(</w:t>
      </w:r>
      <w:hyperlink w:anchor="_ENREF_14" w:tooltip="Hu, 2011 #3" w:history="1">
        <w:r w:rsidR="00613327">
          <w:rPr>
            <w:rFonts w:ascii="Times New Roman" w:hAnsi="Times New Roman" w:cs="Times New Roman"/>
            <w:noProof/>
            <w:color w:val="000000"/>
            <w:sz w:val="24"/>
            <w:szCs w:val="24"/>
            <w:shd w:val="clear" w:color="auto" w:fill="FFFFFF"/>
          </w:rPr>
          <w:t>Hu, Zhang et al. 2011</w:t>
        </w:r>
      </w:hyperlink>
      <w:r w:rsidR="00613327">
        <w:rPr>
          <w:rFonts w:ascii="Times New Roman" w:hAnsi="Times New Roman" w:cs="Times New Roman"/>
          <w:noProof/>
          <w:color w:val="000000"/>
          <w:sz w:val="24"/>
          <w:szCs w:val="24"/>
          <w:shd w:val="clear" w:color="auto" w:fill="FFFFFF"/>
        </w:rPr>
        <w:t>)</w:t>
      </w:r>
      <w:r w:rsidR="00592BD6">
        <w:rPr>
          <w:rFonts w:ascii="Times New Roman" w:hAnsi="Times New Roman" w:cs="Times New Roman"/>
          <w:color w:val="000000"/>
          <w:sz w:val="24"/>
          <w:szCs w:val="24"/>
          <w:shd w:val="clear" w:color="auto" w:fill="FFFFFF"/>
        </w:rPr>
        <w:fldChar w:fldCharType="end"/>
      </w:r>
      <w:r w:rsidR="000225B3" w:rsidRPr="00195966">
        <w:rPr>
          <w:rFonts w:ascii="Times New Roman" w:hAnsi="Times New Roman" w:cs="Times New Roman"/>
          <w:color w:val="000000"/>
          <w:sz w:val="24"/>
          <w:szCs w:val="24"/>
          <w:shd w:val="clear" w:color="auto" w:fill="FFFFFF"/>
        </w:rPr>
        <w:t xml:space="preserve">, however, the reports to the dermal exposure to pollen remains </w:t>
      </w:r>
      <w:r w:rsidR="007171DC" w:rsidRPr="00195966">
        <w:rPr>
          <w:rFonts w:ascii="Times New Roman" w:hAnsi="Times New Roman" w:cs="Times New Roman"/>
          <w:color w:val="000000"/>
          <w:sz w:val="24"/>
          <w:szCs w:val="24"/>
          <w:shd w:val="clear" w:color="auto" w:fill="FFFFFF"/>
        </w:rPr>
        <w:t>rare. We use</w:t>
      </w:r>
      <w:r w:rsidR="00806D6B">
        <w:rPr>
          <w:rFonts w:ascii="Times New Roman" w:hAnsi="Times New Roman" w:cs="Times New Roman"/>
          <w:color w:val="000000"/>
          <w:sz w:val="24"/>
          <w:szCs w:val="24"/>
          <w:shd w:val="clear" w:color="auto" w:fill="FFFFFF"/>
        </w:rPr>
        <w:t>d</w:t>
      </w:r>
      <w:r w:rsidR="007171DC" w:rsidRPr="00195966">
        <w:rPr>
          <w:rFonts w:ascii="Times New Roman" w:hAnsi="Times New Roman" w:cs="Times New Roman"/>
          <w:color w:val="000000"/>
          <w:sz w:val="24"/>
          <w:szCs w:val="24"/>
          <w:shd w:val="clear" w:color="auto" w:fill="FFFFFF"/>
        </w:rPr>
        <w:t xml:space="preserve"> dry deposition model to estimate the adherence of pollen </w:t>
      </w:r>
      <w:r w:rsidR="00806D6B">
        <w:rPr>
          <w:rFonts w:ascii="Times New Roman" w:hAnsi="Times New Roman" w:cs="Times New Roman"/>
          <w:color w:val="000000"/>
          <w:sz w:val="24"/>
          <w:szCs w:val="24"/>
          <w:shd w:val="clear" w:color="auto" w:fill="FFFFFF"/>
        </w:rPr>
        <w:t>on</w:t>
      </w:r>
      <w:ins w:id="14" w:author="Yong" w:date="2013-12-15T16:07:00Z">
        <w:r w:rsidR="00806D6B" w:rsidRPr="00195966">
          <w:rPr>
            <w:rFonts w:ascii="Times New Roman" w:hAnsi="Times New Roman" w:cs="Times New Roman"/>
            <w:color w:val="000000"/>
            <w:sz w:val="24"/>
            <w:szCs w:val="24"/>
            <w:shd w:val="clear" w:color="auto" w:fill="FFFFFF"/>
          </w:rPr>
          <w:t xml:space="preserve"> </w:t>
        </w:r>
      </w:ins>
      <w:r w:rsidR="007171DC" w:rsidRPr="00195966">
        <w:rPr>
          <w:rFonts w:ascii="Times New Roman" w:hAnsi="Times New Roman" w:cs="Times New Roman"/>
          <w:color w:val="000000"/>
          <w:sz w:val="24"/>
          <w:szCs w:val="24"/>
          <w:shd w:val="clear" w:color="auto" w:fill="FFFFFF"/>
        </w:rPr>
        <w:t>human skins.</w:t>
      </w:r>
    </w:p>
    <w:p w:rsidR="00096F0B" w:rsidRPr="000A7D4A" w:rsidDel="00806D6B" w:rsidRDefault="00096F0B" w:rsidP="008F7242">
      <w:pPr>
        <w:spacing w:line="480" w:lineRule="auto"/>
        <w:ind w:firstLineChars="300" w:firstLine="720"/>
        <w:rPr>
          <w:del w:id="15" w:author="Yong" w:date="2013-12-15T16:07:00Z"/>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 xml:space="preserve">The dry deposition model assumed that the transport </w:t>
      </w:r>
      <w:r w:rsidR="00E71A0E" w:rsidRPr="00195966">
        <w:rPr>
          <w:rFonts w:ascii="Times New Roman" w:hAnsi="Times New Roman" w:cs="Times New Roman"/>
          <w:color w:val="000000"/>
          <w:sz w:val="24"/>
          <w:szCs w:val="24"/>
          <w:shd w:val="clear" w:color="auto" w:fill="FFFFFF"/>
        </w:rPr>
        <w:t>of material</w:t>
      </w:r>
      <w:r w:rsidRPr="00195966">
        <w:rPr>
          <w:rFonts w:ascii="Times New Roman" w:hAnsi="Times New Roman" w:cs="Times New Roman"/>
          <w:color w:val="000000"/>
          <w:sz w:val="24"/>
          <w:szCs w:val="24"/>
          <w:shd w:val="clear" w:color="auto" w:fill="FFFFFF"/>
        </w:rPr>
        <w:t xml:space="preserve"> to the surface is to be governed by three </w:t>
      </w:r>
      <w:r w:rsidR="00F07D8F" w:rsidRPr="00195966">
        <w:rPr>
          <w:rFonts w:ascii="Times New Roman" w:hAnsi="Times New Roman" w:cs="Times New Roman"/>
          <w:color w:val="000000"/>
          <w:sz w:val="24"/>
          <w:szCs w:val="24"/>
          <w:shd w:val="clear" w:color="auto" w:fill="FFFFFF"/>
        </w:rPr>
        <w:t>resistances</w:t>
      </w:r>
      <w:r w:rsidRPr="00195966">
        <w:rPr>
          <w:rFonts w:ascii="Times New Roman" w:hAnsi="Times New Roman" w:cs="Times New Roman"/>
          <w:color w:val="000000"/>
          <w:sz w:val="24"/>
          <w:szCs w:val="24"/>
          <w:shd w:val="clear" w:color="auto" w:fill="FFFFFF"/>
        </w:rPr>
        <w:t xml:space="preserve"> in series: the aerodynamic </w:t>
      </w:r>
      <w:proofErr w:type="gramStart"/>
      <w:r w:rsidRPr="00195966">
        <w:rPr>
          <w:rFonts w:ascii="Times New Roman" w:hAnsi="Times New Roman" w:cs="Times New Roman"/>
          <w:color w:val="000000"/>
          <w:sz w:val="24"/>
          <w:szCs w:val="24"/>
          <w:shd w:val="clear" w:color="auto" w:fill="FFFFFF"/>
        </w:rPr>
        <w:t xml:space="preserve">resistance </w:t>
      </w:r>
      <w:proofErr w:type="gramEnd"/>
      <m:oMath>
        <m:sSub>
          <m:sSubPr>
            <m:ctrlPr>
              <w:rPr>
                <w:rFonts w:hAnsi="Times New Roman" w:cs="Times New Roman"/>
                <w:color w:val="000000"/>
                <w:sz w:val="24"/>
                <w:szCs w:val="24"/>
                <w:shd w:val="clear" w:color="auto" w:fill="FFFFFF"/>
              </w:rPr>
            </m:ctrlPr>
          </m:sSubPr>
          <m:e>
            <m:r>
              <m:rPr>
                <m:sty m:val="p"/>
              </m:rPr>
              <w:rPr>
                <w:rFonts w:cs="Times New Roman"/>
                <w:color w:val="000000"/>
                <w:sz w:val="24"/>
                <w:szCs w:val="24"/>
                <w:shd w:val="clear" w:color="auto" w:fill="FFFFFF"/>
              </w:rPr>
              <m:t>r</m:t>
            </m:r>
          </m:e>
          <m:sub>
            <m:r>
              <m:rPr>
                <m:sty m:val="p"/>
              </m:rPr>
              <w:rPr>
                <w:rFonts w:cs="Times New Roman"/>
                <w:color w:val="000000"/>
                <w:sz w:val="24"/>
                <w:szCs w:val="24"/>
                <w:shd w:val="clear" w:color="auto" w:fill="FFFFFF"/>
              </w:rPr>
              <m:t>a</m:t>
            </m:r>
          </m:sub>
        </m:sSub>
      </m:oMath>
      <w:ins w:id="16" w:author="Yong" w:date="2013-12-15T16:07:00Z">
        <w:r w:rsidR="00806D6B">
          <w:rPr>
            <w:rFonts w:ascii="Times New Roman" w:hAnsi="Times New Roman" w:cs="Times New Roman"/>
            <w:color w:val="000000"/>
            <w:sz w:val="24"/>
            <w:szCs w:val="24"/>
            <w:shd w:val="clear" w:color="auto" w:fill="FFFFFF"/>
          </w:rPr>
          <w:t xml:space="preserve">, </w:t>
        </w:r>
      </w:ins>
    </w:p>
    <w:p w:rsidR="00096F0B" w:rsidRPr="00195966" w:rsidRDefault="002B436D" w:rsidP="008F7242">
      <w:pPr>
        <w:spacing w:line="480" w:lineRule="auto"/>
        <w:ind w:firstLineChars="300"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The</w:t>
      </w:r>
      <w:r w:rsidR="00096F0B" w:rsidRPr="00195966">
        <w:rPr>
          <w:rFonts w:ascii="Times New Roman" w:hAnsi="Times New Roman" w:cs="Times New Roman"/>
          <w:color w:val="000000"/>
          <w:sz w:val="24"/>
          <w:szCs w:val="24"/>
          <w:shd w:val="clear" w:color="auto" w:fill="FFFFFF"/>
        </w:rPr>
        <w:t xml:space="preserve"> </w:t>
      </w:r>
      <w:r w:rsidR="00F07D8F" w:rsidRPr="00195966">
        <w:rPr>
          <w:rFonts w:ascii="Times New Roman" w:hAnsi="Times New Roman" w:cs="Times New Roman"/>
          <w:color w:val="000000"/>
          <w:sz w:val="24"/>
          <w:szCs w:val="24"/>
          <w:shd w:val="clear" w:color="auto" w:fill="FFFFFF"/>
        </w:rPr>
        <w:t xml:space="preserve">quasi-laminar layer </w:t>
      </w:r>
      <w:proofErr w:type="gramStart"/>
      <w:r w:rsidRPr="00195966">
        <w:rPr>
          <w:rFonts w:ascii="Times New Roman" w:hAnsi="Times New Roman" w:cs="Times New Roman"/>
          <w:color w:val="000000"/>
          <w:sz w:val="24"/>
          <w:szCs w:val="24"/>
          <w:shd w:val="clear" w:color="auto" w:fill="FFFFFF"/>
        </w:rPr>
        <w:t>resistance</w:t>
      </w:r>
      <w:r>
        <w:rPr>
          <w:rFonts w:ascii="Times New Roman" w:hAnsi="Times New Roman" w:cs="Times New Roman"/>
          <w:color w:val="000000"/>
          <w:sz w:val="24"/>
          <w:szCs w:val="24"/>
          <w:shd w:val="clear" w:color="auto" w:fill="FFFFFF"/>
        </w:rPr>
        <w:t xml:space="preserve"> </w:t>
      </w:r>
      <w:proofErr w:type="gramEnd"/>
      <m:oMath>
        <m:sSub>
          <m:sSubPr>
            <m:ctrlPr>
              <w:rPr>
                <w:rFonts w:hAnsi="Times New Roman" w:cs="Times New Roman"/>
                <w:color w:val="000000"/>
                <w:sz w:val="24"/>
                <w:szCs w:val="24"/>
                <w:shd w:val="clear" w:color="auto" w:fill="FFFFFF"/>
              </w:rPr>
            </m:ctrlPr>
          </m:sSubPr>
          <m:e>
            <m:r>
              <m:rPr>
                <m:sty m:val="p"/>
              </m:rPr>
              <w:rPr>
                <w:rFonts w:cs="Times New Roman"/>
                <w:color w:val="000000"/>
                <w:sz w:val="24"/>
                <w:szCs w:val="24"/>
                <w:shd w:val="clear" w:color="auto" w:fill="FFFFFF"/>
              </w:rPr>
              <m:t>r</m:t>
            </m:r>
          </m:e>
          <m:sub>
            <m:r>
              <m:rPr>
                <m:sty m:val="p"/>
              </m:rPr>
              <w:rPr>
                <w:rFonts w:cs="Times New Roman"/>
                <w:color w:val="000000"/>
                <w:sz w:val="24"/>
                <w:szCs w:val="24"/>
                <w:shd w:val="clear" w:color="auto" w:fill="FFFFFF"/>
              </w:rPr>
              <m:t>b</m:t>
            </m:r>
          </m:sub>
        </m:sSub>
      </m:oMath>
      <w:r w:rsidR="00F41EF7" w:rsidRPr="00195966">
        <w:rPr>
          <w:rFonts w:ascii="Times New Roman" w:hAnsi="Times New Roman" w:cs="Times New Roman"/>
          <w:color w:val="000000"/>
          <w:sz w:val="24"/>
          <w:szCs w:val="24"/>
          <w:shd w:val="clear" w:color="auto" w:fill="FFFFFF"/>
        </w:rPr>
        <w:t>,</w:t>
      </w:r>
      <w:r w:rsidR="00F07D8F" w:rsidRPr="00195966">
        <w:rPr>
          <w:rFonts w:ascii="Times New Roman" w:hAnsi="Times New Roman" w:cs="Times New Roman"/>
          <w:color w:val="000000"/>
          <w:sz w:val="24"/>
          <w:szCs w:val="24"/>
          <w:shd w:val="clear" w:color="auto" w:fill="FFFFFF"/>
        </w:rPr>
        <w:t xml:space="preserve"> </w:t>
      </w:r>
      <w:r w:rsidR="00F41EF7" w:rsidRPr="00195966">
        <w:rPr>
          <w:rFonts w:ascii="Times New Roman" w:hAnsi="Times New Roman" w:cs="Times New Roman"/>
          <w:color w:val="000000"/>
          <w:sz w:val="24"/>
          <w:szCs w:val="24"/>
          <w:shd w:val="clear" w:color="auto" w:fill="FFFFFF"/>
        </w:rPr>
        <w:t>and</w:t>
      </w:r>
      <w:r w:rsidR="00E71A0E" w:rsidRPr="00195966">
        <w:rPr>
          <w:rFonts w:ascii="Times New Roman" w:hAnsi="Times New Roman" w:cs="Times New Roman"/>
          <w:color w:val="000000"/>
          <w:sz w:val="24"/>
          <w:szCs w:val="24"/>
          <w:shd w:val="clear" w:color="auto" w:fill="FFFFFF"/>
        </w:rPr>
        <w:t xml:space="preserve"> the surface or canopy resistance </w:t>
      </w:r>
      <m:oMath>
        <m:sSub>
          <m:sSubPr>
            <m:ctrlPr>
              <w:rPr>
                <w:rFonts w:hAnsi="Times New Roman" w:cs="Times New Roman"/>
                <w:color w:val="000000"/>
                <w:sz w:val="24"/>
                <w:szCs w:val="24"/>
                <w:shd w:val="clear" w:color="auto" w:fill="FFFFFF"/>
              </w:rPr>
            </m:ctrlPr>
          </m:sSubPr>
          <m:e>
            <m:r>
              <m:rPr>
                <m:sty m:val="p"/>
              </m:rPr>
              <w:rPr>
                <w:rFonts w:cs="Times New Roman"/>
                <w:color w:val="000000"/>
                <w:sz w:val="24"/>
                <w:szCs w:val="24"/>
                <w:shd w:val="clear" w:color="auto" w:fill="FFFFFF"/>
              </w:rPr>
              <m:t>r</m:t>
            </m:r>
          </m:e>
          <m:sub>
            <m:r>
              <m:rPr>
                <m:sty m:val="p"/>
              </m:rPr>
              <w:rPr>
                <w:rFonts w:cs="Times New Roman"/>
                <w:color w:val="000000"/>
                <w:sz w:val="24"/>
                <w:szCs w:val="24"/>
                <w:shd w:val="clear" w:color="auto" w:fill="FFFFFF"/>
              </w:rPr>
              <m:t>c</m:t>
            </m:r>
          </m:sub>
        </m:sSub>
      </m:oMath>
      <w:r w:rsidR="00E71A0E" w:rsidRPr="00195966">
        <w:rPr>
          <w:rFonts w:ascii="Times New Roman" w:hAnsi="Times New Roman" w:cs="Times New Roman"/>
          <w:color w:val="000000"/>
          <w:sz w:val="24"/>
          <w:szCs w:val="24"/>
          <w:shd w:val="clear" w:color="auto" w:fill="FFFFFF"/>
        </w:rPr>
        <w:t>.</w:t>
      </w:r>
      <w:ins w:id="17" w:author="Yong" w:date="2013-12-15T16:07:00Z">
        <w:r w:rsidR="00806D6B">
          <w:rPr>
            <w:rFonts w:ascii="Times New Roman" w:hAnsi="Times New Roman" w:cs="Times New Roman"/>
            <w:color w:val="000000"/>
            <w:sz w:val="24"/>
            <w:szCs w:val="24"/>
            <w:shd w:val="clear" w:color="auto" w:fill="FFFFFF"/>
          </w:rPr>
          <w:t xml:space="preserve"> </w:t>
        </w:r>
      </w:ins>
      <w:r w:rsidR="00E71A0E" w:rsidRPr="00195966">
        <w:rPr>
          <w:rFonts w:ascii="Times New Roman" w:hAnsi="Times New Roman" w:cs="Times New Roman"/>
          <w:color w:val="000000"/>
          <w:sz w:val="24"/>
          <w:szCs w:val="24"/>
          <w:shd w:val="clear" w:color="auto" w:fill="FFFFFF"/>
        </w:rPr>
        <w:lastRenderedPageBreak/>
        <w:t xml:space="preserve">The total </w:t>
      </w:r>
      <w:r w:rsidR="00A1533C" w:rsidRPr="00195966">
        <w:rPr>
          <w:rFonts w:ascii="Times New Roman" w:hAnsi="Times New Roman" w:cs="Times New Roman"/>
          <w:color w:val="000000"/>
          <w:sz w:val="24"/>
          <w:szCs w:val="24"/>
          <w:shd w:val="clear" w:color="auto" w:fill="FFFFFF"/>
        </w:rPr>
        <w:t>resistance,</w:t>
      </w:r>
      <w:r w:rsidR="00806D6B">
        <w:rPr>
          <w:rFonts w:ascii="Times New Roman" w:hAnsi="Times New Roman" w:cs="Times New Roman"/>
          <w:color w:val="000000"/>
          <w:sz w:val="24"/>
          <w:szCs w:val="24"/>
          <w:shd w:val="clear" w:color="auto" w:fill="FFFFFF"/>
        </w:rPr>
        <w:t xml:space="preserve"> </w:t>
      </w:r>
      <m:oMath>
        <m:sSub>
          <m:sSubPr>
            <m:ctrlPr>
              <w:rPr>
                <w:rFonts w:hAnsi="Times New Roman" w:cs="Times New Roman"/>
                <w:color w:val="000000"/>
                <w:sz w:val="24"/>
                <w:szCs w:val="24"/>
                <w:shd w:val="clear" w:color="auto" w:fill="FFFFFF"/>
              </w:rPr>
            </m:ctrlPr>
          </m:sSubPr>
          <m:e>
            <m:r>
              <m:rPr>
                <m:sty m:val="p"/>
              </m:rPr>
              <w:rPr>
                <w:rFonts w:cs="Times New Roman"/>
                <w:color w:val="000000"/>
                <w:sz w:val="24"/>
                <w:szCs w:val="24"/>
                <w:shd w:val="clear" w:color="auto" w:fill="FFFFFF"/>
              </w:rPr>
              <m:t>r</m:t>
            </m:r>
          </m:e>
          <m:sub>
            <m:r>
              <m:rPr>
                <m:sty m:val="p"/>
              </m:rPr>
              <w:rPr>
                <w:rFonts w:cs="Times New Roman"/>
                <w:color w:val="000000"/>
                <w:sz w:val="24"/>
                <w:szCs w:val="24"/>
                <w:shd w:val="clear" w:color="auto" w:fill="FFFFFF"/>
              </w:rPr>
              <m:t>t</m:t>
            </m:r>
          </m:sub>
        </m:sSub>
      </m:oMath>
      <w:r w:rsidR="00E71A0E" w:rsidRPr="00195966">
        <w:rPr>
          <w:rFonts w:ascii="Times New Roman" w:hAnsi="Times New Roman" w:cs="Times New Roman"/>
          <w:color w:val="000000"/>
          <w:sz w:val="24"/>
          <w:szCs w:val="24"/>
          <w:shd w:val="clear" w:color="auto" w:fill="FFFFFF"/>
        </w:rPr>
        <w:t xml:space="preserve"> by </w:t>
      </w:r>
      <w:r w:rsidR="00A1533C" w:rsidRPr="00195966">
        <w:rPr>
          <w:rFonts w:ascii="Times New Roman" w:hAnsi="Times New Roman" w:cs="Times New Roman"/>
          <w:color w:val="000000"/>
          <w:sz w:val="24"/>
          <w:szCs w:val="24"/>
          <w:shd w:val="clear" w:color="auto" w:fill="FFFFFF"/>
        </w:rPr>
        <w:t xml:space="preserve">definition, </w:t>
      </w:r>
      <w:r w:rsidR="00806D6B">
        <w:rPr>
          <w:rFonts w:ascii="Times New Roman" w:hAnsi="Times New Roman" w:cs="Times New Roman"/>
          <w:color w:val="000000"/>
          <w:sz w:val="24"/>
          <w:szCs w:val="24"/>
          <w:shd w:val="clear" w:color="auto" w:fill="FFFFFF"/>
        </w:rPr>
        <w:t xml:space="preserve">is </w:t>
      </w:r>
      <w:r w:rsidR="00A1533C" w:rsidRPr="00195966">
        <w:rPr>
          <w:rFonts w:ascii="Times New Roman" w:hAnsi="Times New Roman" w:cs="Times New Roman"/>
          <w:color w:val="000000"/>
          <w:sz w:val="24"/>
          <w:szCs w:val="24"/>
          <w:shd w:val="clear" w:color="auto" w:fill="FFFFFF"/>
        </w:rPr>
        <w:t>the</w:t>
      </w:r>
      <w:r w:rsidR="00E71A0E" w:rsidRPr="00195966">
        <w:rPr>
          <w:rFonts w:ascii="Times New Roman" w:hAnsi="Times New Roman" w:cs="Times New Roman"/>
          <w:color w:val="000000"/>
          <w:sz w:val="24"/>
          <w:szCs w:val="24"/>
          <w:shd w:val="clear" w:color="auto" w:fill="FFFFFF"/>
        </w:rPr>
        <w:t xml:space="preserve"> inverse of the deposition velocity</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18"/>
        <w:gridCol w:w="7068"/>
        <w:gridCol w:w="620"/>
      </w:tblGrid>
      <w:tr w:rsidR="000A7D4A" w:rsidTr="00BF6767">
        <w:trPr>
          <w:jc w:val="center"/>
        </w:trPr>
        <w:tc>
          <w:tcPr>
            <w:tcW w:w="618" w:type="dxa"/>
            <w:tcMar>
              <w:top w:w="60" w:type="dxa"/>
              <w:bottom w:w="60" w:type="dxa"/>
            </w:tcMar>
            <w:vAlign w:val="center"/>
          </w:tcPr>
          <w:p w:rsidR="000A7D4A" w:rsidRDefault="000A7D4A" w:rsidP="000A7D4A">
            <w:pPr>
              <w:pStyle w:val="MTDisplayEquation"/>
              <w:ind w:left="0"/>
            </w:pPr>
          </w:p>
        </w:tc>
        <w:tc>
          <w:tcPr>
            <w:tcW w:w="7068" w:type="dxa"/>
            <w:tcMar>
              <w:top w:w="60" w:type="dxa"/>
              <w:bottom w:w="60" w:type="dxa"/>
            </w:tcMar>
            <w:vAlign w:val="center"/>
          </w:tcPr>
          <w:p w:rsidR="000A7D4A" w:rsidRDefault="00F2117A" w:rsidP="000A7D4A">
            <w:pPr>
              <w:pStyle w:val="MTDisplayEquation"/>
              <w:ind w:left="0"/>
              <w:jc w:val="center"/>
            </w:pPr>
            <m:oMathPara>
              <m:oMath>
                <m:sSubSup>
                  <m:sSubSupPr>
                    <m:ctrlPr>
                      <w:rPr>
                        <w:rFonts w:ascii="Cambria Math" w:hAnsi="Cambria Math"/>
                        <w:i/>
                      </w:rPr>
                    </m:ctrlPr>
                  </m:sSubSupPr>
                  <m:e>
                    <m:r>
                      <w:rPr>
                        <w:rFonts w:ascii="Cambria Math" w:hAnsi="Cambria Math"/>
                      </w:rPr>
                      <m:t>v</m:t>
                    </m:r>
                  </m:e>
                  <m:sub>
                    <m:r>
                      <w:rPr>
                        <w:rFonts w:ascii="Cambria Math" w:hAnsi="Cambria Math"/>
                      </w:rPr>
                      <m:t>d</m:t>
                    </m:r>
                  </m:sub>
                  <m:sup>
                    <m:r>
                      <w:rPr>
                        <w:rFonts w:ascii="Cambria Math" w:hAnsi="Cambria Math"/>
                      </w:rPr>
                      <m:t>-1</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c</m:t>
                    </m:r>
                  </m:sub>
                </m:sSub>
                <m:r>
                  <w:rPr>
                    <w:rFonts w:ascii="Cambria Math" w:hAnsi="Cambria Math"/>
                    <w:i/>
                    <w:position w:val="-4"/>
                  </w:rPr>
                  <w:object w:dxaOrig="180" w:dyaOrig="279">
                    <v:shape id="_x0000_i1029" type="#_x0000_t75" style="width:9.6pt;height:13.8pt" o:ole="">
                      <v:imagedata r:id="rId12" o:title=""/>
                    </v:shape>
                    <o:OLEObject Type="Embed" ProgID="Equation.DSMT4" ShapeID="_x0000_i1029" DrawAspect="Content" ObjectID="_1448886487" r:id="rId18"/>
                  </w:object>
                </m:r>
                <m:r>
                  <w:rPr>
                    <w:rFonts w:ascii="Cambria Math" w:hAnsi="Cambria Math"/>
                  </w:rPr>
                  <m:t xml:space="preserve"> </m:t>
                </m:r>
              </m:oMath>
            </m:oMathPara>
          </w:p>
        </w:tc>
        <w:tc>
          <w:tcPr>
            <w:tcW w:w="620" w:type="dxa"/>
            <w:tcMar>
              <w:top w:w="60" w:type="dxa"/>
              <w:bottom w:w="60" w:type="dxa"/>
            </w:tcMar>
            <w:vAlign w:val="center"/>
          </w:tcPr>
          <w:p w:rsidR="000A7D4A" w:rsidRDefault="00592BD6" w:rsidP="000A7D4A">
            <w:pPr>
              <w:pStyle w:val="MTDisplayEquation"/>
              <w:ind w:left="0"/>
              <w:jc w:val="right"/>
            </w:pPr>
            <w:r>
              <w:fldChar w:fldCharType="begin"/>
            </w:r>
            <w:r w:rsidR="00E351E3">
              <w:instrText xml:space="preserve"> MACROBUTTON MTPlaceRef \* MERGEFORMAT </w:instrText>
            </w:r>
            <w:r w:rsidR="00AF3191">
              <w:fldChar w:fldCharType="begin"/>
            </w:r>
            <w:r w:rsidR="00AF3191">
              <w:instrText xml:space="preserve"> SEQ MTEqn \h \* MERGEFORMAT </w:instrText>
            </w:r>
            <w:r w:rsidR="00AF3191">
              <w:fldChar w:fldCharType="end"/>
            </w:r>
            <w:r w:rsidR="00E351E3">
              <w:instrText>(</w:instrText>
            </w:r>
            <w:fldSimple w:instr=" SEQ MTChap \c \* Arabic \* MERGEFORMAT ">
              <w:r w:rsidR="00DA1F97">
                <w:rPr>
                  <w:noProof/>
                </w:rPr>
                <w:instrText>3</w:instrText>
              </w:r>
            </w:fldSimple>
            <w:r w:rsidR="00E351E3">
              <w:instrText>.</w:instrText>
            </w:r>
            <w:fldSimple w:instr=" SEQ MTEqn \c \* Arabic \* MERGEFORMAT ">
              <w:r w:rsidR="00DA1F97">
                <w:rPr>
                  <w:noProof/>
                </w:rPr>
                <w:instrText>4</w:instrText>
              </w:r>
            </w:fldSimple>
            <w:r w:rsidR="00E351E3">
              <w:instrText>)</w:instrText>
            </w:r>
            <w:r>
              <w:fldChar w:fldCharType="end"/>
            </w:r>
          </w:p>
        </w:tc>
      </w:tr>
    </w:tbl>
    <w:p w:rsidR="007171DC" w:rsidRDefault="00984014" w:rsidP="00195966">
      <w:pPr>
        <w:spacing w:line="480" w:lineRule="auto"/>
        <w:ind w:firstLineChars="300"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For particle dry deposition,</w:t>
      </w:r>
      <w:ins w:id="18" w:author="Yong" w:date="2013-12-15T16:09:00Z">
        <w:r w:rsidR="00806D6B">
          <w:rPr>
            <w:rFonts w:ascii="Times New Roman" w:hAnsi="Times New Roman" w:cs="Times New Roman"/>
            <w:color w:val="000000"/>
            <w:sz w:val="24"/>
            <w:szCs w:val="24"/>
            <w:shd w:val="clear" w:color="auto" w:fill="FFFFFF"/>
          </w:rPr>
          <w:t xml:space="preserve"> </w:t>
        </w:r>
        <m:oMath>
          <m:r>
            <w:rPr>
              <w:rFonts w:cs="Times New Roman"/>
              <w:color w:val="000000"/>
              <w:sz w:val="24"/>
              <w:szCs w:val="24"/>
              <w:shd w:val="clear" w:color="auto" w:fill="FFFFFF"/>
            </w:rPr>
            <m:t xml:space="preserve"> </m:t>
          </m:r>
        </m:oMath>
      </w:ins>
      <m:oMath>
        <m:sSub>
          <m:sSubPr>
            <m:ctrlPr>
              <w:rPr>
                <w:rFonts w:hAnsi="Times New Roman" w:cs="Times New Roman"/>
                <w:color w:val="000000"/>
                <w:sz w:val="24"/>
                <w:szCs w:val="24"/>
                <w:shd w:val="clear" w:color="auto" w:fill="FFFFFF"/>
              </w:rPr>
            </m:ctrlPr>
          </m:sSubPr>
          <m:e>
            <m:r>
              <m:rPr>
                <m:sty m:val="p"/>
              </m:rPr>
              <w:rPr>
                <w:rFonts w:hAnsi="Times New Roman" w:cs="Times New Roman"/>
                <w:color w:val="000000"/>
                <w:sz w:val="24"/>
                <w:szCs w:val="24"/>
                <w:shd w:val="clear" w:color="auto" w:fill="FFFFFF"/>
              </w:rPr>
              <m:t>v</m:t>
            </m:r>
          </m:e>
          <m:sub>
            <m:r>
              <m:rPr>
                <m:sty m:val="p"/>
              </m:rPr>
              <w:rPr>
                <w:rFonts w:hAnsi="Times New Roman" w:cs="Times New Roman"/>
                <w:color w:val="000000"/>
                <w:sz w:val="24"/>
                <w:szCs w:val="24"/>
                <w:shd w:val="clear" w:color="auto" w:fill="FFFFFF"/>
              </w:rPr>
              <m:t>d</m:t>
            </m:r>
          </m:sub>
        </m:sSub>
      </m:oMath>
      <w:r w:rsidRPr="00195966">
        <w:rPr>
          <w:rFonts w:ascii="Times New Roman" w:hAnsi="Times New Roman" w:cs="Times New Roman"/>
          <w:color w:val="000000"/>
          <w:sz w:val="24"/>
          <w:szCs w:val="24"/>
          <w:shd w:val="clear" w:color="auto" w:fill="FFFFFF"/>
        </w:rPr>
        <w:t xml:space="preserve"> becomes</w:t>
      </w:r>
    </w:p>
    <w:p w:rsidR="000A7D4A" w:rsidRPr="00195966" w:rsidRDefault="000A7D4A" w:rsidP="000A7D4A">
      <w:pPr>
        <w:pStyle w:val="MTDisplayEquation"/>
        <w:rPr>
          <w:shd w:val="clear" w:color="auto" w:fill="FFFFFF"/>
        </w:rPr>
      </w:pPr>
      <w:r>
        <w:rPr>
          <w:shd w:val="clear" w:color="auto" w:fill="FFFFFF"/>
        </w:rPr>
        <w:tab/>
      </w:r>
      <w:r w:rsidR="00E351E3" w:rsidRPr="000A7D4A">
        <w:rPr>
          <w:position w:val="-30"/>
          <w:shd w:val="clear" w:color="auto" w:fill="FFFFFF"/>
        </w:rPr>
        <w:object w:dxaOrig="2540" w:dyaOrig="680">
          <v:shape id="_x0000_i1030" type="#_x0000_t75" style="width:127.8pt;height:33.6pt" o:ole="">
            <v:imagedata r:id="rId19" o:title=""/>
          </v:shape>
          <o:OLEObject Type="Embed" ProgID="Equation.DSMT4" ShapeID="_x0000_i1030" DrawAspect="Content" ObjectID="_1448886488" r:id="rId20"/>
        </w:object>
      </w:r>
      <w:r>
        <w:rPr>
          <w:shd w:val="clear" w:color="auto" w:fill="FFFFFF"/>
        </w:rPr>
        <w:t xml:space="preserve"> </w:t>
      </w:r>
      <w:r>
        <w:rPr>
          <w:shd w:val="clear" w:color="auto" w:fill="FFFFFF"/>
        </w:rPr>
        <w:tab/>
      </w:r>
      <w:r w:rsidR="00592BD6">
        <w:rPr>
          <w:shd w:val="clear" w:color="auto" w:fill="FFFFFF"/>
        </w:rPr>
        <w:fldChar w:fldCharType="begin"/>
      </w:r>
      <w:r w:rsidR="00E351E3">
        <w:rPr>
          <w:shd w:val="clear" w:color="auto" w:fill="FFFFFF"/>
        </w:rPr>
        <w:instrText xml:space="preserve"> MACROBUTTON MTPlaceRef \* MERGEFORMAT </w:instrText>
      </w:r>
      <w:r w:rsidR="00AF3191">
        <w:fldChar w:fldCharType="begin"/>
      </w:r>
      <w:r w:rsidR="00AF3191">
        <w:instrText xml:space="preserve"> SEQ MTEqn \h \* MERGEFORMAT </w:instrText>
      </w:r>
      <w:r w:rsidR="00AF3191">
        <w:fldChar w:fldCharType="end"/>
      </w:r>
      <w:r w:rsidR="00E351E3">
        <w:rPr>
          <w:shd w:val="clear" w:color="auto" w:fill="FFFFFF"/>
        </w:rPr>
        <w:instrText>(</w:instrText>
      </w:r>
      <w:fldSimple w:instr=" SEQ MTChap \c \* Arabic \* MERGEFORMAT ">
        <w:r w:rsidR="00DA1F97" w:rsidRPr="00DA1F97">
          <w:rPr>
            <w:noProof/>
            <w:shd w:val="clear" w:color="auto" w:fill="FFFFFF"/>
          </w:rPr>
          <w:instrText>3</w:instrText>
        </w:r>
      </w:fldSimple>
      <w:r w:rsidR="00E351E3">
        <w:rPr>
          <w:shd w:val="clear" w:color="auto" w:fill="FFFFFF"/>
        </w:rPr>
        <w:instrText>.</w:instrText>
      </w:r>
      <w:fldSimple w:instr=" SEQ MTEqn \c \* Arabic \* MERGEFORMAT ">
        <w:r w:rsidR="00DA1F97" w:rsidRPr="00DA1F97">
          <w:rPr>
            <w:noProof/>
            <w:shd w:val="clear" w:color="auto" w:fill="FFFFFF"/>
          </w:rPr>
          <w:instrText>5</w:instrText>
        </w:r>
      </w:fldSimple>
      <w:r w:rsidR="00E351E3">
        <w:rPr>
          <w:shd w:val="clear" w:color="auto" w:fill="FFFFFF"/>
        </w:rPr>
        <w:instrText>)</w:instrText>
      </w:r>
      <w:r w:rsidR="00592BD6">
        <w:rPr>
          <w:shd w:val="clear" w:color="auto" w:fill="FFFFFF"/>
        </w:rPr>
        <w:fldChar w:fldCharType="end"/>
      </w:r>
    </w:p>
    <w:p w:rsidR="00984014" w:rsidRPr="00195966" w:rsidRDefault="00806D6B" w:rsidP="000A7D4A">
      <w:pPr>
        <w:spacing w:line="480" w:lineRule="auto"/>
        <w:rPr>
          <w:rFonts w:ascii="Times New Roman" w:hAnsi="Times New Roman" w:cs="Times New Roman"/>
          <w:color w:val="000000"/>
          <w:sz w:val="24"/>
          <w:szCs w:val="24"/>
          <w:shd w:val="clear" w:color="auto" w:fill="FFFFFF"/>
        </w:rPr>
      </w:pPr>
      <w:proofErr w:type="gramStart"/>
      <w:r>
        <w:rPr>
          <w:rFonts w:ascii="Times New Roman" w:hAnsi="Times New Roman" w:cs="Times New Roman"/>
          <w:color w:val="000000"/>
          <w:sz w:val="24"/>
          <w:szCs w:val="24"/>
          <w:shd w:val="clear" w:color="auto" w:fill="FFFFFF"/>
        </w:rPr>
        <w:t>where</w:t>
      </w:r>
      <w:proofErr w:type="gramEnd"/>
      <w:r w:rsidR="00984014" w:rsidRPr="00195966">
        <w:rPr>
          <w:rFonts w:ascii="Times New Roman" w:hAnsi="Times New Roman" w:cs="Times New Roman"/>
          <w:color w:val="000000"/>
          <w:sz w:val="24"/>
          <w:szCs w:val="24"/>
          <w:shd w:val="clear" w:color="auto" w:fill="FFFFFF"/>
        </w:rPr>
        <w:t xml:space="preserve"> </w:t>
      </w:r>
      <m:oMath>
        <m:sSub>
          <m:sSubPr>
            <m:ctrlPr>
              <w:rPr>
                <w:rFonts w:hAnsi="Times New Roman" w:cs="Times New Roman"/>
                <w:color w:val="000000"/>
                <w:sz w:val="24"/>
                <w:szCs w:val="24"/>
                <w:shd w:val="clear" w:color="auto" w:fill="FFFFFF"/>
              </w:rPr>
            </m:ctrlPr>
          </m:sSubPr>
          <m:e>
            <m:r>
              <m:rPr>
                <m:sty m:val="p"/>
              </m:rPr>
              <w:rPr>
                <w:rFonts w:hAnsi="Times New Roman" w:cs="Times New Roman"/>
                <w:color w:val="000000"/>
                <w:sz w:val="24"/>
                <w:szCs w:val="24"/>
                <w:shd w:val="clear" w:color="auto" w:fill="FFFFFF"/>
              </w:rPr>
              <m:t>v</m:t>
            </m:r>
          </m:e>
          <m:sub>
            <m:r>
              <m:rPr>
                <m:sty m:val="p"/>
              </m:rPr>
              <w:rPr>
                <w:rFonts w:hAnsi="Times New Roman" w:cs="Times New Roman"/>
                <w:color w:val="000000"/>
                <w:sz w:val="24"/>
                <w:szCs w:val="24"/>
                <w:shd w:val="clear" w:color="auto" w:fill="FFFFFF"/>
              </w:rPr>
              <m:t>s</m:t>
            </m:r>
          </m:sub>
        </m:sSub>
      </m:oMath>
      <w:r w:rsidR="00984014" w:rsidRPr="00195966">
        <w:rPr>
          <w:rFonts w:ascii="Times New Roman" w:hAnsi="Times New Roman" w:cs="Times New Roman"/>
          <w:color w:val="000000"/>
          <w:sz w:val="24"/>
          <w:szCs w:val="24"/>
          <w:shd w:val="clear" w:color="auto" w:fill="FFFFFF"/>
        </w:rPr>
        <w:t xml:space="preserve"> is the particle settling velocity</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18"/>
        <w:gridCol w:w="7068"/>
        <w:gridCol w:w="620"/>
      </w:tblGrid>
      <w:tr w:rsidR="000A7D4A" w:rsidTr="000A7D4A">
        <w:trPr>
          <w:jc w:val="center"/>
        </w:trPr>
        <w:tc>
          <w:tcPr>
            <w:tcW w:w="619" w:type="dxa"/>
            <w:tcMar>
              <w:top w:w="60" w:type="dxa"/>
              <w:bottom w:w="60" w:type="dxa"/>
            </w:tcMar>
            <w:vAlign w:val="center"/>
          </w:tcPr>
          <w:p w:rsidR="000A7D4A" w:rsidRDefault="000A7D4A" w:rsidP="000A7D4A">
            <w:pPr>
              <w:pStyle w:val="MTDisplayEquation"/>
              <w:ind w:left="0"/>
            </w:pPr>
          </w:p>
        </w:tc>
        <w:tc>
          <w:tcPr>
            <w:tcW w:w="7073" w:type="dxa"/>
            <w:tcMar>
              <w:top w:w="60" w:type="dxa"/>
              <w:bottom w:w="60" w:type="dxa"/>
            </w:tcMar>
            <w:vAlign w:val="center"/>
          </w:tcPr>
          <w:p w:rsidR="000A7D4A" w:rsidRDefault="00F2117A" w:rsidP="000A7D4A">
            <w:pPr>
              <w:pStyle w:val="MTDisplayEquation"/>
              <w:ind w:left="0"/>
              <w:jc w:val="cente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a</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k</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m:t>
                        </m:r>
                      </m:sub>
                    </m:sSub>
                  </m:den>
                </m:f>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m:rPr>
                                <m:sty m:val="p"/>
                              </m:rPr>
                              <w:rPr>
                                <w:rFonts w:ascii="Cambria Math" w:hAnsi="Cambria Math"/>
                              </w:rPr>
                              <m:t>z</m:t>
                            </m:r>
                          </m:num>
                          <m:den>
                            <m:sSub>
                              <m:sSubPr>
                                <m:ctrlPr>
                                  <w:rPr>
                                    <w:rFonts w:ascii="Cambria Math" w:hAnsi="Cambria Math"/>
                                  </w:rPr>
                                </m:ctrlPr>
                              </m:sSubPr>
                              <m:e>
                                <m:r>
                                  <m:rPr>
                                    <m:sty m:val="p"/>
                                  </m:rPr>
                                  <w:rPr>
                                    <w:rFonts w:ascii="Cambria Math" w:hAnsi="Cambria Math"/>
                                  </w:rPr>
                                  <m:t>z</m:t>
                                </m:r>
                              </m:e>
                              <m:sub>
                                <m:r>
                                  <m:rPr>
                                    <m:sty m:val="p"/>
                                  </m:rPr>
                                  <w:rPr>
                                    <w:rFonts w:ascii="Cambria Math" w:hAnsi="Cambria Math"/>
                                  </w:rPr>
                                  <m:t>0</m:t>
                                </m:r>
                              </m:sub>
                            </m:sSub>
                          </m:den>
                        </m:f>
                      </m:e>
                    </m:d>
                  </m:e>
                </m:func>
                <m:r>
                  <w:rPr>
                    <w:rFonts w:ascii="Cambria Math" w:hAnsi="Cambria Math"/>
                    <w:i/>
                    <w:position w:val="-4"/>
                  </w:rPr>
                  <w:object w:dxaOrig="180" w:dyaOrig="279">
                    <v:shape id="_x0000_i1031" type="#_x0000_t75" style="width:9.6pt;height:13.8pt" o:ole="">
                      <v:imagedata r:id="rId12" o:title=""/>
                    </v:shape>
                    <o:OLEObject Type="Embed" ProgID="Equation.DSMT4" ShapeID="_x0000_i1031" DrawAspect="Content" ObjectID="_1448886489" r:id="rId21"/>
                  </w:object>
                </m:r>
                <m:r>
                  <w:rPr>
                    <w:rFonts w:ascii="Cambria Math" w:hAnsi="Cambria Math"/>
                  </w:rPr>
                  <m:t xml:space="preserve"> </m:t>
                </m:r>
              </m:oMath>
            </m:oMathPara>
          </w:p>
        </w:tc>
        <w:tc>
          <w:tcPr>
            <w:tcW w:w="620" w:type="dxa"/>
            <w:tcMar>
              <w:top w:w="60" w:type="dxa"/>
              <w:bottom w:w="60" w:type="dxa"/>
            </w:tcMar>
            <w:vAlign w:val="center"/>
          </w:tcPr>
          <w:p w:rsidR="000A7D4A" w:rsidRDefault="00592BD6" w:rsidP="000A7D4A">
            <w:pPr>
              <w:pStyle w:val="MTDisplayEquation"/>
              <w:ind w:left="0"/>
              <w:jc w:val="right"/>
            </w:pPr>
            <w:r>
              <w:fldChar w:fldCharType="begin"/>
            </w:r>
            <w:r w:rsidR="00E351E3">
              <w:instrText xml:space="preserve"> MACROBUTTON MTPlaceRef \* MERGEFORMAT </w:instrText>
            </w:r>
            <w:r w:rsidR="00AF3191">
              <w:fldChar w:fldCharType="begin"/>
            </w:r>
            <w:r w:rsidR="00AF3191">
              <w:instrText xml:space="preserve"> SEQ MTEqn \h \* MERGEFORMAT </w:instrText>
            </w:r>
            <w:r w:rsidR="00AF3191">
              <w:fldChar w:fldCharType="end"/>
            </w:r>
            <w:bookmarkStart w:id="19" w:name="ZEqnNum755853"/>
            <w:r w:rsidR="00E351E3">
              <w:instrText>(</w:instrText>
            </w:r>
            <w:fldSimple w:instr=" SEQ MTChap \c \* Arabic \* MERGEFORMAT ">
              <w:r w:rsidR="00DA1F97">
                <w:rPr>
                  <w:noProof/>
                </w:rPr>
                <w:instrText>3</w:instrText>
              </w:r>
            </w:fldSimple>
            <w:r w:rsidR="00E351E3">
              <w:instrText>.</w:instrText>
            </w:r>
            <w:fldSimple w:instr=" SEQ MTEqn \c \* Arabic \* MERGEFORMAT ">
              <w:r w:rsidR="00DA1F97">
                <w:rPr>
                  <w:noProof/>
                </w:rPr>
                <w:instrText>6</w:instrText>
              </w:r>
            </w:fldSimple>
            <w:r w:rsidR="00E351E3">
              <w:instrText>)</w:instrText>
            </w:r>
            <w:bookmarkEnd w:id="19"/>
            <w:r>
              <w:fldChar w:fldCharType="end"/>
            </w:r>
          </w:p>
        </w:tc>
      </w:tr>
    </w:tbl>
    <w:p w:rsidR="00721671" w:rsidRPr="000A7D4A" w:rsidRDefault="00721671" w:rsidP="00721671">
      <w:pPr>
        <w:pStyle w:val="MTDisplayEquation"/>
        <w:ind w:left="0"/>
        <w:rPr>
          <w:rFonts w:ascii="Cambria Math" w:hAnsi="Cambria Math" w:hint="eastAsia"/>
          <w:oMath/>
        </w:rPr>
      </w:pPr>
      <w:r>
        <w:rPr>
          <w:rFonts w:ascii="Cambria Math" w:hAnsi="Cambria Math" w:cstheme="minorBidi"/>
        </w:rPr>
        <w:tab/>
      </w:r>
      <w:r w:rsidRPr="00721671">
        <w:rPr>
          <w:rFonts w:ascii="Cambria Math" w:hAnsi="Cambria Math" w:cstheme="minorBidi"/>
          <w:position w:val="-32"/>
        </w:rPr>
        <w:object w:dxaOrig="2420" w:dyaOrig="760">
          <v:shape id="_x0000_i1032" type="#_x0000_t75" style="width:120.6pt;height:36.6pt" o:ole="">
            <v:imagedata r:id="rId22" o:title=""/>
          </v:shape>
          <o:OLEObject Type="Embed" ProgID="Equation.DSMT4" ShapeID="_x0000_i1032" DrawAspect="Content" ObjectID="_1448886490" r:id="rId23"/>
        </w:object>
      </w:r>
      <w:r>
        <w:rPr>
          <w:rFonts w:ascii="Cambria Math" w:hAnsi="Cambria Math" w:cstheme="minorBidi"/>
        </w:rPr>
        <w:t xml:space="preserve"> </w:t>
      </w:r>
      <w:r>
        <w:rPr>
          <w:rFonts w:ascii="Cambria Math" w:hAnsi="Cambria Math" w:cstheme="minorBidi"/>
        </w:rPr>
        <w:tab/>
      </w:r>
      <w:r w:rsidR="00592BD6">
        <w:rPr>
          <w:rFonts w:ascii="Cambria Math" w:hAnsi="Cambria Math" w:cstheme="minorBidi"/>
        </w:rPr>
        <w:fldChar w:fldCharType="begin"/>
      </w:r>
      <w:r>
        <w:rPr>
          <w:rFonts w:ascii="Cambria Math" w:hAnsi="Cambria Math" w:cstheme="minorBidi"/>
        </w:rPr>
        <w:instrText xml:space="preserve"> MACROBUTTON MTPlaceRef \* MERGEFORMAT </w:instrText>
      </w:r>
      <w:r w:rsidR="00AF3191">
        <w:fldChar w:fldCharType="begin"/>
      </w:r>
      <w:r w:rsidR="00AF3191">
        <w:instrText xml:space="preserve"> SEQ MTEqn \h \* MERGEFORMAT </w:instrText>
      </w:r>
      <w:r w:rsidR="00AF3191">
        <w:fldChar w:fldCharType="end"/>
      </w:r>
      <w:r>
        <w:rPr>
          <w:rFonts w:ascii="Cambria Math" w:hAnsi="Cambria Math" w:cstheme="minorBidi"/>
        </w:rPr>
        <w:instrText>(</w:instrText>
      </w:r>
      <w:fldSimple w:instr=" SEQ MTChap \c \* Arabic \* MERGEFORMAT ">
        <w:r w:rsidR="00DA1F97" w:rsidRPr="00DA1F97">
          <w:rPr>
            <w:rFonts w:ascii="Cambria Math" w:hAnsi="Cambria Math" w:cstheme="minorBidi"/>
            <w:noProof/>
          </w:rPr>
          <w:instrText>3</w:instrText>
        </w:r>
      </w:fldSimple>
      <w:r>
        <w:rPr>
          <w:rFonts w:ascii="Cambria Math" w:hAnsi="Cambria Math" w:cstheme="minorBidi"/>
        </w:rPr>
        <w:instrText>.</w:instrText>
      </w:r>
      <w:fldSimple w:instr=" SEQ MTEqn \c \* Arabic \* MERGEFORMAT ">
        <w:r w:rsidR="00DA1F97" w:rsidRPr="00DA1F97">
          <w:rPr>
            <w:rFonts w:ascii="Cambria Math" w:hAnsi="Cambria Math" w:cstheme="minorBidi"/>
            <w:noProof/>
          </w:rPr>
          <w:instrText>7</w:instrText>
        </w:r>
      </w:fldSimple>
      <w:r>
        <w:rPr>
          <w:rFonts w:ascii="Cambria Math" w:hAnsi="Cambria Math" w:cstheme="minorBidi"/>
        </w:rPr>
        <w:instrText>)</w:instrText>
      </w:r>
      <w:r w:rsidR="00592BD6">
        <w:rPr>
          <w:rFonts w:ascii="Cambria Math" w:hAnsi="Cambria Math" w:cstheme="minorBidi"/>
        </w:rPr>
        <w:fldChar w:fldCharType="end"/>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18"/>
        <w:gridCol w:w="7068"/>
        <w:gridCol w:w="620"/>
      </w:tblGrid>
      <w:tr w:rsidR="00A27B67" w:rsidTr="00A27B67">
        <w:trPr>
          <w:jc w:val="center"/>
        </w:trPr>
        <w:tc>
          <w:tcPr>
            <w:tcW w:w="619" w:type="dxa"/>
            <w:tcMar>
              <w:top w:w="60" w:type="dxa"/>
              <w:bottom w:w="60" w:type="dxa"/>
            </w:tcMar>
            <w:vAlign w:val="center"/>
          </w:tcPr>
          <w:p w:rsidR="00A27B67" w:rsidRDefault="00A27B67" w:rsidP="00A27B67">
            <w:pPr>
              <w:pStyle w:val="MTDisplayEquation"/>
              <w:ind w:left="0"/>
            </w:pPr>
          </w:p>
        </w:tc>
        <w:tc>
          <w:tcPr>
            <w:tcW w:w="7073" w:type="dxa"/>
            <w:tcMar>
              <w:top w:w="60" w:type="dxa"/>
              <w:bottom w:w="60" w:type="dxa"/>
            </w:tcMar>
            <w:vAlign w:val="center"/>
          </w:tcPr>
          <w:p w:rsidR="00A27B67" w:rsidRDefault="00F2117A" w:rsidP="00A27B67">
            <w:pPr>
              <w:pStyle w:val="MTDisplayEquation"/>
              <w:ind w:left="0"/>
              <w:jc w:val="center"/>
            </w:pPr>
            <m:oMathPara>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s</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ρ</m:t>
                        </m:r>
                      </m:e>
                      <m:sub>
                        <m:r>
                          <m:rPr>
                            <m:sty m:val="p"/>
                          </m:rPr>
                          <w:rPr>
                            <w:rFonts w:ascii="Cambria Math" w:hAnsi="Cambria Math"/>
                          </w:rPr>
                          <m:t>p</m:t>
                        </m:r>
                      </m:sub>
                    </m:sSub>
                    <m:sSubSup>
                      <m:sSubSupPr>
                        <m:ctrlPr>
                          <w:rPr>
                            <w:rFonts w:ascii="Cambria Math" w:hAnsi="Cambria Math"/>
                          </w:rPr>
                        </m:ctrlPr>
                      </m:sSubSupPr>
                      <m:e>
                        <m:r>
                          <m:rPr>
                            <m:sty m:val="p"/>
                          </m:rPr>
                          <w:rPr>
                            <w:rFonts w:ascii="Cambria Math" w:hAnsi="Cambria Math"/>
                          </w:rPr>
                          <m:t>D</m:t>
                        </m:r>
                      </m:e>
                      <m:sub>
                        <m:r>
                          <m:rPr>
                            <m:sty m:val="p"/>
                          </m:rPr>
                          <w:rPr>
                            <w:rFonts w:ascii="Cambria Math" w:hAnsi="Cambria Math"/>
                          </w:rPr>
                          <m:t>p</m:t>
                        </m:r>
                      </m:sub>
                      <m:sup>
                        <m:r>
                          <m:rPr>
                            <m:sty m:val="p"/>
                          </m:rPr>
                          <w:rPr>
                            <w:rFonts w:ascii="Cambria Math" w:hAnsi="Cambria Math"/>
                          </w:rPr>
                          <m:t>2</m:t>
                        </m:r>
                      </m:sup>
                    </m:sSubSup>
                    <m:r>
                      <m:rPr>
                        <m:sty m:val="p"/>
                      </m:rPr>
                      <w:rPr>
                        <w:rFonts w:ascii="Cambria Math" w:hAnsi="Cambria Math"/>
                      </w:rPr>
                      <m:t>g</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c</m:t>
                        </m:r>
                      </m:sub>
                    </m:sSub>
                  </m:num>
                  <m:den>
                    <m:r>
                      <m:rPr>
                        <m:sty m:val="p"/>
                      </m:rPr>
                      <w:rPr>
                        <w:rFonts w:ascii="Cambria Math" w:hAnsi="Cambria Math"/>
                      </w:rPr>
                      <m:t>18μ</m:t>
                    </m:r>
                  </m:den>
                </m:f>
                <m:r>
                  <w:rPr>
                    <w:rFonts w:ascii="Cambria Math" w:hAnsi="Cambria Math"/>
                    <w:i/>
                    <w:position w:val="-4"/>
                  </w:rPr>
                  <w:object w:dxaOrig="180" w:dyaOrig="279">
                    <v:shape id="_x0000_i1033" type="#_x0000_t75" style="width:9.6pt;height:13.8pt" o:ole="">
                      <v:imagedata r:id="rId12" o:title=""/>
                    </v:shape>
                    <o:OLEObject Type="Embed" ProgID="Equation.DSMT4" ShapeID="_x0000_i1033" DrawAspect="Content" ObjectID="_1448886491" r:id="rId24"/>
                  </w:object>
                </m:r>
                <m:r>
                  <w:rPr>
                    <w:rFonts w:ascii="Cambria Math" w:hAnsi="Cambria Math"/>
                  </w:rPr>
                  <m:t xml:space="preserve"> </m:t>
                </m:r>
              </m:oMath>
            </m:oMathPara>
          </w:p>
        </w:tc>
        <w:tc>
          <w:tcPr>
            <w:tcW w:w="620" w:type="dxa"/>
            <w:tcMar>
              <w:top w:w="60" w:type="dxa"/>
              <w:bottom w:w="60" w:type="dxa"/>
            </w:tcMar>
            <w:vAlign w:val="center"/>
          </w:tcPr>
          <w:p w:rsidR="00A27B67" w:rsidRDefault="00592BD6" w:rsidP="00A27B67">
            <w:pPr>
              <w:pStyle w:val="MTDisplayEquation"/>
              <w:ind w:left="0"/>
              <w:jc w:val="right"/>
            </w:pPr>
            <w:r>
              <w:fldChar w:fldCharType="begin"/>
            </w:r>
            <w:r w:rsidR="00E351E3">
              <w:instrText xml:space="preserve"> MACROBUTTON MTPlaceRef \* MERGEFORMAT </w:instrText>
            </w:r>
            <w:r w:rsidR="00AF3191">
              <w:fldChar w:fldCharType="begin"/>
            </w:r>
            <w:r w:rsidR="00AF3191">
              <w:instrText xml:space="preserve"> SEQ MTEqn \h \* MERGEFORMAT </w:instrText>
            </w:r>
            <w:r w:rsidR="00AF3191">
              <w:fldChar w:fldCharType="end"/>
            </w:r>
            <w:r w:rsidR="00E351E3">
              <w:instrText>(</w:instrText>
            </w:r>
            <w:fldSimple w:instr=" SEQ MTChap \c \* Arabic \* MERGEFORMAT ">
              <w:r w:rsidR="00DA1F97">
                <w:rPr>
                  <w:noProof/>
                </w:rPr>
                <w:instrText>3</w:instrText>
              </w:r>
            </w:fldSimple>
            <w:r w:rsidR="00E351E3">
              <w:instrText>.</w:instrText>
            </w:r>
            <w:fldSimple w:instr=" SEQ MTEqn \c \* Arabic \* MERGEFORMAT ">
              <w:r w:rsidR="00DA1F97">
                <w:rPr>
                  <w:noProof/>
                </w:rPr>
                <w:instrText>8</w:instrText>
              </w:r>
            </w:fldSimple>
            <w:r w:rsidR="00E351E3">
              <w:instrText>)</w:instrText>
            </w:r>
            <w:r>
              <w:fldChar w:fldCharType="end"/>
            </w:r>
          </w:p>
        </w:tc>
      </w:tr>
      <w:tr w:rsidR="00A27B67" w:rsidTr="00A27B67">
        <w:trPr>
          <w:jc w:val="center"/>
        </w:trPr>
        <w:tc>
          <w:tcPr>
            <w:tcW w:w="619" w:type="dxa"/>
            <w:tcMar>
              <w:top w:w="60" w:type="dxa"/>
              <w:bottom w:w="60" w:type="dxa"/>
            </w:tcMar>
            <w:vAlign w:val="center"/>
          </w:tcPr>
          <w:p w:rsidR="00A27B67" w:rsidRDefault="00A27B67" w:rsidP="00A27B67">
            <w:pPr>
              <w:pStyle w:val="MTDisplayEquation"/>
              <w:ind w:left="0"/>
              <w:rPr>
                <w:shd w:val="clear" w:color="auto" w:fill="FFFFFF"/>
              </w:rPr>
            </w:pPr>
          </w:p>
        </w:tc>
        <w:tc>
          <w:tcPr>
            <w:tcW w:w="7073" w:type="dxa"/>
            <w:tcMar>
              <w:top w:w="60" w:type="dxa"/>
              <w:bottom w:w="60" w:type="dxa"/>
            </w:tcMar>
            <w:vAlign w:val="center"/>
          </w:tcPr>
          <w:p w:rsidR="00A27B67" w:rsidRDefault="00F2117A" w:rsidP="00A27B67">
            <w:pPr>
              <w:pStyle w:val="MTDisplayEquation"/>
              <w:ind w:left="0"/>
              <w:jc w:val="center"/>
              <w:rPr>
                <w:shd w:val="clear" w:color="auto" w:fill="FFFFFF"/>
              </w:rPr>
            </w:pPr>
            <m:oMathPara>
              <m:oMath>
                <m:sSub>
                  <m:sSubPr>
                    <m:ctrlPr>
                      <w:rPr>
                        <w:rFonts w:ascii="Cambria Math" w:hAnsi="Cambria Math"/>
                        <w:shd w:val="clear" w:color="auto" w:fill="FFFFFF"/>
                      </w:rPr>
                    </m:ctrlPr>
                  </m:sSubPr>
                  <m:e>
                    <m:r>
                      <m:rPr>
                        <m:sty m:val="p"/>
                      </m:rPr>
                      <w:rPr>
                        <w:rFonts w:ascii="Cambria Math" w:hAnsi="Cambria Math"/>
                        <w:shd w:val="clear" w:color="auto" w:fill="FFFFFF"/>
                      </w:rPr>
                      <m:t>C</m:t>
                    </m:r>
                  </m:e>
                  <m:sub>
                    <m:r>
                      <m:rPr>
                        <m:sty m:val="p"/>
                      </m:rPr>
                      <w:rPr>
                        <w:rFonts w:ascii="Cambria Math" w:hAnsi="Cambria Math"/>
                        <w:shd w:val="clear" w:color="auto" w:fill="FFFFFF"/>
                      </w:rPr>
                      <m:t>c</m:t>
                    </m:r>
                  </m:sub>
                </m:sSub>
                <m:r>
                  <m:rPr>
                    <m:sty m:val="p"/>
                  </m:rPr>
                  <w:rPr>
                    <w:rFonts w:ascii="Cambria Math" w:hAnsi="Cambria Math"/>
                    <w:shd w:val="clear" w:color="auto" w:fill="FFFFFF"/>
                  </w:rPr>
                  <m:t>=1+</m:t>
                </m:r>
                <m:f>
                  <m:fPr>
                    <m:ctrlPr>
                      <w:rPr>
                        <w:rFonts w:ascii="Cambria Math" w:hAnsi="Cambria Math"/>
                        <w:shd w:val="clear" w:color="auto" w:fill="FFFFFF"/>
                      </w:rPr>
                    </m:ctrlPr>
                  </m:fPr>
                  <m:num>
                    <m:r>
                      <m:rPr>
                        <m:sty m:val="p"/>
                      </m:rPr>
                      <w:rPr>
                        <w:rFonts w:ascii="Cambria Math" w:hAnsi="Cambria Math"/>
                        <w:shd w:val="clear" w:color="auto" w:fill="FFFFFF"/>
                      </w:rPr>
                      <m:t>2λ</m:t>
                    </m:r>
                  </m:num>
                  <m:den>
                    <m:sSub>
                      <m:sSubPr>
                        <m:ctrlPr>
                          <w:rPr>
                            <w:rFonts w:ascii="Cambria Math" w:hAnsi="Cambria Math"/>
                            <w:shd w:val="clear" w:color="auto" w:fill="FFFFFF"/>
                          </w:rPr>
                        </m:ctrlPr>
                      </m:sSubPr>
                      <m:e>
                        <m:r>
                          <m:rPr>
                            <m:sty m:val="p"/>
                          </m:rPr>
                          <w:rPr>
                            <w:rFonts w:ascii="Cambria Math" w:hAnsi="Cambria Math"/>
                            <w:shd w:val="clear" w:color="auto" w:fill="FFFFFF"/>
                          </w:rPr>
                          <m:t>D</m:t>
                        </m:r>
                      </m:e>
                      <m:sub>
                        <m:r>
                          <m:rPr>
                            <m:sty m:val="p"/>
                          </m:rPr>
                          <w:rPr>
                            <w:rFonts w:ascii="Cambria Math" w:hAnsi="Cambria Math"/>
                            <w:shd w:val="clear" w:color="auto" w:fill="FFFFFF"/>
                          </w:rPr>
                          <m:t>p</m:t>
                        </m:r>
                      </m:sub>
                    </m:sSub>
                  </m:den>
                </m:f>
                <m:d>
                  <m:dPr>
                    <m:ctrlPr>
                      <w:rPr>
                        <w:rFonts w:ascii="Cambria Math" w:hAnsi="Cambria Math"/>
                        <w:shd w:val="clear" w:color="auto" w:fill="FFFFFF"/>
                      </w:rPr>
                    </m:ctrlPr>
                  </m:dPr>
                  <m:e>
                    <m:r>
                      <m:rPr>
                        <m:sty m:val="p"/>
                      </m:rPr>
                      <w:rPr>
                        <w:rFonts w:ascii="Cambria Math" w:hAnsi="Cambria Math"/>
                        <w:shd w:val="clear" w:color="auto" w:fill="FFFFFF"/>
                      </w:rPr>
                      <m:t>1.257+0.4</m:t>
                    </m:r>
                    <m:sSup>
                      <m:sSupPr>
                        <m:ctrlPr>
                          <w:rPr>
                            <w:rFonts w:ascii="Cambria Math" w:hAnsi="Cambria Math"/>
                            <w:shd w:val="clear" w:color="auto" w:fill="FFFFFF"/>
                          </w:rPr>
                        </m:ctrlPr>
                      </m:sSupPr>
                      <m:e>
                        <m:r>
                          <m:rPr>
                            <m:sty m:val="p"/>
                          </m:rPr>
                          <w:rPr>
                            <w:rFonts w:ascii="Cambria Math" w:hAnsi="Cambria Math"/>
                            <w:shd w:val="clear" w:color="auto" w:fill="FFFFFF"/>
                          </w:rPr>
                          <m:t>e</m:t>
                        </m:r>
                      </m:e>
                      <m:sup>
                        <m:r>
                          <m:rPr>
                            <m:sty m:val="p"/>
                          </m:rPr>
                          <w:rPr>
                            <w:rFonts w:ascii="Cambria Math" w:hAnsi="Cambria Math"/>
                            <w:shd w:val="clear" w:color="auto" w:fill="FFFFFF"/>
                          </w:rPr>
                          <m:t>-</m:t>
                        </m:r>
                        <m:f>
                          <m:fPr>
                            <m:ctrlPr>
                              <w:rPr>
                                <w:rFonts w:ascii="Cambria Math" w:hAnsi="Cambria Math"/>
                                <w:shd w:val="clear" w:color="auto" w:fill="FFFFFF"/>
                              </w:rPr>
                            </m:ctrlPr>
                          </m:fPr>
                          <m:num>
                            <m:r>
                              <m:rPr>
                                <m:sty m:val="p"/>
                              </m:rPr>
                              <w:rPr>
                                <w:rFonts w:ascii="Cambria Math" w:hAnsi="Cambria Math"/>
                                <w:shd w:val="clear" w:color="auto" w:fill="FFFFFF"/>
                              </w:rPr>
                              <m:t>0.55Dp</m:t>
                            </m:r>
                          </m:num>
                          <m:den>
                            <m:r>
                              <m:rPr>
                                <m:sty m:val="p"/>
                              </m:rPr>
                              <w:rPr>
                                <w:rFonts w:ascii="Cambria Math" w:hAnsi="Cambria Math"/>
                                <w:shd w:val="clear" w:color="auto" w:fill="FFFFFF"/>
                              </w:rPr>
                              <m:t>λ</m:t>
                            </m:r>
                          </m:den>
                        </m:f>
                      </m:sup>
                    </m:sSup>
                  </m:e>
                </m:d>
                <m:r>
                  <w:rPr>
                    <w:rFonts w:ascii="Cambria Math" w:hAnsi="Cambria Math"/>
                    <w:i/>
                    <w:position w:val="-4"/>
                    <w:shd w:val="clear" w:color="auto" w:fill="FFFFFF"/>
                  </w:rPr>
                  <w:object w:dxaOrig="180" w:dyaOrig="279">
                    <v:shape id="_x0000_i1034" type="#_x0000_t75" style="width:9.6pt;height:13.8pt" o:ole="">
                      <v:imagedata r:id="rId12" o:title=""/>
                    </v:shape>
                    <o:OLEObject Type="Embed" ProgID="Equation.DSMT4" ShapeID="_x0000_i1034" DrawAspect="Content" ObjectID="_1448886492" r:id="rId25"/>
                  </w:object>
                </m:r>
                <m:r>
                  <w:rPr>
                    <w:rFonts w:ascii="Cambria Math" w:hAnsi="Cambria Math"/>
                    <w:shd w:val="clear" w:color="auto" w:fill="FFFFFF"/>
                  </w:rPr>
                  <m:t xml:space="preserve"> </m:t>
                </m:r>
              </m:oMath>
            </m:oMathPara>
          </w:p>
        </w:tc>
        <w:tc>
          <w:tcPr>
            <w:tcW w:w="620" w:type="dxa"/>
            <w:tcMar>
              <w:top w:w="60" w:type="dxa"/>
              <w:bottom w:w="60" w:type="dxa"/>
            </w:tcMar>
            <w:vAlign w:val="center"/>
          </w:tcPr>
          <w:p w:rsidR="00A27B67" w:rsidRDefault="00592BD6" w:rsidP="00A27B67">
            <w:pPr>
              <w:pStyle w:val="MTDisplayEquation"/>
              <w:ind w:left="0"/>
              <w:jc w:val="right"/>
              <w:rPr>
                <w:shd w:val="clear" w:color="auto" w:fill="FFFFFF"/>
              </w:rPr>
            </w:pPr>
            <w:r>
              <w:rPr>
                <w:shd w:val="clear" w:color="auto" w:fill="FFFFFF"/>
              </w:rPr>
              <w:fldChar w:fldCharType="begin"/>
            </w:r>
            <w:r w:rsidR="00E351E3">
              <w:rPr>
                <w:shd w:val="clear" w:color="auto" w:fill="FFFFFF"/>
              </w:rPr>
              <w:instrText xml:space="preserve"> MACROBUTTON MTPlaceRef \* MERGEFORMAT </w:instrText>
            </w:r>
            <w:r w:rsidR="00AF3191">
              <w:fldChar w:fldCharType="begin"/>
            </w:r>
            <w:r w:rsidR="00AF3191">
              <w:instrText xml:space="preserve"> SEQ MTEqn \h \* MERGEFORMAT </w:instrText>
            </w:r>
            <w:r w:rsidR="00AF3191">
              <w:fldChar w:fldCharType="end"/>
            </w:r>
            <w:r w:rsidR="00E351E3">
              <w:rPr>
                <w:shd w:val="clear" w:color="auto" w:fill="FFFFFF"/>
              </w:rPr>
              <w:instrText>(</w:instrText>
            </w:r>
            <w:fldSimple w:instr=" SEQ MTChap \c \* Arabic \* MERGEFORMAT ">
              <w:r w:rsidR="00DA1F97" w:rsidRPr="00DA1F97">
                <w:rPr>
                  <w:noProof/>
                  <w:shd w:val="clear" w:color="auto" w:fill="FFFFFF"/>
                </w:rPr>
                <w:instrText>3</w:instrText>
              </w:r>
            </w:fldSimple>
            <w:r w:rsidR="00E351E3">
              <w:rPr>
                <w:shd w:val="clear" w:color="auto" w:fill="FFFFFF"/>
              </w:rPr>
              <w:instrText>.</w:instrText>
            </w:r>
            <w:fldSimple w:instr=" SEQ MTEqn \c \* Arabic \* MERGEFORMAT ">
              <w:r w:rsidR="00DA1F97" w:rsidRPr="00DA1F97">
                <w:rPr>
                  <w:noProof/>
                  <w:shd w:val="clear" w:color="auto" w:fill="FFFFFF"/>
                </w:rPr>
                <w:instrText>9</w:instrText>
              </w:r>
            </w:fldSimple>
            <w:r w:rsidR="00E351E3">
              <w:rPr>
                <w:shd w:val="clear" w:color="auto" w:fill="FFFFFF"/>
              </w:rPr>
              <w:instrText>)</w:instrText>
            </w:r>
            <w:r>
              <w:rPr>
                <w:shd w:val="clear" w:color="auto" w:fill="FFFFFF"/>
              </w:rPr>
              <w:fldChar w:fldCharType="end"/>
            </w:r>
          </w:p>
        </w:tc>
      </w:tr>
    </w:tbl>
    <w:p w:rsidR="005503D9" w:rsidRPr="00195966" w:rsidRDefault="005503D9" w:rsidP="00195966">
      <w:pPr>
        <w:spacing w:line="480" w:lineRule="auto"/>
        <w:ind w:firstLineChars="300"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 xml:space="preserve">Where </w:t>
      </w:r>
      <m:oMath>
        <m:sSub>
          <m:sSubPr>
            <m:ctrlPr>
              <w:rPr>
                <w:rFonts w:cs="Times New Roman"/>
                <w:color w:val="000000"/>
                <w:sz w:val="24"/>
                <w:szCs w:val="24"/>
                <w:shd w:val="clear" w:color="auto" w:fill="FFFFFF"/>
              </w:rPr>
            </m:ctrlPr>
          </m:sSubPr>
          <m:e>
            <m:r>
              <m:rPr>
                <m:sty m:val="p"/>
              </m:rPr>
              <w:rPr>
                <w:rFonts w:cs="Times New Roman"/>
                <w:color w:val="000000"/>
                <w:sz w:val="24"/>
                <w:szCs w:val="24"/>
                <w:shd w:val="clear" w:color="auto" w:fill="FFFFFF"/>
              </w:rPr>
              <m:t>ρ</m:t>
            </m:r>
          </m:e>
          <m:sub>
            <m:r>
              <m:rPr>
                <m:sty m:val="p"/>
              </m:rPr>
              <w:rPr>
                <w:rFonts w:cs="Times New Roman"/>
                <w:color w:val="000000"/>
                <w:sz w:val="24"/>
                <w:szCs w:val="24"/>
                <w:shd w:val="clear" w:color="auto" w:fill="FFFFFF"/>
              </w:rPr>
              <m:t>p</m:t>
            </m:r>
          </m:sub>
        </m:sSub>
      </m:oMath>
      <w:r w:rsidR="00F16E6C" w:rsidRPr="00195966">
        <w:rPr>
          <w:rFonts w:ascii="Times New Roman" w:hAnsi="Times New Roman" w:cs="Times New Roman"/>
          <w:color w:val="000000"/>
          <w:sz w:val="24"/>
          <w:szCs w:val="24"/>
          <w:shd w:val="clear" w:color="auto" w:fill="FFFFFF"/>
        </w:rPr>
        <w:t xml:space="preserve"> </w:t>
      </w:r>
      <w:r w:rsidR="007A6297" w:rsidRPr="00195966">
        <w:rPr>
          <w:rFonts w:ascii="Times New Roman" w:hAnsi="Times New Roman" w:cs="Times New Roman"/>
          <w:color w:val="000000"/>
          <w:sz w:val="24"/>
          <w:szCs w:val="24"/>
          <w:shd w:val="clear" w:color="auto" w:fill="FFFFFF"/>
        </w:rPr>
        <w:t xml:space="preserve">is the density of the </w:t>
      </w:r>
      <w:r w:rsidR="00F16E6C" w:rsidRPr="00195966">
        <w:rPr>
          <w:rFonts w:ascii="Times New Roman" w:hAnsi="Times New Roman" w:cs="Times New Roman"/>
          <w:color w:val="000000"/>
          <w:sz w:val="24"/>
          <w:szCs w:val="24"/>
          <w:shd w:val="clear" w:color="auto" w:fill="FFFFFF"/>
        </w:rPr>
        <w:t>particle,</w:t>
      </w:r>
      <w:r w:rsidRPr="00195966">
        <w:rPr>
          <w:rFonts w:ascii="Times New Roman" w:hAnsi="Times New Roman" w:cs="Times New Roman"/>
          <w:color w:val="000000"/>
          <w:sz w:val="24"/>
          <w:szCs w:val="24"/>
          <w:shd w:val="clear" w:color="auto" w:fill="FFFFFF"/>
        </w:rPr>
        <w:t xml:space="preserve"> </w:t>
      </w:r>
      <m:oMath>
        <m:sSub>
          <m:sSubPr>
            <m:ctrlPr>
              <w:rPr>
                <w:rFonts w:cs="Times New Roman"/>
                <w:color w:val="000000"/>
                <w:sz w:val="24"/>
                <w:szCs w:val="24"/>
                <w:shd w:val="clear" w:color="auto" w:fill="FFFFFF"/>
              </w:rPr>
            </m:ctrlPr>
          </m:sSubPr>
          <m:e>
            <m:r>
              <m:rPr>
                <m:sty m:val="p"/>
              </m:rPr>
              <w:rPr>
                <w:rFonts w:cs="Times New Roman"/>
                <w:color w:val="000000"/>
                <w:sz w:val="24"/>
                <w:szCs w:val="24"/>
                <w:shd w:val="clear" w:color="auto" w:fill="FFFFFF"/>
              </w:rPr>
              <m:t>D</m:t>
            </m:r>
          </m:e>
          <m:sub>
            <m:r>
              <m:rPr>
                <m:sty m:val="p"/>
              </m:rPr>
              <w:rPr>
                <w:rFonts w:cs="Times New Roman"/>
                <w:color w:val="000000"/>
                <w:sz w:val="24"/>
                <w:szCs w:val="24"/>
                <w:shd w:val="clear" w:color="auto" w:fill="FFFFFF"/>
              </w:rPr>
              <m:t>p</m:t>
            </m:r>
          </m:sub>
        </m:sSub>
      </m:oMath>
      <w:r w:rsidRPr="00195966">
        <w:rPr>
          <w:rFonts w:ascii="Times New Roman" w:hAnsi="Times New Roman" w:cs="Times New Roman"/>
          <w:color w:val="000000"/>
          <w:sz w:val="24"/>
          <w:szCs w:val="24"/>
          <w:shd w:val="clear" w:color="auto" w:fill="FFFFFF"/>
        </w:rPr>
        <w:t xml:space="preserve"> is the particle </w:t>
      </w:r>
      <w:r w:rsidR="00F16E6C" w:rsidRPr="00195966">
        <w:rPr>
          <w:rFonts w:ascii="Times New Roman" w:hAnsi="Times New Roman" w:cs="Times New Roman"/>
          <w:color w:val="000000"/>
          <w:sz w:val="24"/>
          <w:szCs w:val="24"/>
          <w:shd w:val="clear" w:color="auto" w:fill="FFFFFF"/>
        </w:rPr>
        <w:t xml:space="preserve">diameter, g </w:t>
      </w:r>
      <w:r w:rsidRPr="00195966">
        <w:rPr>
          <w:rFonts w:ascii="Times New Roman" w:hAnsi="Times New Roman" w:cs="Times New Roman"/>
          <w:color w:val="000000"/>
          <w:sz w:val="24"/>
          <w:szCs w:val="24"/>
          <w:shd w:val="clear" w:color="auto" w:fill="FFFFFF"/>
        </w:rPr>
        <w:t xml:space="preserve">is the gravitational </w:t>
      </w:r>
      <w:r w:rsidR="00F16E6C" w:rsidRPr="00195966">
        <w:rPr>
          <w:rFonts w:ascii="Times New Roman" w:hAnsi="Times New Roman" w:cs="Times New Roman"/>
          <w:color w:val="000000"/>
          <w:sz w:val="24"/>
          <w:szCs w:val="24"/>
          <w:shd w:val="clear" w:color="auto" w:fill="FFFFFF"/>
        </w:rPr>
        <w:t xml:space="preserve">acceleration, μ </w:t>
      </w:r>
      <w:r w:rsidRPr="00195966">
        <w:rPr>
          <w:rFonts w:ascii="Times New Roman" w:hAnsi="Times New Roman" w:cs="Times New Roman"/>
          <w:color w:val="000000"/>
          <w:sz w:val="24"/>
          <w:szCs w:val="24"/>
          <w:shd w:val="clear" w:color="auto" w:fill="FFFFFF"/>
        </w:rPr>
        <w:t xml:space="preserve">is the viscosity of air, and </w:t>
      </w:r>
      <m:oMath>
        <m:sSub>
          <m:sSubPr>
            <m:ctrlPr>
              <w:rPr>
                <w:rFonts w:cs="Times New Roman"/>
                <w:color w:val="000000"/>
                <w:sz w:val="24"/>
                <w:szCs w:val="24"/>
                <w:shd w:val="clear" w:color="auto" w:fill="FFFFFF"/>
              </w:rPr>
            </m:ctrlPr>
          </m:sSubPr>
          <m:e>
            <m:r>
              <m:rPr>
                <m:sty m:val="p"/>
              </m:rPr>
              <w:rPr>
                <w:rFonts w:cs="Times New Roman"/>
                <w:color w:val="000000"/>
                <w:sz w:val="24"/>
                <w:szCs w:val="24"/>
                <w:shd w:val="clear" w:color="auto" w:fill="FFFFFF"/>
              </w:rPr>
              <m:t>C</m:t>
            </m:r>
          </m:e>
          <m:sub>
            <m:r>
              <m:rPr>
                <m:sty m:val="p"/>
              </m:rPr>
              <w:rPr>
                <w:rFonts w:cs="Times New Roman"/>
                <w:color w:val="000000"/>
                <w:sz w:val="24"/>
                <w:szCs w:val="24"/>
                <w:shd w:val="clear" w:color="auto" w:fill="FFFFFF"/>
              </w:rPr>
              <m:t>c</m:t>
            </m:r>
          </m:sub>
        </m:sSub>
      </m:oMath>
      <w:r w:rsidRPr="00195966">
        <w:rPr>
          <w:rFonts w:ascii="Times New Roman" w:hAnsi="Times New Roman" w:cs="Times New Roman"/>
          <w:color w:val="000000"/>
          <w:sz w:val="24"/>
          <w:szCs w:val="24"/>
          <w:shd w:val="clear" w:color="auto" w:fill="FFFFFF"/>
        </w:rPr>
        <w:t xml:space="preserve"> is the slip correction factor.</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18"/>
        <w:gridCol w:w="7068"/>
        <w:gridCol w:w="620"/>
      </w:tblGrid>
      <w:tr w:rsidR="00A27B67" w:rsidTr="00A27B67">
        <w:trPr>
          <w:jc w:val="center"/>
        </w:trPr>
        <w:tc>
          <w:tcPr>
            <w:tcW w:w="619" w:type="dxa"/>
            <w:tcMar>
              <w:top w:w="60" w:type="dxa"/>
              <w:bottom w:w="60" w:type="dxa"/>
            </w:tcMar>
            <w:vAlign w:val="center"/>
          </w:tcPr>
          <w:p w:rsidR="00A27B67" w:rsidRDefault="00A27B67" w:rsidP="00A27B67">
            <w:pPr>
              <w:pStyle w:val="MTDisplayEquation"/>
              <w:ind w:left="0"/>
            </w:pPr>
          </w:p>
        </w:tc>
        <w:tc>
          <w:tcPr>
            <w:tcW w:w="7073" w:type="dxa"/>
            <w:tcMar>
              <w:top w:w="60" w:type="dxa"/>
              <w:bottom w:w="60" w:type="dxa"/>
            </w:tcMar>
            <w:vAlign w:val="center"/>
          </w:tcPr>
          <w:p w:rsidR="00A27B67" w:rsidRDefault="00A27B67" w:rsidP="00A27B67">
            <w:pPr>
              <w:pStyle w:val="MTDisplayEquation"/>
              <w:ind w:left="0"/>
              <w:jc w:val="center"/>
            </w:pPr>
            <m:oMathPara>
              <m:oMath>
                <m:r>
                  <w:rPr>
                    <w:rFonts w:ascii="Cambria Math" w:hAnsi="Cambria Math"/>
                  </w:rPr>
                  <m:t>Sc</m:t>
                </m:r>
                <m:r>
                  <m:rPr>
                    <m:sty m:val="p"/>
                  </m:rPr>
                  <w:rPr>
                    <w:rFonts w:ascii="Cambria Math" w:hAnsi="Cambria Math"/>
                  </w:rPr>
                  <m:t>=</m:t>
                </m:r>
                <m:f>
                  <m:fPr>
                    <m:ctrlPr>
                      <w:rPr>
                        <w:rFonts w:ascii="Cambria Math" w:hAnsi="Cambria Math"/>
                      </w:rPr>
                    </m:ctrlPr>
                  </m:fPr>
                  <m:num>
                    <m:r>
                      <w:rPr>
                        <w:rFonts w:ascii="Cambria Math" w:hAnsi="Cambria Math"/>
                      </w:rPr>
                      <m:t>μ</m:t>
                    </m:r>
                  </m:num>
                  <m:den>
                    <m:sSub>
                      <m:sSubPr>
                        <m:ctrlPr>
                          <w:rPr>
                            <w:rFonts w:ascii="Cambria Math" w:hAnsi="Cambria Math"/>
                          </w:rPr>
                        </m:ctrlPr>
                      </m:sSubPr>
                      <m:e>
                        <m:r>
                          <w:rPr>
                            <w:rFonts w:ascii="Cambria Math" w:hAnsi="Cambria Math"/>
                          </w:rPr>
                          <m:t>ρ</m:t>
                        </m:r>
                      </m:e>
                      <m:sub>
                        <m:r>
                          <w:rPr>
                            <w:rFonts w:ascii="Cambria Math" w:hAnsi="Cambria Math"/>
                          </w:rPr>
                          <m:t>a</m:t>
                        </m:r>
                      </m:sub>
                    </m:sSub>
                    <m:r>
                      <w:rPr>
                        <w:rFonts w:ascii="Cambria Math" w:hAnsi="Cambria Math"/>
                      </w:rPr>
                      <m:t>D</m:t>
                    </m:r>
                  </m:den>
                </m:f>
                <m:r>
                  <w:rPr>
                    <w:rFonts w:ascii="Cambria Math" w:hAnsi="Cambria Math"/>
                    <w:i/>
                    <w:position w:val="-4"/>
                  </w:rPr>
                  <w:object w:dxaOrig="180" w:dyaOrig="279">
                    <v:shape id="_x0000_i1035" type="#_x0000_t75" style="width:9.6pt;height:13.8pt" o:ole="">
                      <v:imagedata r:id="rId12" o:title=""/>
                    </v:shape>
                    <o:OLEObject Type="Embed" ProgID="Equation.DSMT4" ShapeID="_x0000_i1035" DrawAspect="Content" ObjectID="_1448886493" r:id="rId26"/>
                  </w:object>
                </m:r>
                <m:r>
                  <w:rPr>
                    <w:rFonts w:ascii="Cambria Math" w:hAnsi="Cambria Math"/>
                  </w:rPr>
                  <m:t xml:space="preserve"> </m:t>
                </m:r>
              </m:oMath>
            </m:oMathPara>
          </w:p>
        </w:tc>
        <w:tc>
          <w:tcPr>
            <w:tcW w:w="620" w:type="dxa"/>
            <w:tcMar>
              <w:top w:w="60" w:type="dxa"/>
              <w:bottom w:w="60" w:type="dxa"/>
            </w:tcMar>
            <w:vAlign w:val="center"/>
          </w:tcPr>
          <w:p w:rsidR="00A27B67" w:rsidRDefault="00592BD6" w:rsidP="00A27B67">
            <w:pPr>
              <w:pStyle w:val="MTDisplayEquation"/>
              <w:ind w:left="0"/>
              <w:jc w:val="right"/>
            </w:pPr>
            <w:r>
              <w:fldChar w:fldCharType="begin"/>
            </w:r>
            <w:r w:rsidR="00E351E3">
              <w:instrText xml:space="preserve"> MACROBUTTON MTPlaceRef \* MERGEFORMAT </w:instrText>
            </w:r>
            <w:r w:rsidR="00AF3191">
              <w:fldChar w:fldCharType="begin"/>
            </w:r>
            <w:r w:rsidR="00AF3191">
              <w:instrText xml:space="preserve"> SEQ MTEqn \h \* MERGEFORMAT </w:instrText>
            </w:r>
            <w:r w:rsidR="00AF3191">
              <w:fldChar w:fldCharType="end"/>
            </w:r>
            <w:r w:rsidR="00E351E3">
              <w:instrText>(</w:instrText>
            </w:r>
            <w:fldSimple w:instr=" SEQ MTChap \c \* Arabic \* MERGEFORMAT ">
              <w:r w:rsidR="00DA1F97">
                <w:rPr>
                  <w:noProof/>
                </w:rPr>
                <w:instrText>3</w:instrText>
              </w:r>
            </w:fldSimple>
            <w:r w:rsidR="00E351E3">
              <w:instrText>.</w:instrText>
            </w:r>
            <w:fldSimple w:instr=" SEQ MTEqn \c \* Arabic \* MERGEFORMAT ">
              <w:r w:rsidR="00DA1F97">
                <w:rPr>
                  <w:noProof/>
                </w:rPr>
                <w:instrText>10</w:instrText>
              </w:r>
            </w:fldSimple>
            <w:r w:rsidR="00E351E3">
              <w:instrText>)</w:instrText>
            </w:r>
            <w:r>
              <w:fldChar w:fldCharType="end"/>
            </w:r>
          </w:p>
        </w:tc>
      </w:tr>
      <w:tr w:rsidR="00A27B67" w:rsidTr="00A27B67">
        <w:trPr>
          <w:jc w:val="center"/>
        </w:trPr>
        <w:tc>
          <w:tcPr>
            <w:tcW w:w="619" w:type="dxa"/>
            <w:tcMar>
              <w:top w:w="60" w:type="dxa"/>
              <w:bottom w:w="60" w:type="dxa"/>
            </w:tcMar>
            <w:vAlign w:val="center"/>
          </w:tcPr>
          <w:p w:rsidR="00A27B67" w:rsidRDefault="00A27B67" w:rsidP="00A27B67">
            <w:pPr>
              <w:pStyle w:val="MTDisplayEquation"/>
              <w:ind w:left="0"/>
            </w:pPr>
          </w:p>
        </w:tc>
        <w:tc>
          <w:tcPr>
            <w:tcW w:w="7073" w:type="dxa"/>
            <w:tcMar>
              <w:top w:w="60" w:type="dxa"/>
              <w:bottom w:w="60" w:type="dxa"/>
            </w:tcMar>
            <w:vAlign w:val="center"/>
          </w:tcPr>
          <w:p w:rsidR="00A27B67" w:rsidRDefault="00A27B67" w:rsidP="00A27B67">
            <w:pPr>
              <w:pStyle w:val="MTDisplayEquation"/>
              <w:ind w:left="0"/>
              <w:jc w:val="center"/>
            </w:pPr>
            <m:oMathPara>
              <m:oMath>
                <m:r>
                  <w:rPr>
                    <w:rFonts w:ascii="Cambria Math" w:hAnsi="Cambria Math"/>
                  </w:rPr>
                  <m:t>St</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s</m:t>
                        </m:r>
                      </m:sub>
                    </m:sSub>
                    <m:sSubSup>
                      <m:sSubSupPr>
                        <m:ctrlPr>
                          <w:rPr>
                            <w:rFonts w:ascii="Cambria Math" w:hAnsi="Cambria Math"/>
                          </w:rPr>
                        </m:ctrlPr>
                      </m:sSubSupPr>
                      <m:e>
                        <m:r>
                          <w:rPr>
                            <w:rFonts w:ascii="Cambria Math" w:hAnsi="Cambria Math"/>
                          </w:rPr>
                          <m:t>u</m:t>
                        </m:r>
                      </m:e>
                      <m:sub>
                        <m:r>
                          <m:rPr>
                            <m:sty m:val="p"/>
                          </m:rPr>
                          <w:rPr>
                            <w:rFonts w:ascii="Cambria Math" w:hAnsi="Cambria Math"/>
                          </w:rPr>
                          <m:t>*</m:t>
                        </m:r>
                      </m:sub>
                      <m:sup>
                        <m:r>
                          <m:rPr>
                            <m:sty m:val="p"/>
                          </m:rPr>
                          <w:rPr>
                            <w:rFonts w:ascii="Cambria Math" w:hAnsi="Cambria Math"/>
                          </w:rPr>
                          <m:t>2</m:t>
                        </m:r>
                      </m:sup>
                    </m:sSubSup>
                    <m:sSub>
                      <m:sSubPr>
                        <m:ctrlPr>
                          <w:rPr>
                            <w:rFonts w:ascii="Cambria Math" w:hAnsi="Cambria Math"/>
                          </w:rPr>
                        </m:ctrlPr>
                      </m:sSubPr>
                      <m:e>
                        <m:r>
                          <w:rPr>
                            <w:rFonts w:ascii="Cambria Math" w:hAnsi="Cambria Math"/>
                          </w:rPr>
                          <m:t>ρ</m:t>
                        </m:r>
                      </m:e>
                      <m:sub>
                        <m:r>
                          <w:rPr>
                            <w:rFonts w:ascii="Cambria Math" w:hAnsi="Cambria Math"/>
                          </w:rPr>
                          <m:t>a</m:t>
                        </m:r>
                      </m:sub>
                    </m:sSub>
                  </m:num>
                  <m:den>
                    <m:r>
                      <w:rPr>
                        <w:rFonts w:ascii="Cambria Math" w:hAnsi="Cambria Math"/>
                      </w:rPr>
                      <m:t>gμ</m:t>
                    </m:r>
                  </m:den>
                </m:f>
                <m:r>
                  <w:rPr>
                    <w:rFonts w:ascii="Cambria Math" w:hAnsi="Cambria Math"/>
                    <w:i/>
                    <w:position w:val="-4"/>
                  </w:rPr>
                  <w:object w:dxaOrig="180" w:dyaOrig="279">
                    <v:shape id="_x0000_i1036" type="#_x0000_t75" style="width:9.6pt;height:13.8pt" o:ole="">
                      <v:imagedata r:id="rId12" o:title=""/>
                    </v:shape>
                    <o:OLEObject Type="Embed" ProgID="Equation.DSMT4" ShapeID="_x0000_i1036" DrawAspect="Content" ObjectID="_1448886494" r:id="rId27"/>
                  </w:object>
                </m:r>
                <m:r>
                  <w:rPr>
                    <w:rFonts w:ascii="Cambria Math" w:hAnsi="Cambria Math"/>
                  </w:rPr>
                  <m:t xml:space="preserve"> </m:t>
                </m:r>
              </m:oMath>
            </m:oMathPara>
          </w:p>
        </w:tc>
        <w:tc>
          <w:tcPr>
            <w:tcW w:w="620" w:type="dxa"/>
            <w:tcMar>
              <w:top w:w="60" w:type="dxa"/>
              <w:bottom w:w="60" w:type="dxa"/>
            </w:tcMar>
            <w:vAlign w:val="center"/>
          </w:tcPr>
          <w:p w:rsidR="00A27B67" w:rsidRDefault="00592BD6" w:rsidP="00A27B67">
            <w:pPr>
              <w:pStyle w:val="MTDisplayEquation"/>
              <w:ind w:left="0"/>
              <w:jc w:val="right"/>
            </w:pPr>
            <w:r>
              <w:fldChar w:fldCharType="begin"/>
            </w:r>
            <w:r w:rsidR="00E351E3">
              <w:instrText xml:space="preserve"> MACROBUTTON MTPlaceRef \* MERGEFORMAT </w:instrText>
            </w:r>
            <w:r w:rsidR="00AF3191">
              <w:fldChar w:fldCharType="begin"/>
            </w:r>
            <w:r w:rsidR="00AF3191">
              <w:instrText xml:space="preserve"> SEQ MTEqn \h \* MERGEFORMAT </w:instrText>
            </w:r>
            <w:r w:rsidR="00AF3191">
              <w:fldChar w:fldCharType="end"/>
            </w:r>
            <w:r w:rsidR="00E351E3">
              <w:instrText>(</w:instrText>
            </w:r>
            <w:fldSimple w:instr=" SEQ MTChap \c \* Arabic \* MERGEFORMAT ">
              <w:r w:rsidR="00DA1F97">
                <w:rPr>
                  <w:noProof/>
                </w:rPr>
                <w:instrText>3</w:instrText>
              </w:r>
            </w:fldSimple>
            <w:r w:rsidR="00E351E3">
              <w:instrText>.</w:instrText>
            </w:r>
            <w:fldSimple w:instr=" SEQ MTEqn \c \* Arabic \* MERGEFORMAT ">
              <w:r w:rsidR="00DA1F97">
                <w:rPr>
                  <w:noProof/>
                </w:rPr>
                <w:instrText>11</w:instrText>
              </w:r>
            </w:fldSimple>
            <w:r w:rsidR="00E351E3">
              <w:instrText>)</w:instrText>
            </w:r>
            <w:r>
              <w:fldChar w:fldCharType="end"/>
            </w:r>
          </w:p>
        </w:tc>
      </w:tr>
    </w:tbl>
    <w:p w:rsidR="00E351E3" w:rsidRDefault="00E351E3" w:rsidP="00E351E3">
      <w:pPr>
        <w:pStyle w:val="MTDisplayEquation"/>
        <w:rPr>
          <w:shd w:val="clear" w:color="auto" w:fill="FFFFFF"/>
        </w:rPr>
      </w:pPr>
      <w:r>
        <w:rPr>
          <w:shd w:val="clear" w:color="auto" w:fill="FFFFFF"/>
        </w:rPr>
        <w:tab/>
      </w:r>
      <w:r w:rsidRPr="00E351E3">
        <w:rPr>
          <w:position w:val="-32"/>
          <w:shd w:val="clear" w:color="auto" w:fill="FFFFFF"/>
        </w:rPr>
        <w:object w:dxaOrig="1200" w:dyaOrig="700">
          <v:shape id="_x0000_i1037" type="#_x0000_t75" style="width:59.4pt;height:35.4pt" o:ole="">
            <v:imagedata r:id="rId28" o:title=""/>
          </v:shape>
          <o:OLEObject Type="Embed" ProgID="Equation.DSMT4" ShapeID="_x0000_i1037" DrawAspect="Content" ObjectID="_1448886495" r:id="rId29"/>
        </w:object>
      </w:r>
      <w:r>
        <w:rPr>
          <w:shd w:val="clear" w:color="auto" w:fill="FFFFFF"/>
        </w:rPr>
        <w:t xml:space="preserve"> </w:t>
      </w:r>
      <w:r>
        <w:rPr>
          <w:shd w:val="clear" w:color="auto" w:fill="FFFFFF"/>
        </w:rPr>
        <w:tab/>
      </w:r>
      <w:r w:rsidR="00592BD6">
        <w:rPr>
          <w:shd w:val="clear" w:color="auto" w:fill="FFFFFF"/>
        </w:rPr>
        <w:fldChar w:fldCharType="begin"/>
      </w:r>
      <w:r>
        <w:rPr>
          <w:shd w:val="clear" w:color="auto" w:fill="FFFFFF"/>
        </w:rPr>
        <w:instrText xml:space="preserve"> MACROBUTTON MTPlaceRef \* MERGEFORMAT </w:instrText>
      </w:r>
      <w:r w:rsidR="00AF3191">
        <w:fldChar w:fldCharType="begin"/>
      </w:r>
      <w:r w:rsidR="00AF3191">
        <w:instrText xml:space="preserve"> SEQ MTEqn \h \* MERGEFORMAT </w:instrText>
      </w:r>
      <w:r w:rsidR="00AF3191">
        <w:fldChar w:fldCharType="end"/>
      </w:r>
      <w:r>
        <w:rPr>
          <w:shd w:val="clear" w:color="auto" w:fill="FFFFFF"/>
        </w:rPr>
        <w:instrText>(</w:instrText>
      </w:r>
      <w:fldSimple w:instr=" SEQ MTChap \c \* Arabic \* MERGEFORMAT ">
        <w:r w:rsidR="00DA1F97" w:rsidRPr="00DA1F97">
          <w:rPr>
            <w:noProof/>
            <w:shd w:val="clear" w:color="auto" w:fill="FFFFFF"/>
          </w:rPr>
          <w:instrText>3</w:instrText>
        </w:r>
      </w:fldSimple>
      <w:r>
        <w:rPr>
          <w:shd w:val="clear" w:color="auto" w:fill="FFFFFF"/>
        </w:rPr>
        <w:instrText>.</w:instrText>
      </w:r>
      <w:fldSimple w:instr=" SEQ MTEqn \c \* Arabic \* MERGEFORMAT ">
        <w:r w:rsidR="00DA1F97" w:rsidRPr="00DA1F97">
          <w:rPr>
            <w:noProof/>
            <w:shd w:val="clear" w:color="auto" w:fill="FFFFFF"/>
          </w:rPr>
          <w:instrText>12</w:instrText>
        </w:r>
      </w:fldSimple>
      <w:r>
        <w:rPr>
          <w:shd w:val="clear" w:color="auto" w:fill="FFFFFF"/>
        </w:rPr>
        <w:instrText>)</w:instrText>
      </w:r>
      <w:r w:rsidR="00592BD6">
        <w:rPr>
          <w:shd w:val="clear" w:color="auto" w:fill="FFFFFF"/>
        </w:rPr>
        <w:fldChar w:fldCharType="end"/>
      </w:r>
    </w:p>
    <w:p w:rsidR="007B20B8" w:rsidRPr="00195966" w:rsidRDefault="005503D9" w:rsidP="008F7242">
      <w:pPr>
        <w:spacing w:line="480" w:lineRule="auto"/>
        <w:ind w:firstLineChars="300"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 xml:space="preserve">Where </w:t>
      </w:r>
      <w:proofErr w:type="spellStart"/>
      <w:r w:rsidR="007B20B8" w:rsidRPr="00195966">
        <w:rPr>
          <w:rFonts w:ascii="Times New Roman" w:hAnsi="Times New Roman" w:cs="Times New Roman"/>
          <w:color w:val="000000"/>
          <w:sz w:val="24"/>
          <w:szCs w:val="24"/>
          <w:shd w:val="clear" w:color="auto" w:fill="FFFFFF"/>
        </w:rPr>
        <w:t>Sc</w:t>
      </w:r>
      <w:proofErr w:type="spellEnd"/>
      <w:r w:rsidR="007B20B8" w:rsidRPr="00195966">
        <w:rPr>
          <w:rFonts w:ascii="Times New Roman" w:hAnsi="Times New Roman" w:cs="Times New Roman"/>
          <w:color w:val="000000"/>
          <w:sz w:val="24"/>
          <w:szCs w:val="24"/>
          <w:shd w:val="clear" w:color="auto" w:fill="FFFFFF"/>
        </w:rPr>
        <w:t xml:space="preserve"> is the Schmidt number, St is the Stokes number, and</w:t>
      </w:r>
      <w:r w:rsidRPr="00195966">
        <w:rPr>
          <w:rFonts w:ascii="Times New Roman" w:hAnsi="Times New Roman" w:cs="Times New Roman"/>
          <w:color w:val="000000"/>
          <w:sz w:val="24"/>
          <w:szCs w:val="24"/>
          <w:shd w:val="clear" w:color="auto" w:fill="FFFFFF"/>
        </w:rPr>
        <w:t xml:space="preserve"> D is the molecular diffusivity,</w:t>
      </w:r>
    </w:p>
    <w:p w:rsidR="003D6BD0" w:rsidRPr="00195966" w:rsidRDefault="00894BCA" w:rsidP="008F7242">
      <w:pPr>
        <w:spacing w:line="480" w:lineRule="auto"/>
        <w:ind w:firstLineChars="300"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So the direct deposition to the skin can be calculated now</w:t>
      </w:r>
    </w:p>
    <w:p w:rsidR="000F1B6D" w:rsidRPr="00195966" w:rsidRDefault="003D6BD0" w:rsidP="008F7242">
      <w:pPr>
        <w:spacing w:line="480" w:lineRule="auto"/>
        <w:ind w:firstLineChars="300"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 xml:space="preserve">1 </w:t>
      </w:r>
      <w:r w:rsidR="00713BBF">
        <w:rPr>
          <w:rFonts w:ascii="Times New Roman" w:hAnsi="Times New Roman" w:cs="Times New Roman"/>
          <w:color w:val="000000"/>
          <w:sz w:val="24"/>
          <w:szCs w:val="24"/>
          <w:shd w:val="clear" w:color="auto" w:fill="FFFFFF"/>
        </w:rPr>
        <w:t>outdoor</w:t>
      </w:r>
      <w:r w:rsidR="00894BCA" w:rsidRPr="00195966">
        <w:rPr>
          <w:rFonts w:ascii="Times New Roman" w:hAnsi="Times New Roman" w:cs="Times New Roman"/>
          <w:color w:val="000000"/>
          <w:sz w:val="24"/>
          <w:szCs w:val="24"/>
          <w:shd w:val="clear" w:color="auto" w:fill="FFFFFF"/>
        </w:rPr>
        <w:t xml:space="preserve"> </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18"/>
        <w:gridCol w:w="7068"/>
        <w:gridCol w:w="620"/>
      </w:tblGrid>
      <w:tr w:rsidR="00E351E3" w:rsidTr="00E351E3">
        <w:trPr>
          <w:jc w:val="center"/>
        </w:trPr>
        <w:tc>
          <w:tcPr>
            <w:tcW w:w="619" w:type="dxa"/>
            <w:tcMar>
              <w:top w:w="60" w:type="dxa"/>
              <w:bottom w:w="60" w:type="dxa"/>
            </w:tcMar>
            <w:vAlign w:val="center"/>
          </w:tcPr>
          <w:p w:rsidR="00E351E3" w:rsidRDefault="00E351E3" w:rsidP="00E351E3">
            <w:pPr>
              <w:pStyle w:val="MTDisplayEquation"/>
              <w:ind w:left="0"/>
            </w:pPr>
          </w:p>
        </w:tc>
        <w:tc>
          <w:tcPr>
            <w:tcW w:w="7073" w:type="dxa"/>
            <w:tcMar>
              <w:top w:w="60" w:type="dxa"/>
              <w:bottom w:w="60" w:type="dxa"/>
            </w:tcMar>
            <w:vAlign w:val="center"/>
          </w:tcPr>
          <w:p w:rsidR="00E351E3" w:rsidRDefault="00F2117A" w:rsidP="00E351E3">
            <w:pPr>
              <w:pStyle w:val="MTDisplayEquation"/>
              <w:ind w:left="0"/>
              <w:jc w:val="center"/>
            </w:pPr>
            <m:oMathPara>
              <m:oMath>
                <m:sSub>
                  <m:sSubPr>
                    <m:ctrlPr>
                      <w:rPr>
                        <w:rFonts w:ascii="Cambria Math" w:hAnsi="Cambria Math"/>
                      </w:rPr>
                    </m:ctrlPr>
                  </m:sSubPr>
                  <m:e>
                    <m:r>
                      <w:rPr>
                        <w:rFonts w:ascii="Cambria Math" w:hAnsi="Cambria Math"/>
                      </w:rPr>
                      <m:t>M</m:t>
                    </m:r>
                  </m:e>
                  <m:sub>
                    <m:r>
                      <w:rPr>
                        <w:rFonts w:ascii="Cambria Math" w:hAnsi="Cambria Math"/>
                      </w:rPr>
                      <m:t>outdoor</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skin</m:t>
                    </m:r>
                  </m:sub>
                </m:sSub>
                <m:sSub>
                  <m:sSubPr>
                    <m:ctrlPr>
                      <w:rPr>
                        <w:rFonts w:ascii="Cambria Math" w:hAnsi="Cambria Math"/>
                      </w:rPr>
                    </m:ctrlPr>
                  </m:sSubPr>
                  <m:e>
                    <m:r>
                      <w:rPr>
                        <w:rFonts w:ascii="Cambria Math" w:hAnsi="Cambria Math"/>
                      </w:rPr>
                      <m:t>v</m:t>
                    </m:r>
                  </m:e>
                  <m:sub>
                    <m:r>
                      <w:rPr>
                        <w:rFonts w:ascii="Cambria Math" w:hAnsi="Cambria Math"/>
                      </w:rPr>
                      <m:t>d</m:t>
                    </m:r>
                  </m:sub>
                </m:sSub>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C</m:t>
                    </m:r>
                    <m:d>
                      <m:dPr>
                        <m:ctrlPr>
                          <w:rPr>
                            <w:rFonts w:ascii="Cambria Math" w:hAnsi="Cambria Math"/>
                          </w:rPr>
                        </m:ctrlPr>
                      </m:dPr>
                      <m:e>
                        <m:r>
                          <w:rPr>
                            <w:rFonts w:ascii="Cambria Math" w:hAnsi="Cambria Math"/>
                          </w:rPr>
                          <m:t>t</m:t>
                        </m:r>
                      </m:e>
                    </m:d>
                    <m:r>
                      <w:rPr>
                        <w:rFonts w:ascii="Cambria Math" w:hAnsi="Cambria Math"/>
                      </w:rPr>
                      <m:t>dt</m:t>
                    </m:r>
                  </m:e>
                </m:nary>
                <m:r>
                  <w:rPr>
                    <w:rFonts w:ascii="Cambria Math" w:hAnsi="Cambria Math"/>
                    <w:i/>
                    <w:position w:val="-4"/>
                  </w:rPr>
                  <w:object w:dxaOrig="180" w:dyaOrig="279">
                    <v:shape id="_x0000_i1038" type="#_x0000_t75" style="width:9.6pt;height:13.8pt" o:ole="">
                      <v:imagedata r:id="rId12" o:title=""/>
                    </v:shape>
                    <o:OLEObject Type="Embed" ProgID="Equation.DSMT4" ShapeID="_x0000_i1038" DrawAspect="Content" ObjectID="_1448886496" r:id="rId30"/>
                  </w:object>
                </m:r>
                <m:r>
                  <w:rPr>
                    <w:rFonts w:ascii="Cambria Math" w:hAnsi="Cambria Math"/>
                  </w:rPr>
                  <m:t xml:space="preserve"> </m:t>
                </m:r>
              </m:oMath>
            </m:oMathPara>
          </w:p>
        </w:tc>
        <w:tc>
          <w:tcPr>
            <w:tcW w:w="620" w:type="dxa"/>
            <w:tcMar>
              <w:top w:w="60" w:type="dxa"/>
              <w:bottom w:w="60" w:type="dxa"/>
            </w:tcMar>
            <w:vAlign w:val="center"/>
          </w:tcPr>
          <w:p w:rsidR="00E351E3" w:rsidRDefault="00592BD6" w:rsidP="00E351E3">
            <w:pPr>
              <w:pStyle w:val="MTDisplayEquation"/>
              <w:ind w:left="0"/>
              <w:jc w:val="right"/>
            </w:pPr>
            <w:r>
              <w:fldChar w:fldCharType="begin"/>
            </w:r>
            <w:r w:rsidR="00E351E3">
              <w:instrText xml:space="preserve"> MACROBUTTON MTPlaceRef \* MERGEFORMAT </w:instrText>
            </w:r>
            <w:r w:rsidR="00AF3191">
              <w:fldChar w:fldCharType="begin"/>
            </w:r>
            <w:r w:rsidR="00AF3191">
              <w:instrText xml:space="preserve"> SEQ MTEqn \h \* MERGEFORMAT </w:instrText>
            </w:r>
            <w:r w:rsidR="00AF3191">
              <w:fldChar w:fldCharType="end"/>
            </w:r>
            <w:r w:rsidR="00E351E3">
              <w:instrText>(</w:instrText>
            </w:r>
            <w:fldSimple w:instr=" SEQ MTChap \c \* Arabic \* MERGEFORMAT ">
              <w:r w:rsidR="00DA1F97">
                <w:rPr>
                  <w:noProof/>
                </w:rPr>
                <w:instrText>3</w:instrText>
              </w:r>
            </w:fldSimple>
            <w:r w:rsidR="00E351E3">
              <w:instrText>.</w:instrText>
            </w:r>
            <w:fldSimple w:instr=" SEQ MTEqn \c \* Arabic \* MERGEFORMAT ">
              <w:r w:rsidR="00DA1F97">
                <w:rPr>
                  <w:noProof/>
                </w:rPr>
                <w:instrText>13</w:instrText>
              </w:r>
            </w:fldSimple>
            <w:r w:rsidR="00E351E3">
              <w:instrText>)</w:instrText>
            </w:r>
            <w:r>
              <w:fldChar w:fldCharType="end"/>
            </w:r>
          </w:p>
        </w:tc>
      </w:tr>
    </w:tbl>
    <w:p w:rsidR="003D6BD0" w:rsidRPr="00F96A59" w:rsidRDefault="00F96A59" w:rsidP="00F96A59">
      <w:pPr>
        <w:spacing w:line="480" w:lineRule="auto"/>
        <w:ind w:firstLineChars="300"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2 </w:t>
      </w:r>
      <w:r w:rsidR="00713BBF">
        <w:rPr>
          <w:rFonts w:ascii="Times New Roman" w:hAnsi="Times New Roman" w:cs="Times New Roman"/>
          <w:color w:val="000000"/>
          <w:sz w:val="24"/>
          <w:szCs w:val="24"/>
          <w:shd w:val="clear" w:color="auto" w:fill="FFFFFF"/>
        </w:rPr>
        <w:t>indoor</w:t>
      </w:r>
      <w:r>
        <w:rPr>
          <w:rFonts w:ascii="Times New Roman" w:hAnsi="Times New Roman" w:cs="Times New Roman"/>
          <w:color w:val="000000"/>
          <w:sz w:val="24"/>
          <w:szCs w:val="24"/>
          <w:shd w:val="clear" w:color="auto" w:fill="FFFFFF"/>
        </w:rPr>
        <w:t xml:space="preserve"> </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738"/>
        <w:gridCol w:w="6828"/>
        <w:gridCol w:w="740"/>
      </w:tblGrid>
      <w:tr w:rsidR="00E351E3" w:rsidTr="00E351E3">
        <w:trPr>
          <w:jc w:val="center"/>
        </w:trPr>
        <w:tc>
          <w:tcPr>
            <w:tcW w:w="739" w:type="dxa"/>
            <w:tcMar>
              <w:top w:w="60" w:type="dxa"/>
              <w:bottom w:w="60" w:type="dxa"/>
            </w:tcMar>
            <w:vAlign w:val="center"/>
          </w:tcPr>
          <w:p w:rsidR="00E351E3" w:rsidRDefault="00E351E3" w:rsidP="00E351E3">
            <w:pPr>
              <w:pStyle w:val="MTDisplayEquation"/>
              <w:ind w:left="0"/>
            </w:pPr>
          </w:p>
        </w:tc>
        <w:tc>
          <w:tcPr>
            <w:tcW w:w="6833" w:type="dxa"/>
            <w:tcMar>
              <w:top w:w="60" w:type="dxa"/>
              <w:bottom w:w="60" w:type="dxa"/>
            </w:tcMar>
            <w:vAlign w:val="center"/>
          </w:tcPr>
          <w:p w:rsidR="00E351E3" w:rsidRDefault="00F2117A" w:rsidP="00E351E3">
            <w:pPr>
              <w:pStyle w:val="MTDisplayEquation"/>
              <w:ind w:left="0"/>
              <w:jc w:val="center"/>
            </w:pPr>
            <m:oMathPara>
              <m:oMath>
                <m:sSub>
                  <m:sSubPr>
                    <m:ctrlPr>
                      <w:rPr>
                        <w:rFonts w:ascii="Cambria Math" w:hAnsi="Cambria Math"/>
                      </w:rPr>
                    </m:ctrlPr>
                  </m:sSubPr>
                  <m:e>
                    <m:r>
                      <w:rPr>
                        <w:rFonts w:ascii="Cambria Math" w:hAnsi="Cambria Math"/>
                      </w:rPr>
                      <m:t>M</m:t>
                    </m:r>
                  </m:e>
                  <m:sub>
                    <m:r>
                      <w:rPr>
                        <w:rFonts w:ascii="Cambria Math" w:hAnsi="Cambria Math"/>
                      </w:rPr>
                      <m:t>indoor</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skin</m:t>
                        </m:r>
                      </m:sub>
                    </m:sSub>
                    <m:sSub>
                      <m:sSubPr>
                        <m:ctrlPr>
                          <w:rPr>
                            <w:rFonts w:ascii="Cambria Math" w:hAnsi="Cambria Math"/>
                          </w:rPr>
                        </m:ctrlPr>
                      </m:sSubPr>
                      <m:e>
                        <m:r>
                          <w:rPr>
                            <w:rFonts w:ascii="Cambria Math" w:hAnsi="Cambria Math"/>
                          </w:rPr>
                          <m:t>v</m:t>
                        </m:r>
                      </m:e>
                      <m:sub>
                        <m:r>
                          <w:rPr>
                            <w:rFonts w:ascii="Cambria Math" w:hAnsi="Cambria Math"/>
                          </w:rPr>
                          <m:t>d</m:t>
                        </m:r>
                      </m:sub>
                    </m:sSub>
                    <m:sSub>
                      <m:sSubPr>
                        <m:ctrlPr>
                          <w:rPr>
                            <w:rFonts w:ascii="Cambria Math" w:hAnsi="Cambria Math"/>
                          </w:rPr>
                        </m:ctrlPr>
                      </m:sSubPr>
                      <m:e>
                        <m:r>
                          <w:rPr>
                            <w:rFonts w:ascii="Cambria Math" w:hAnsi="Cambria Math"/>
                          </w:rPr>
                          <m:t>λ</m:t>
                        </m:r>
                      </m:e>
                      <m:sub>
                        <m:r>
                          <w:rPr>
                            <w:rFonts w:ascii="Cambria Math" w:hAnsi="Cambria Math"/>
                          </w:rPr>
                          <m:t>v</m:t>
                        </m:r>
                      </m:sub>
                    </m:sSub>
                  </m:num>
                  <m:den>
                    <m:sSub>
                      <m:sSubPr>
                        <m:ctrlPr>
                          <w:rPr>
                            <w:rFonts w:ascii="Cambria Math" w:hAnsi="Cambria Math"/>
                          </w:rPr>
                        </m:ctrlPr>
                      </m:sSubPr>
                      <m:e>
                        <m:r>
                          <w:rPr>
                            <w:rFonts w:ascii="Cambria Math" w:hAnsi="Cambria Math"/>
                          </w:rPr>
                          <m:t>λ</m:t>
                        </m:r>
                      </m:e>
                      <m:sub>
                        <m:r>
                          <w:rPr>
                            <w:rFonts w:ascii="Cambria Math" w:hAnsi="Cambria Math"/>
                          </w:rPr>
                          <m:t>v</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d</m:t>
                        </m:r>
                      </m:sub>
                    </m:sSub>
                  </m:den>
                </m:f>
                <m:nary>
                  <m:naryPr>
                    <m:limLoc m:val="undOvr"/>
                    <m:subHide m:val="1"/>
                    <m:supHide m:val="1"/>
                    <m:ctrlPr>
                      <w:rPr>
                        <w:rFonts w:ascii="Cambria Math" w:hAnsi="Cambria Math"/>
                      </w:rPr>
                    </m:ctrlPr>
                  </m:naryPr>
                  <m:sub/>
                  <m:sup/>
                  <m:e>
                    <m:r>
                      <w:rPr>
                        <w:rFonts w:ascii="Cambria Math" w:hAnsi="Cambria Math"/>
                      </w:rPr>
                      <m:t>C</m:t>
                    </m:r>
                    <m:d>
                      <m:dPr>
                        <m:ctrlPr>
                          <w:rPr>
                            <w:rFonts w:ascii="Cambria Math" w:hAnsi="Cambria Math"/>
                          </w:rPr>
                        </m:ctrlPr>
                      </m:dPr>
                      <m:e>
                        <m:r>
                          <w:rPr>
                            <w:rFonts w:ascii="Cambria Math" w:hAnsi="Cambria Math"/>
                          </w:rPr>
                          <m:t>t</m:t>
                        </m:r>
                      </m:e>
                    </m:d>
                    <m:r>
                      <w:rPr>
                        <w:rFonts w:ascii="Cambria Math" w:hAnsi="Cambria Math"/>
                      </w:rPr>
                      <m:t>dt</m:t>
                    </m:r>
                  </m:e>
                </m:nary>
                <m:r>
                  <w:rPr>
                    <w:rFonts w:ascii="Cambria Math" w:hAnsi="Cambria Math"/>
                    <w:i/>
                    <w:position w:val="-4"/>
                  </w:rPr>
                  <w:object w:dxaOrig="180" w:dyaOrig="279">
                    <v:shape id="_x0000_i1039" type="#_x0000_t75" style="width:9.6pt;height:13.8pt" o:ole="">
                      <v:imagedata r:id="rId12" o:title=""/>
                    </v:shape>
                    <o:OLEObject Type="Embed" ProgID="Equation.DSMT4" ShapeID="_x0000_i1039" DrawAspect="Content" ObjectID="_1448886497" r:id="rId31"/>
                  </w:object>
                </m:r>
                <m:r>
                  <w:rPr>
                    <w:rFonts w:ascii="Cambria Math" w:hAnsi="Cambria Math"/>
                  </w:rPr>
                  <m:t xml:space="preserve"> </m:t>
                </m:r>
              </m:oMath>
            </m:oMathPara>
          </w:p>
        </w:tc>
        <w:tc>
          <w:tcPr>
            <w:tcW w:w="740" w:type="dxa"/>
            <w:tcMar>
              <w:top w:w="60" w:type="dxa"/>
              <w:bottom w:w="60" w:type="dxa"/>
            </w:tcMar>
            <w:vAlign w:val="center"/>
          </w:tcPr>
          <w:p w:rsidR="00E351E3" w:rsidRDefault="00592BD6" w:rsidP="00E351E3">
            <w:pPr>
              <w:pStyle w:val="MTDisplayEquation"/>
              <w:ind w:left="0"/>
              <w:jc w:val="right"/>
            </w:pPr>
            <w:r>
              <w:fldChar w:fldCharType="begin"/>
            </w:r>
            <w:r w:rsidR="00E351E3">
              <w:instrText xml:space="preserve"> MACROBUTTON MTPlaceRef \* MERGEFORMAT </w:instrText>
            </w:r>
            <w:r w:rsidR="00AF3191">
              <w:fldChar w:fldCharType="begin"/>
            </w:r>
            <w:r w:rsidR="00AF3191">
              <w:instrText xml:space="preserve"> SEQ MTEqn \h \* MERGEFORMAT </w:instrText>
            </w:r>
            <w:r w:rsidR="00AF3191">
              <w:fldChar w:fldCharType="end"/>
            </w:r>
            <w:r w:rsidR="00E351E3">
              <w:instrText>(</w:instrText>
            </w:r>
            <w:fldSimple w:instr=" SEQ MTChap \c \* Arabic \* MERGEFORMAT ">
              <w:r w:rsidR="00DA1F97">
                <w:rPr>
                  <w:noProof/>
                </w:rPr>
                <w:instrText>3</w:instrText>
              </w:r>
            </w:fldSimple>
            <w:r w:rsidR="00E351E3">
              <w:instrText>.</w:instrText>
            </w:r>
            <w:fldSimple w:instr=" SEQ MTEqn \c \* Arabic \* MERGEFORMAT ">
              <w:r w:rsidR="00DA1F97">
                <w:rPr>
                  <w:noProof/>
                </w:rPr>
                <w:instrText>14</w:instrText>
              </w:r>
            </w:fldSimple>
            <w:r w:rsidR="00E351E3">
              <w:instrText>)</w:instrText>
            </w:r>
            <w:r>
              <w:fldChar w:fldCharType="end"/>
            </w:r>
          </w:p>
        </w:tc>
      </w:tr>
    </w:tbl>
    <w:p w:rsidR="00F96A59" w:rsidRDefault="00D85CE5" w:rsidP="00F96A59">
      <w:pPr>
        <w:spacing w:line="480" w:lineRule="auto"/>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Where</w:t>
      </w:r>
    </w:p>
    <w:bookmarkStart w:id="20" w:name="OLE_LINK11"/>
    <w:bookmarkStart w:id="21" w:name="OLE_LINK12"/>
    <w:p w:rsidR="00F96A59" w:rsidRDefault="00F2117A" w:rsidP="003B3572">
      <w:pPr>
        <w:pStyle w:val="ab"/>
        <w:numPr>
          <w:ilvl w:val="0"/>
          <w:numId w:val="9"/>
        </w:numPr>
        <w:spacing w:line="480" w:lineRule="auto"/>
        <w:rPr>
          <w:rFonts w:ascii="Times New Roman" w:hAnsi="Times New Roman" w:cs="Times New Roman"/>
          <w:color w:val="000000"/>
          <w:sz w:val="24"/>
          <w:szCs w:val="24"/>
          <w:shd w:val="clear" w:color="auto" w:fill="FFFFFF"/>
        </w:rPr>
      </w:pPr>
      <m:oMath>
        <m:sSub>
          <m:sSubPr>
            <m:ctrlPr>
              <w:rPr>
                <w:rFonts w:hAnsi="Times New Roman" w:cs="Times New Roman"/>
                <w:color w:val="000000"/>
                <w:sz w:val="24"/>
                <w:szCs w:val="24"/>
                <w:shd w:val="clear" w:color="auto" w:fill="FFFFFF"/>
              </w:rPr>
            </m:ctrlPr>
          </m:sSubPr>
          <m:e>
            <m:r>
              <m:rPr>
                <m:sty m:val="p"/>
              </m:rPr>
              <w:rPr>
                <w:rFonts w:cs="Times New Roman"/>
                <w:color w:val="000000"/>
                <w:sz w:val="24"/>
                <w:szCs w:val="24"/>
                <w:shd w:val="clear" w:color="auto" w:fill="FFFFFF"/>
              </w:rPr>
              <m:t>M</m:t>
            </m:r>
          </m:e>
          <m:sub>
            <m:r>
              <m:rPr>
                <m:sty m:val="p"/>
              </m:rPr>
              <w:rPr>
                <w:rFonts w:cs="Times New Roman"/>
                <w:color w:val="000000"/>
                <w:sz w:val="24"/>
                <w:szCs w:val="24"/>
                <w:shd w:val="clear" w:color="auto" w:fill="FFFFFF"/>
              </w:rPr>
              <m:t>su</m:t>
            </m:r>
          </m:sub>
        </m:sSub>
      </m:oMath>
      <w:r w:rsidR="00A65FB0" w:rsidRPr="00F96A59">
        <w:rPr>
          <w:rFonts w:ascii="Times New Roman" w:hAnsi="Times New Roman" w:cs="Times New Roman"/>
          <w:color w:val="000000"/>
          <w:sz w:val="24"/>
          <w:szCs w:val="24"/>
          <w:shd w:val="clear" w:color="auto" w:fill="FFFFFF"/>
        </w:rPr>
        <w:t xml:space="preserve">the mass of the substance </w:t>
      </w:r>
      <w:r w:rsidR="00F25D7F">
        <w:rPr>
          <w:rFonts w:ascii="Times New Roman" w:hAnsi="Times New Roman" w:cs="Times New Roman"/>
          <w:color w:val="000000"/>
          <w:sz w:val="24"/>
          <w:szCs w:val="24"/>
          <w:shd w:val="clear" w:color="auto" w:fill="FFFFFF"/>
        </w:rPr>
        <w:t>on</w:t>
      </w:r>
      <w:r w:rsidR="00F25D7F" w:rsidRPr="00F96A59">
        <w:rPr>
          <w:rFonts w:ascii="Times New Roman" w:hAnsi="Times New Roman" w:cs="Times New Roman"/>
          <w:color w:val="000000"/>
          <w:sz w:val="24"/>
          <w:szCs w:val="24"/>
          <w:shd w:val="clear" w:color="auto" w:fill="FFFFFF"/>
        </w:rPr>
        <w:t xml:space="preserve"> </w:t>
      </w:r>
      <w:r w:rsidR="00A65FB0" w:rsidRPr="00F96A59">
        <w:rPr>
          <w:rFonts w:ascii="Times New Roman" w:hAnsi="Times New Roman" w:cs="Times New Roman"/>
          <w:color w:val="000000"/>
          <w:sz w:val="24"/>
          <w:szCs w:val="24"/>
          <w:shd w:val="clear" w:color="auto" w:fill="FFFFFF"/>
        </w:rPr>
        <w:t xml:space="preserve">the skin </w:t>
      </w:r>
      <w:r w:rsidR="00F96A59">
        <w:rPr>
          <w:rFonts w:ascii="Times New Roman" w:hAnsi="Times New Roman" w:cs="Times New Roman"/>
          <w:color w:val="000000"/>
          <w:sz w:val="24"/>
          <w:szCs w:val="24"/>
          <w:shd w:val="clear" w:color="auto" w:fill="FFFFFF"/>
        </w:rPr>
        <w:t>surface</w:t>
      </w:r>
    </w:p>
    <w:p w:rsidR="00303222" w:rsidRDefault="00223F5C" w:rsidP="003B3572">
      <w:pPr>
        <w:pStyle w:val="ab"/>
        <w:numPr>
          <w:ilvl w:val="0"/>
          <w:numId w:val="9"/>
        </w:numPr>
        <w:spacing w:line="480" w:lineRule="auto"/>
        <w:rPr>
          <w:rFonts w:ascii="Times New Roman" w:hAnsi="Times New Roman" w:cs="Times New Roman"/>
          <w:color w:val="000000"/>
          <w:sz w:val="24"/>
          <w:szCs w:val="24"/>
          <w:shd w:val="clear" w:color="auto" w:fill="FFFFFF"/>
        </w:rPr>
      </w:pPr>
      <w:r w:rsidRPr="00F96A59">
        <w:rPr>
          <w:rFonts w:ascii="Times New Roman" w:hAnsi="Times New Roman" w:cs="Times New Roman"/>
          <w:color w:val="000000"/>
          <w:sz w:val="24"/>
          <w:szCs w:val="24"/>
          <w:shd w:val="clear" w:color="auto" w:fill="FFFFFF"/>
        </w:rPr>
        <w:t xml:space="preserve"> </w:t>
      </w:r>
      <m:oMath>
        <m:sSub>
          <m:sSubPr>
            <m:ctrlPr>
              <w:rPr>
                <w:rFonts w:hAnsi="Times New Roman" w:cs="Times New Roman"/>
                <w:color w:val="000000"/>
                <w:sz w:val="24"/>
                <w:szCs w:val="24"/>
                <w:shd w:val="clear" w:color="auto" w:fill="FFFFFF"/>
              </w:rPr>
            </m:ctrlPr>
          </m:sSubPr>
          <m:e>
            <m:r>
              <m:rPr>
                <m:sty m:val="p"/>
              </m:rPr>
              <w:rPr>
                <w:rFonts w:cs="Times New Roman"/>
                <w:color w:val="000000"/>
                <w:sz w:val="24"/>
                <w:szCs w:val="24"/>
                <w:shd w:val="clear" w:color="auto" w:fill="FFFFFF"/>
              </w:rPr>
              <m:t>A</m:t>
            </m:r>
          </m:e>
          <m:sub>
            <m:r>
              <m:rPr>
                <m:sty m:val="p"/>
              </m:rPr>
              <w:rPr>
                <w:rFonts w:cs="Times New Roman"/>
                <w:color w:val="000000"/>
                <w:sz w:val="24"/>
                <w:szCs w:val="24"/>
                <w:shd w:val="clear" w:color="auto" w:fill="FFFFFF"/>
              </w:rPr>
              <m:t>skin</m:t>
            </m:r>
          </m:sub>
        </m:sSub>
      </m:oMath>
      <w:r w:rsidR="00D85CE5" w:rsidRPr="00F96A59">
        <w:rPr>
          <w:rFonts w:ascii="Times New Roman" w:hAnsi="Times New Roman" w:cs="Times New Roman"/>
          <w:color w:val="000000"/>
          <w:sz w:val="24"/>
          <w:szCs w:val="24"/>
          <w:shd w:val="clear" w:color="auto" w:fill="FFFFFF"/>
        </w:rPr>
        <w:t xml:space="preserve"> </w:t>
      </w:r>
      <w:proofErr w:type="gramStart"/>
      <w:r w:rsidR="00D85CE5" w:rsidRPr="00F96A59">
        <w:rPr>
          <w:rFonts w:ascii="Times New Roman" w:hAnsi="Times New Roman" w:cs="Times New Roman"/>
          <w:color w:val="000000"/>
          <w:sz w:val="24"/>
          <w:szCs w:val="24"/>
          <w:shd w:val="clear" w:color="auto" w:fill="FFFFFF"/>
        </w:rPr>
        <w:t>is</w:t>
      </w:r>
      <w:proofErr w:type="gramEnd"/>
      <w:r w:rsidR="00D85CE5" w:rsidRPr="00F96A59">
        <w:rPr>
          <w:rFonts w:ascii="Times New Roman" w:hAnsi="Times New Roman" w:cs="Times New Roman"/>
          <w:color w:val="000000"/>
          <w:sz w:val="24"/>
          <w:szCs w:val="24"/>
          <w:shd w:val="clear" w:color="auto" w:fill="FFFFFF"/>
        </w:rPr>
        <w:t xml:space="preserve"> the exposed skin area.</w:t>
      </w:r>
    </w:p>
    <w:p w:rsidR="00D85CE5" w:rsidRDefault="00D85CE5" w:rsidP="003B3572">
      <w:pPr>
        <w:pStyle w:val="ab"/>
        <w:numPr>
          <w:ilvl w:val="0"/>
          <w:numId w:val="9"/>
        </w:numPr>
        <w:spacing w:line="480" w:lineRule="auto"/>
        <w:rPr>
          <w:rFonts w:ascii="Times New Roman" w:hAnsi="Times New Roman" w:cs="Times New Roman"/>
          <w:color w:val="000000"/>
          <w:sz w:val="24"/>
          <w:szCs w:val="24"/>
          <w:shd w:val="clear" w:color="auto" w:fill="FFFFFF"/>
        </w:rPr>
      </w:pPr>
      <w:r w:rsidRPr="00F96A59">
        <w:rPr>
          <w:rFonts w:ascii="Times New Roman" w:hAnsi="Times New Roman" w:cs="Times New Roman"/>
          <w:color w:val="000000"/>
          <w:sz w:val="24"/>
          <w:szCs w:val="24"/>
          <w:shd w:val="clear" w:color="auto" w:fill="FFFFFF"/>
        </w:rPr>
        <w:t xml:space="preserve">The parameters </w:t>
      </w:r>
      <m:oMath>
        <m:sSub>
          <m:sSubPr>
            <m:ctrlPr>
              <w:rPr>
                <w:rFonts w:hAnsi="Times New Roman" w:cs="Times New Roman"/>
                <w:color w:val="000000"/>
                <w:sz w:val="24"/>
                <w:szCs w:val="24"/>
                <w:shd w:val="clear" w:color="auto" w:fill="FFFFFF"/>
              </w:rPr>
            </m:ctrlPr>
          </m:sSubPr>
          <m:e>
            <m:r>
              <m:rPr>
                <m:sty m:val="p"/>
              </m:rPr>
              <w:rPr>
                <w:rFonts w:cs="Times New Roman"/>
                <w:color w:val="000000"/>
                <w:sz w:val="24"/>
                <w:szCs w:val="24"/>
                <w:shd w:val="clear" w:color="auto" w:fill="FFFFFF"/>
              </w:rPr>
              <m:t>λ</m:t>
            </m:r>
          </m:e>
          <m:sub>
            <m:r>
              <m:rPr>
                <m:sty m:val="p"/>
              </m:rPr>
              <w:rPr>
                <w:rFonts w:cs="Times New Roman"/>
                <w:color w:val="000000"/>
                <w:sz w:val="24"/>
                <w:szCs w:val="24"/>
                <w:shd w:val="clear" w:color="auto" w:fill="FFFFFF"/>
              </w:rPr>
              <m:t>d</m:t>
            </m:r>
          </m:sub>
        </m:sSub>
      </m:oMath>
      <w:r w:rsidR="00F25D7F">
        <w:rPr>
          <w:rFonts w:ascii="Times New Roman" w:hAnsi="Times New Roman" w:cs="Times New Roman"/>
          <w:color w:val="000000"/>
          <w:sz w:val="24"/>
          <w:szCs w:val="24"/>
          <w:shd w:val="clear" w:color="auto" w:fill="FFFFFF"/>
        </w:rPr>
        <w:t xml:space="preserve"> and</w:t>
      </w:r>
      <w:r w:rsidRPr="00F96A59">
        <w:rPr>
          <w:rFonts w:ascii="Times New Roman" w:hAnsi="Times New Roman" w:cs="Times New Roman"/>
          <w:color w:val="000000"/>
          <w:sz w:val="24"/>
          <w:szCs w:val="24"/>
          <w:shd w:val="clear" w:color="auto" w:fill="FFFFFF"/>
        </w:rPr>
        <w:t xml:space="preserve"> </w:t>
      </w:r>
      <m:oMath>
        <m:sSub>
          <m:sSubPr>
            <m:ctrlPr>
              <w:rPr>
                <w:rFonts w:hAnsi="Times New Roman" w:cs="Times New Roman"/>
                <w:color w:val="000000"/>
                <w:sz w:val="24"/>
                <w:szCs w:val="24"/>
                <w:shd w:val="clear" w:color="auto" w:fill="FFFFFF"/>
              </w:rPr>
            </m:ctrlPr>
          </m:sSubPr>
          <m:e>
            <m:r>
              <m:rPr>
                <m:sty m:val="p"/>
              </m:rPr>
              <w:rPr>
                <w:rFonts w:cs="Times New Roman"/>
                <w:color w:val="000000"/>
                <w:sz w:val="24"/>
                <w:szCs w:val="24"/>
                <w:shd w:val="clear" w:color="auto" w:fill="FFFFFF"/>
              </w:rPr>
              <m:t>λ</m:t>
            </m:r>
          </m:e>
          <m:sub>
            <m:r>
              <m:rPr>
                <m:sty m:val="p"/>
              </m:rPr>
              <w:rPr>
                <w:rFonts w:cs="Times New Roman"/>
                <w:color w:val="000000"/>
                <w:sz w:val="24"/>
                <w:szCs w:val="24"/>
                <w:shd w:val="clear" w:color="auto" w:fill="FFFFFF"/>
              </w:rPr>
              <m:t>v</m:t>
            </m:r>
          </m:sub>
        </m:sSub>
      </m:oMath>
      <w:r w:rsidR="003D6BD0" w:rsidRPr="00F96A59">
        <w:rPr>
          <w:rFonts w:ascii="Times New Roman" w:hAnsi="Times New Roman" w:cs="Times New Roman"/>
          <w:color w:val="000000"/>
          <w:sz w:val="24"/>
          <w:szCs w:val="24"/>
          <w:shd w:val="clear" w:color="auto" w:fill="FFFFFF"/>
        </w:rPr>
        <w:t xml:space="preserve"> are ventilation rate</w:t>
      </w:r>
      <w:r w:rsidR="0091384F" w:rsidRPr="00F96A59">
        <w:rPr>
          <w:rFonts w:ascii="Times New Roman" w:hAnsi="Times New Roman" w:cs="Times New Roman"/>
          <w:color w:val="000000"/>
          <w:sz w:val="24"/>
          <w:szCs w:val="24"/>
          <w:shd w:val="clear" w:color="auto" w:fill="FFFFFF"/>
        </w:rPr>
        <w:t xml:space="preserve"> and indoor deposition velocity</w:t>
      </w:r>
      <w:r w:rsidR="004D4345" w:rsidRPr="00F96A59">
        <w:rPr>
          <w:rFonts w:ascii="Times New Roman" w:hAnsi="Times New Roman" w:cs="Times New Roman"/>
          <w:color w:val="000000"/>
          <w:sz w:val="24"/>
          <w:szCs w:val="24"/>
          <w:shd w:val="clear" w:color="auto" w:fill="FFFFFF"/>
        </w:rPr>
        <w:t>, respectively</w:t>
      </w:r>
      <w:r w:rsidR="0091384F" w:rsidRPr="00F96A59">
        <w:rPr>
          <w:rFonts w:ascii="Times New Roman" w:hAnsi="Times New Roman" w:cs="Times New Roman"/>
          <w:color w:val="000000"/>
          <w:sz w:val="24"/>
          <w:szCs w:val="24"/>
          <w:shd w:val="clear" w:color="auto" w:fill="FFFFFF"/>
        </w:rPr>
        <w:t>.</w:t>
      </w:r>
    </w:p>
    <w:bookmarkEnd w:id="20"/>
    <w:bookmarkEnd w:id="21"/>
    <w:p w:rsidR="002169D9" w:rsidRDefault="002169D9" w:rsidP="00D30638">
      <w:pPr>
        <w:spacing w:line="480" w:lineRule="auto"/>
        <w:ind w:firstLine="4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After the pollens </w:t>
      </w:r>
      <w:r w:rsidR="002B4AD8">
        <w:rPr>
          <w:rFonts w:ascii="Times New Roman" w:hAnsi="Times New Roman" w:cs="Times New Roman"/>
          <w:color w:val="000000"/>
          <w:sz w:val="24"/>
          <w:szCs w:val="24"/>
          <w:shd w:val="clear" w:color="auto" w:fill="FFFFFF"/>
        </w:rPr>
        <w:t>deposit</w:t>
      </w:r>
      <w:r>
        <w:rPr>
          <w:rFonts w:ascii="Times New Roman" w:hAnsi="Times New Roman" w:cs="Times New Roman"/>
          <w:color w:val="000000"/>
          <w:sz w:val="24"/>
          <w:szCs w:val="24"/>
          <w:shd w:val="clear" w:color="auto" w:fill="FFFFFF"/>
        </w:rPr>
        <w:t xml:space="preserve"> </w:t>
      </w:r>
      <w:r w:rsidR="002B4AD8">
        <w:rPr>
          <w:rFonts w:ascii="Times New Roman" w:hAnsi="Times New Roman" w:cs="Times New Roman"/>
          <w:color w:val="000000"/>
          <w:sz w:val="24"/>
          <w:szCs w:val="24"/>
          <w:shd w:val="clear" w:color="auto" w:fill="FFFFFF"/>
        </w:rPr>
        <w:t xml:space="preserve">on </w:t>
      </w:r>
      <w:r>
        <w:rPr>
          <w:rFonts w:ascii="Times New Roman" w:hAnsi="Times New Roman" w:cs="Times New Roman"/>
          <w:color w:val="000000"/>
          <w:sz w:val="24"/>
          <w:szCs w:val="24"/>
          <w:shd w:val="clear" w:color="auto" w:fill="FFFFFF"/>
        </w:rPr>
        <w:t>the skin, some pollen may be adherence to the skin, and cause some allergic reaction such as redness of the skin. We use term dermal adherence rate to illustrate this effect.</w:t>
      </w:r>
    </w:p>
    <w:p w:rsidR="002169D9" w:rsidRDefault="002169D9" w:rsidP="002169D9">
      <w:pPr>
        <w:pStyle w:val="MTDisplayEquation"/>
        <w:rPr>
          <w:shd w:val="clear" w:color="auto" w:fill="FFFFFF"/>
        </w:rPr>
      </w:pPr>
      <w:r>
        <w:rPr>
          <w:shd w:val="clear" w:color="auto" w:fill="FFFFFF"/>
        </w:rPr>
        <w:tab/>
      </w:r>
      <w:r w:rsidR="000E6B8A" w:rsidRPr="000E6B8A">
        <w:rPr>
          <w:position w:val="-10"/>
          <w:shd w:val="clear" w:color="auto" w:fill="FFFFFF"/>
        </w:rPr>
        <w:object w:dxaOrig="3040" w:dyaOrig="320">
          <v:shape id="_x0000_i1040" type="#_x0000_t75" style="width:152.4pt;height:15.6pt" o:ole="">
            <v:imagedata r:id="rId32" o:title=""/>
          </v:shape>
          <o:OLEObject Type="Embed" ProgID="Equation.DSMT4" ShapeID="_x0000_i1040" DrawAspect="Content" ObjectID="_1448886498" r:id="rId33"/>
        </w:object>
      </w:r>
      <w:r>
        <w:rPr>
          <w:shd w:val="clear" w:color="auto" w:fill="FFFFFF"/>
        </w:rPr>
        <w:t xml:space="preserve"> </w:t>
      </w:r>
      <w:r>
        <w:rPr>
          <w:shd w:val="clear" w:color="auto" w:fill="FFFFFF"/>
        </w:rPr>
        <w:tab/>
      </w:r>
      <w:r>
        <w:rPr>
          <w:shd w:val="clear" w:color="auto" w:fill="FFFFFF"/>
        </w:rPr>
        <w:fldChar w:fldCharType="begin"/>
      </w:r>
      <w:r>
        <w:rPr>
          <w:shd w:val="clear" w:color="auto" w:fill="FFFFFF"/>
        </w:rPr>
        <w:instrText xml:space="preserve"> MACROBUTTON MTPlaceRef \* MERGEFORMAT </w:instrText>
      </w:r>
      <w:r>
        <w:rPr>
          <w:shd w:val="clear" w:color="auto" w:fill="FFFFFF"/>
        </w:rPr>
        <w:fldChar w:fldCharType="begin"/>
      </w:r>
      <w:r>
        <w:rPr>
          <w:shd w:val="clear" w:color="auto" w:fill="FFFFFF"/>
        </w:rPr>
        <w:instrText xml:space="preserve"> SEQ MTEqn \h \* MERGEFORMAT </w:instrText>
      </w:r>
      <w:r>
        <w:rPr>
          <w:shd w:val="clear" w:color="auto" w:fill="FFFFFF"/>
        </w:rPr>
        <w:fldChar w:fldCharType="end"/>
      </w:r>
      <w:r>
        <w:rPr>
          <w:shd w:val="clear" w:color="auto" w:fill="FFFFFF"/>
        </w:rPr>
        <w:instrText>(</w:instrText>
      </w:r>
      <w:r>
        <w:rPr>
          <w:shd w:val="clear" w:color="auto" w:fill="FFFFFF"/>
        </w:rPr>
        <w:fldChar w:fldCharType="begin"/>
      </w:r>
      <w:r>
        <w:rPr>
          <w:shd w:val="clear" w:color="auto" w:fill="FFFFFF"/>
        </w:rPr>
        <w:instrText xml:space="preserve"> SEQ MTChap \c \* Arabic \* MERGEFORMAT </w:instrText>
      </w:r>
      <w:r>
        <w:rPr>
          <w:shd w:val="clear" w:color="auto" w:fill="FFFFFF"/>
        </w:rPr>
        <w:fldChar w:fldCharType="separate"/>
      </w:r>
      <w:r w:rsidR="00DA1F97">
        <w:rPr>
          <w:noProof/>
          <w:shd w:val="clear" w:color="auto" w:fill="FFFFFF"/>
        </w:rPr>
        <w:instrText>3</w:instrText>
      </w:r>
      <w:r>
        <w:rPr>
          <w:shd w:val="clear" w:color="auto" w:fill="FFFFFF"/>
        </w:rPr>
        <w:fldChar w:fldCharType="end"/>
      </w:r>
      <w:r>
        <w:rPr>
          <w:shd w:val="clear" w:color="auto" w:fill="FFFFFF"/>
        </w:rPr>
        <w:instrText>.</w:instrText>
      </w:r>
      <w:r>
        <w:rPr>
          <w:shd w:val="clear" w:color="auto" w:fill="FFFFFF"/>
        </w:rPr>
        <w:fldChar w:fldCharType="begin"/>
      </w:r>
      <w:r>
        <w:rPr>
          <w:shd w:val="clear" w:color="auto" w:fill="FFFFFF"/>
        </w:rPr>
        <w:instrText xml:space="preserve"> SEQ MTEqn \c \* Arabic \* MERGEFORMAT </w:instrText>
      </w:r>
      <w:r>
        <w:rPr>
          <w:shd w:val="clear" w:color="auto" w:fill="FFFFFF"/>
        </w:rPr>
        <w:fldChar w:fldCharType="separate"/>
      </w:r>
      <w:r w:rsidR="00DA1F97">
        <w:rPr>
          <w:noProof/>
          <w:shd w:val="clear" w:color="auto" w:fill="FFFFFF"/>
        </w:rPr>
        <w:instrText>15</w:instrText>
      </w:r>
      <w:r>
        <w:rPr>
          <w:shd w:val="clear" w:color="auto" w:fill="FFFFFF"/>
        </w:rPr>
        <w:fldChar w:fldCharType="end"/>
      </w:r>
      <w:r>
        <w:rPr>
          <w:shd w:val="clear" w:color="auto" w:fill="FFFFFF"/>
        </w:rPr>
        <w:instrText>)</w:instrText>
      </w:r>
      <w:r>
        <w:rPr>
          <w:shd w:val="clear" w:color="auto" w:fill="FFFFFF"/>
        </w:rPr>
        <w:fldChar w:fldCharType="end"/>
      </w:r>
    </w:p>
    <w:p w:rsidR="002B4AD8" w:rsidRDefault="002B4AD8" w:rsidP="008914A8">
      <w:pPr>
        <w:spacing w:line="480" w:lineRule="auto"/>
        <w:rPr>
          <w:rFonts w:hint="eastAsia"/>
        </w:rPr>
      </w:pPr>
      <w:r>
        <w:t>Where</w:t>
      </w:r>
    </w:p>
    <w:p w:rsidR="002B4AD8" w:rsidRPr="002B4AD8" w:rsidRDefault="002B4AD8" w:rsidP="008914A8">
      <w:pPr>
        <w:pStyle w:val="ab"/>
        <w:numPr>
          <w:ilvl w:val="0"/>
          <w:numId w:val="11"/>
        </w:numPr>
        <w:spacing w:line="480" w:lineRule="auto"/>
        <w:rPr>
          <w:rFonts w:ascii="Times New Roman" w:hAnsi="Times New Roman" w:cs="Times New Roman"/>
          <w:color w:val="000000"/>
          <w:sz w:val="24"/>
          <w:szCs w:val="24"/>
          <w:shd w:val="clear" w:color="auto" w:fill="FFFFFF"/>
        </w:rPr>
      </w:pPr>
      <w:proofErr w:type="spellStart"/>
      <w:r w:rsidRPr="002B4AD8">
        <w:rPr>
          <w:rFonts w:ascii="Times New Roman" w:hAnsi="Times New Roman" w:cs="Times New Roman"/>
          <w:color w:val="000000"/>
          <w:sz w:val="24"/>
          <w:szCs w:val="24"/>
          <w:shd w:val="clear" w:color="auto" w:fill="FFFFFF"/>
        </w:rPr>
        <w:t>E</w:t>
      </w:r>
      <w:r w:rsidRPr="00DA1F97">
        <w:rPr>
          <w:rFonts w:ascii="Times New Roman" w:hAnsi="Times New Roman" w:cs="Times New Roman"/>
          <w:color w:val="000000"/>
          <w:sz w:val="24"/>
          <w:szCs w:val="24"/>
          <w:shd w:val="clear" w:color="auto" w:fill="FFFFFF"/>
          <w:vertAlign w:val="subscript"/>
        </w:rPr>
        <w:t>derm</w:t>
      </w:r>
      <w:proofErr w:type="spellEnd"/>
      <w:r w:rsidRPr="002B4AD8">
        <w:rPr>
          <w:rFonts w:ascii="Times New Roman" w:hAnsi="Times New Roman" w:cs="Times New Roman"/>
          <w:color w:val="000000"/>
          <w:sz w:val="24"/>
          <w:szCs w:val="24"/>
          <w:shd w:val="clear" w:color="auto" w:fill="FFFFFF"/>
        </w:rPr>
        <w:t xml:space="preserve"> is the dermal exposure.</w:t>
      </w:r>
    </w:p>
    <w:p w:rsidR="002B4AD8" w:rsidRPr="002B4AD8" w:rsidRDefault="002B4AD8" w:rsidP="008914A8">
      <w:pPr>
        <w:pStyle w:val="ab"/>
        <w:numPr>
          <w:ilvl w:val="0"/>
          <w:numId w:val="11"/>
        </w:numPr>
        <w:spacing w:line="480" w:lineRule="auto"/>
        <w:rPr>
          <w:rFonts w:ascii="Times New Roman" w:hAnsi="Times New Roman" w:cs="Times New Roman"/>
          <w:color w:val="000000"/>
          <w:sz w:val="24"/>
          <w:szCs w:val="24"/>
          <w:shd w:val="clear" w:color="auto" w:fill="FFFFFF"/>
        </w:rPr>
      </w:pPr>
      <w:r w:rsidRPr="002B4AD8">
        <w:rPr>
          <w:rFonts w:ascii="Times New Roman" w:hAnsi="Times New Roman" w:cs="Times New Roman"/>
          <w:color w:val="000000"/>
          <w:sz w:val="24"/>
          <w:szCs w:val="24"/>
          <w:shd w:val="clear" w:color="auto" w:fill="FFFFFF"/>
        </w:rPr>
        <w:t>M the mass of the pollen on the skin surface</w:t>
      </w:r>
    </w:p>
    <w:p w:rsidR="002B4AD8" w:rsidRPr="002B4AD8" w:rsidRDefault="002B4AD8" w:rsidP="008914A8">
      <w:pPr>
        <w:pStyle w:val="ab"/>
        <w:numPr>
          <w:ilvl w:val="0"/>
          <w:numId w:val="11"/>
        </w:numPr>
        <w:spacing w:line="480" w:lineRule="auto"/>
        <w:rPr>
          <w:rFonts w:ascii="Times New Roman" w:hAnsi="Times New Roman" w:cs="Times New Roman"/>
          <w:color w:val="000000"/>
          <w:sz w:val="24"/>
          <w:szCs w:val="24"/>
          <w:shd w:val="clear" w:color="auto" w:fill="FFFFFF"/>
        </w:rPr>
      </w:pPr>
      <w:proofErr w:type="spellStart"/>
      <w:r w:rsidRPr="002B4AD8">
        <w:rPr>
          <w:rFonts w:ascii="Times New Roman" w:hAnsi="Times New Roman" w:cs="Times New Roman"/>
          <w:color w:val="000000"/>
          <w:sz w:val="24"/>
          <w:szCs w:val="24"/>
          <w:shd w:val="clear" w:color="auto" w:fill="FFFFFF"/>
        </w:rPr>
        <w:t>S</w:t>
      </w:r>
      <w:proofErr w:type="spellEnd"/>
      <w:r w:rsidRPr="002B4AD8">
        <w:rPr>
          <w:rFonts w:ascii="Times New Roman" w:hAnsi="Times New Roman" w:cs="Times New Roman"/>
          <w:color w:val="000000"/>
          <w:sz w:val="24"/>
          <w:szCs w:val="24"/>
          <w:shd w:val="clear" w:color="auto" w:fill="FFFFFF"/>
        </w:rPr>
        <w:t xml:space="preserve"> the total surface of human skin</w:t>
      </w:r>
    </w:p>
    <w:p w:rsidR="002B4AD8" w:rsidRDefault="002B4AD8" w:rsidP="008914A8">
      <w:pPr>
        <w:pStyle w:val="ab"/>
        <w:numPr>
          <w:ilvl w:val="0"/>
          <w:numId w:val="11"/>
        </w:numPr>
        <w:spacing w:line="480" w:lineRule="auto"/>
        <w:rPr>
          <w:rFonts w:ascii="Times New Roman" w:hAnsi="Times New Roman" w:cs="Times New Roman"/>
          <w:color w:val="000000"/>
          <w:sz w:val="24"/>
          <w:szCs w:val="24"/>
          <w:shd w:val="clear" w:color="auto" w:fill="FFFFFF"/>
        </w:rPr>
      </w:pPr>
      <w:proofErr w:type="spellStart"/>
      <w:r w:rsidRPr="002B4AD8">
        <w:rPr>
          <w:rFonts w:ascii="Times New Roman" w:hAnsi="Times New Roman" w:cs="Times New Roman"/>
          <w:color w:val="000000"/>
          <w:sz w:val="24"/>
          <w:szCs w:val="24"/>
          <w:shd w:val="clear" w:color="auto" w:fill="FFFFFF"/>
        </w:rPr>
        <w:t>R</w:t>
      </w:r>
      <w:r w:rsidRPr="00DA1F97">
        <w:rPr>
          <w:rFonts w:ascii="Times New Roman" w:hAnsi="Times New Roman" w:cs="Times New Roman"/>
          <w:color w:val="000000"/>
          <w:sz w:val="24"/>
          <w:szCs w:val="24"/>
          <w:shd w:val="clear" w:color="auto" w:fill="FFFFFF"/>
          <w:vertAlign w:val="subscript"/>
        </w:rPr>
        <w:t>t</w:t>
      </w:r>
      <w:proofErr w:type="spellEnd"/>
      <w:r w:rsidR="00735267">
        <w:rPr>
          <w:rFonts w:ascii="Times New Roman" w:hAnsi="Times New Roman" w:cs="Times New Roman"/>
          <w:color w:val="000000"/>
          <w:sz w:val="24"/>
          <w:szCs w:val="24"/>
          <w:shd w:val="clear" w:color="auto" w:fill="FFFFFF"/>
        </w:rPr>
        <w:t xml:space="preserve"> the ratio</w:t>
      </w:r>
      <w:r w:rsidRPr="002B4AD8">
        <w:rPr>
          <w:rFonts w:ascii="Times New Roman" w:hAnsi="Times New Roman" w:cs="Times New Roman"/>
          <w:color w:val="000000"/>
          <w:sz w:val="24"/>
          <w:szCs w:val="24"/>
          <w:shd w:val="clear" w:color="auto" w:fill="FFFFFF"/>
        </w:rPr>
        <w:t xml:space="preserve"> of the skin which are expose to pollens(head, arm, hand, leg)</w:t>
      </w:r>
    </w:p>
    <w:p w:rsidR="002B4AD8" w:rsidRDefault="002B4AD8" w:rsidP="008914A8">
      <w:pPr>
        <w:pStyle w:val="ab"/>
        <w:numPr>
          <w:ilvl w:val="0"/>
          <w:numId w:val="11"/>
        </w:numPr>
        <w:spacing w:line="480" w:lineRule="auto"/>
        <w:rPr>
          <w:rFonts w:ascii="Times New Roman" w:hAnsi="Times New Roman" w:cs="Times New Roman"/>
          <w:color w:val="000000"/>
          <w:sz w:val="24"/>
          <w:szCs w:val="24"/>
          <w:shd w:val="clear" w:color="auto" w:fill="FFFFFF"/>
        </w:rPr>
      </w:pPr>
      <w:proofErr w:type="spellStart"/>
      <w:r>
        <w:rPr>
          <w:rFonts w:ascii="Times New Roman" w:hAnsi="Times New Roman" w:cs="Times New Roman"/>
          <w:color w:val="000000"/>
          <w:sz w:val="24"/>
          <w:szCs w:val="24"/>
          <w:shd w:val="clear" w:color="auto" w:fill="FFFFFF"/>
        </w:rPr>
        <w:t>rm</w:t>
      </w:r>
      <w:proofErr w:type="spellEnd"/>
      <w:r>
        <w:rPr>
          <w:rFonts w:ascii="Times New Roman" w:hAnsi="Times New Roman" w:cs="Times New Roman"/>
          <w:color w:val="000000"/>
          <w:sz w:val="24"/>
          <w:szCs w:val="24"/>
          <w:shd w:val="clear" w:color="auto" w:fill="FFFFFF"/>
        </w:rPr>
        <w:t xml:space="preserve"> the removal coefficient of the pollens on the skin</w:t>
      </w:r>
    </w:p>
    <w:p w:rsidR="002B4AD8" w:rsidRDefault="002B4AD8" w:rsidP="002B4AD8">
      <w:pPr>
        <w:pStyle w:val="ab"/>
        <w:numPr>
          <w:ilvl w:val="0"/>
          <w:numId w:val="11"/>
        </w:numPr>
        <w:spacing w:line="480" w:lineRule="auto"/>
        <w:rPr>
          <w:rFonts w:ascii="Times New Roman" w:hAnsi="Times New Roman" w:cs="Times New Roman"/>
          <w:color w:val="000000"/>
          <w:sz w:val="24"/>
          <w:szCs w:val="24"/>
          <w:shd w:val="clear" w:color="auto" w:fill="FFFFFF"/>
        </w:rPr>
      </w:pPr>
      <w:proofErr w:type="spellStart"/>
      <w:r>
        <w:rPr>
          <w:rFonts w:ascii="Times New Roman" w:hAnsi="Times New Roman" w:cs="Times New Roman"/>
          <w:color w:val="000000"/>
          <w:sz w:val="24"/>
          <w:szCs w:val="24"/>
          <w:shd w:val="clear" w:color="auto" w:fill="FFFFFF"/>
        </w:rPr>
        <w:t>Lr</w:t>
      </w:r>
      <w:proofErr w:type="spellEnd"/>
      <w:r>
        <w:rPr>
          <w:rFonts w:ascii="Times New Roman" w:hAnsi="Times New Roman" w:cs="Times New Roman"/>
          <w:color w:val="000000"/>
          <w:sz w:val="24"/>
          <w:szCs w:val="24"/>
          <w:shd w:val="clear" w:color="auto" w:fill="FFFFFF"/>
        </w:rPr>
        <w:t xml:space="preserve"> the dermal adherence rate</w:t>
      </w:r>
    </w:p>
    <w:p w:rsidR="00DA1F97" w:rsidRDefault="00DA1F97" w:rsidP="00DA1F97">
      <w:pPr>
        <w:pStyle w:val="ab"/>
        <w:spacing w:line="480" w:lineRule="auto"/>
        <w:ind w:left="420" w:firstLine="300"/>
        <w:mirrorIndents/>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Another possible route is ingestion</w:t>
      </w:r>
      <w:r>
        <w:rPr>
          <w:rFonts w:ascii="Times New Roman" w:hAnsi="Times New Roman" w:cs="Times New Roman"/>
          <w:color w:val="000000"/>
          <w:sz w:val="24"/>
          <w:szCs w:val="24"/>
          <w:shd w:val="clear" w:color="auto" w:fill="FFFFFF"/>
        </w:rPr>
        <w:fldChar w:fldCharType="begin"/>
      </w:r>
      <w:r w:rsidR="00613327">
        <w:rPr>
          <w:rFonts w:ascii="Times New Roman" w:hAnsi="Times New Roman" w:cs="Times New Roman"/>
          <w:color w:val="000000"/>
          <w:sz w:val="24"/>
          <w:szCs w:val="24"/>
          <w:shd w:val="clear" w:color="auto" w:fill="FFFFFF"/>
        </w:rPr>
        <w:instrText xml:space="preserve"> ADDIN EN.CITE &lt;EndNote&gt;&lt;Cite&gt;&lt;Author&gt;Cohen&lt;/Author&gt;&lt;Year&gt;1979&lt;/Year&gt;&lt;RecNum&gt;35&lt;/RecNum&gt;&lt;DisplayText&gt;(Cohen, Yunginger et al. 1979)&lt;/DisplayText&gt;&lt;record&gt;&lt;rec-number&gt;35&lt;/rec-number&gt;&lt;foreign-keys&gt;&lt;key app="EN" db-id="2dtzart979vtdiedr97v25sr9s5rt9vep9tt" timestamp="1387245469"&gt;35&lt;/key&gt;&lt;/foreign-keys&gt;&lt;ref-type name="Journal Article"&gt;17&lt;/ref-type&gt;&lt;contributors&gt;&lt;authors&gt;&lt;author&gt;Cohen, Steven H&lt;/author&gt;&lt;author&gt;Yunginger, John W&lt;/author&gt;&lt;author&gt;Rosenberg, Neil&lt;/author&gt;&lt;author&gt;Fink, Jordan N&lt;/author&gt;&lt;/authors&gt;&lt;/contributors&gt;&lt;titles&gt;&lt;title&gt;Acute allergic reaction after composite pollen ingestion&lt;/title&gt;&lt;secondary-title&gt;Journal of Allergy and Clinical Immunology&lt;/secondary-title&gt;&lt;/titles&gt;&lt;periodical&gt;&lt;full-title&gt;Journal of Allergy and Clinical Immunology&lt;/full-title&gt;&lt;/periodical&gt;&lt;pages&gt;270-274&lt;/pages&gt;&lt;volume&gt;64&lt;/volume&gt;&lt;number&gt;4&lt;/number&gt;&lt;dates&gt;&lt;year&gt;1979&lt;/year&gt;&lt;/dates&gt;&lt;isbn&gt;0091-6749&lt;/isbn&gt;&lt;urls&gt;&lt;/urls&gt;&lt;/record&gt;&lt;/Cite&gt;&lt;/EndNote&gt;</w:instrText>
      </w:r>
      <w:r>
        <w:rPr>
          <w:rFonts w:ascii="Times New Roman" w:hAnsi="Times New Roman" w:cs="Times New Roman"/>
          <w:color w:val="000000"/>
          <w:sz w:val="24"/>
          <w:szCs w:val="24"/>
          <w:shd w:val="clear" w:color="auto" w:fill="FFFFFF"/>
        </w:rPr>
        <w:fldChar w:fldCharType="separate"/>
      </w:r>
      <w:r w:rsidR="00613327">
        <w:rPr>
          <w:rFonts w:ascii="Times New Roman" w:hAnsi="Times New Roman" w:cs="Times New Roman"/>
          <w:noProof/>
          <w:color w:val="000000"/>
          <w:sz w:val="24"/>
          <w:szCs w:val="24"/>
          <w:shd w:val="clear" w:color="auto" w:fill="FFFFFF"/>
        </w:rPr>
        <w:t>(</w:t>
      </w:r>
      <w:hyperlink w:anchor="_ENREF_10" w:tooltip="Cohen, 1979 #35" w:history="1">
        <w:r w:rsidR="00613327">
          <w:rPr>
            <w:rFonts w:ascii="Times New Roman" w:hAnsi="Times New Roman" w:cs="Times New Roman"/>
            <w:noProof/>
            <w:color w:val="000000"/>
            <w:sz w:val="24"/>
            <w:szCs w:val="24"/>
            <w:shd w:val="clear" w:color="auto" w:fill="FFFFFF"/>
          </w:rPr>
          <w:t>Cohen, Yunginger et al. 1979</w:t>
        </w:r>
      </w:hyperlink>
      <w:r w:rsidR="00613327">
        <w:rPr>
          <w:rFonts w:ascii="Times New Roman" w:hAnsi="Times New Roman" w:cs="Times New Roman"/>
          <w:noProof/>
          <w:color w:val="000000"/>
          <w:sz w:val="24"/>
          <w:szCs w:val="24"/>
          <w:shd w:val="clear" w:color="auto" w:fill="FFFFFF"/>
        </w:rPr>
        <w:t>)</w:t>
      </w:r>
      <w:r>
        <w:rPr>
          <w:rFonts w:ascii="Times New Roman" w:hAnsi="Times New Roman" w:cs="Times New Roman"/>
          <w:color w:val="000000"/>
          <w:sz w:val="24"/>
          <w:szCs w:val="24"/>
          <w:shd w:val="clear" w:color="auto" w:fill="FFFFFF"/>
        </w:rPr>
        <w:fldChar w:fldCharType="end"/>
      </w:r>
      <w:r>
        <w:rPr>
          <w:rFonts w:ascii="Times New Roman" w:hAnsi="Times New Roman" w:cs="Times New Roman"/>
          <w:color w:val="000000"/>
          <w:sz w:val="24"/>
          <w:szCs w:val="24"/>
          <w:shd w:val="clear" w:color="auto" w:fill="FFFFFF"/>
        </w:rPr>
        <w:t>.young people ,especially children, would use hands or other parts of the body which is loaded with skin to touch the mouth frequently, which would cause the unintentional ingestion of pollens. This effect may be neglected when we consider the exposure effect on adults.</w:t>
      </w:r>
    </w:p>
    <w:p w:rsidR="00DA1F97" w:rsidRDefault="00DA1F97" w:rsidP="00DA1F97">
      <w:pPr>
        <w:pStyle w:val="MTDisplayEquation"/>
        <w:rPr>
          <w:shd w:val="clear" w:color="auto" w:fill="FFFFFF"/>
        </w:rPr>
      </w:pPr>
      <w:r>
        <w:rPr>
          <w:shd w:val="clear" w:color="auto" w:fill="FFFFFF"/>
        </w:rPr>
        <w:lastRenderedPageBreak/>
        <w:tab/>
      </w:r>
      <w:r w:rsidR="000E6B8A" w:rsidRPr="00DA1F97">
        <w:rPr>
          <w:position w:val="-8"/>
          <w:shd w:val="clear" w:color="auto" w:fill="FFFFFF"/>
        </w:rPr>
        <w:object w:dxaOrig="2180" w:dyaOrig="300">
          <v:shape id="_x0000_i1041" type="#_x0000_t75" style="width:109.2pt;height:15pt" o:ole="">
            <v:imagedata r:id="rId34" o:title=""/>
          </v:shape>
          <o:OLEObject Type="Embed" ProgID="Equation.DSMT4" ShapeID="_x0000_i1041" DrawAspect="Content" ObjectID="_1448886499" r:id="rId35"/>
        </w:object>
      </w:r>
      <w:r>
        <w:rPr>
          <w:shd w:val="clear" w:color="auto" w:fill="FFFFFF"/>
        </w:rPr>
        <w:t xml:space="preserve"> </w:t>
      </w:r>
      <w:r>
        <w:rPr>
          <w:shd w:val="clear" w:color="auto" w:fill="FFFFFF"/>
        </w:rPr>
        <w:tab/>
      </w:r>
      <w:r>
        <w:rPr>
          <w:shd w:val="clear" w:color="auto" w:fill="FFFFFF"/>
        </w:rPr>
        <w:fldChar w:fldCharType="begin"/>
      </w:r>
      <w:r>
        <w:rPr>
          <w:shd w:val="clear" w:color="auto" w:fill="FFFFFF"/>
        </w:rPr>
        <w:instrText xml:space="preserve"> MACROBUTTON MTPlaceRef \* MERGEFORMAT </w:instrText>
      </w:r>
      <w:r>
        <w:rPr>
          <w:shd w:val="clear" w:color="auto" w:fill="FFFFFF"/>
        </w:rPr>
        <w:fldChar w:fldCharType="begin"/>
      </w:r>
      <w:r>
        <w:rPr>
          <w:shd w:val="clear" w:color="auto" w:fill="FFFFFF"/>
        </w:rPr>
        <w:instrText xml:space="preserve"> SEQ MTEqn \h \* MERGEFORMAT </w:instrText>
      </w:r>
      <w:r>
        <w:rPr>
          <w:shd w:val="clear" w:color="auto" w:fill="FFFFFF"/>
        </w:rPr>
        <w:fldChar w:fldCharType="end"/>
      </w:r>
      <w:r>
        <w:rPr>
          <w:shd w:val="clear" w:color="auto" w:fill="FFFFFF"/>
        </w:rPr>
        <w:instrText>(</w:instrText>
      </w:r>
      <w:r>
        <w:rPr>
          <w:shd w:val="clear" w:color="auto" w:fill="FFFFFF"/>
        </w:rPr>
        <w:fldChar w:fldCharType="begin"/>
      </w:r>
      <w:r>
        <w:rPr>
          <w:shd w:val="clear" w:color="auto" w:fill="FFFFFF"/>
        </w:rPr>
        <w:instrText xml:space="preserve"> SEQ MTChap \c \* Arabic \* MERGEFORMAT </w:instrText>
      </w:r>
      <w:r>
        <w:rPr>
          <w:shd w:val="clear" w:color="auto" w:fill="FFFFFF"/>
        </w:rPr>
        <w:fldChar w:fldCharType="separate"/>
      </w:r>
      <w:r>
        <w:rPr>
          <w:noProof/>
          <w:shd w:val="clear" w:color="auto" w:fill="FFFFFF"/>
        </w:rPr>
        <w:instrText>3</w:instrText>
      </w:r>
      <w:r>
        <w:rPr>
          <w:shd w:val="clear" w:color="auto" w:fill="FFFFFF"/>
        </w:rPr>
        <w:fldChar w:fldCharType="end"/>
      </w:r>
      <w:r>
        <w:rPr>
          <w:shd w:val="clear" w:color="auto" w:fill="FFFFFF"/>
        </w:rPr>
        <w:instrText>.</w:instrText>
      </w:r>
      <w:r>
        <w:rPr>
          <w:shd w:val="clear" w:color="auto" w:fill="FFFFFF"/>
        </w:rPr>
        <w:fldChar w:fldCharType="begin"/>
      </w:r>
      <w:r>
        <w:rPr>
          <w:shd w:val="clear" w:color="auto" w:fill="FFFFFF"/>
        </w:rPr>
        <w:instrText xml:space="preserve"> SEQ MTEqn \c \* Arabic \* MERGEFORMAT </w:instrText>
      </w:r>
      <w:r>
        <w:rPr>
          <w:shd w:val="clear" w:color="auto" w:fill="FFFFFF"/>
        </w:rPr>
        <w:fldChar w:fldCharType="separate"/>
      </w:r>
      <w:r>
        <w:rPr>
          <w:noProof/>
          <w:shd w:val="clear" w:color="auto" w:fill="FFFFFF"/>
        </w:rPr>
        <w:instrText>16</w:instrText>
      </w:r>
      <w:r>
        <w:rPr>
          <w:shd w:val="clear" w:color="auto" w:fill="FFFFFF"/>
        </w:rPr>
        <w:fldChar w:fldCharType="end"/>
      </w:r>
      <w:r>
        <w:rPr>
          <w:shd w:val="clear" w:color="auto" w:fill="FFFFFF"/>
        </w:rPr>
        <w:instrText>)</w:instrText>
      </w:r>
      <w:r>
        <w:rPr>
          <w:shd w:val="clear" w:color="auto" w:fill="FFFFFF"/>
        </w:rPr>
        <w:fldChar w:fldCharType="end"/>
      </w:r>
    </w:p>
    <w:p w:rsidR="00DA1F97" w:rsidRDefault="00DA1F97" w:rsidP="00DF3C60">
      <w:pPr>
        <w:spacing w:line="480" w:lineRule="auto"/>
        <w:rPr>
          <w:rFonts w:hint="eastAsia"/>
        </w:rPr>
      </w:pPr>
      <w:r>
        <w:t xml:space="preserve">Where </w:t>
      </w:r>
    </w:p>
    <w:p w:rsidR="00DA1F97" w:rsidRPr="00DA1F97" w:rsidRDefault="00DA1F97" w:rsidP="00DF3C60">
      <w:pPr>
        <w:pStyle w:val="ab"/>
        <w:numPr>
          <w:ilvl w:val="0"/>
          <w:numId w:val="12"/>
        </w:numPr>
        <w:spacing w:line="480" w:lineRule="auto"/>
        <w:rPr>
          <w:rFonts w:hint="eastAsia"/>
        </w:rPr>
      </w:pPr>
      <w:proofErr w:type="spellStart"/>
      <w:r w:rsidRPr="002B4AD8">
        <w:rPr>
          <w:rFonts w:ascii="Times New Roman" w:hAnsi="Times New Roman" w:cs="Times New Roman"/>
          <w:color w:val="000000"/>
          <w:sz w:val="24"/>
          <w:szCs w:val="24"/>
          <w:shd w:val="clear" w:color="auto" w:fill="FFFFFF"/>
        </w:rPr>
        <w:t>E</w:t>
      </w:r>
      <w:r>
        <w:rPr>
          <w:rFonts w:ascii="Times New Roman" w:hAnsi="Times New Roman" w:cs="Times New Roman"/>
          <w:color w:val="000000"/>
          <w:sz w:val="24"/>
          <w:szCs w:val="24"/>
          <w:shd w:val="clear" w:color="auto" w:fill="FFFFFF"/>
          <w:vertAlign w:val="subscript"/>
        </w:rPr>
        <w:t>ingest</w:t>
      </w:r>
      <w:proofErr w:type="spellEnd"/>
      <w:r w:rsidRPr="002B4AD8">
        <w:rPr>
          <w:rFonts w:ascii="Times New Roman" w:hAnsi="Times New Roman" w:cs="Times New Roman"/>
          <w:color w:val="000000"/>
          <w:sz w:val="24"/>
          <w:szCs w:val="24"/>
          <w:shd w:val="clear" w:color="auto" w:fill="FFFFFF"/>
        </w:rPr>
        <w:t xml:space="preserve"> is the </w:t>
      </w:r>
      <w:r>
        <w:rPr>
          <w:rFonts w:ascii="Times New Roman" w:hAnsi="Times New Roman" w:cs="Times New Roman"/>
          <w:color w:val="000000"/>
          <w:sz w:val="24"/>
          <w:szCs w:val="24"/>
          <w:shd w:val="clear" w:color="auto" w:fill="FFFFFF"/>
        </w:rPr>
        <w:t>ingestion</w:t>
      </w:r>
      <w:r w:rsidRPr="002B4AD8">
        <w:rPr>
          <w:rFonts w:ascii="Times New Roman" w:hAnsi="Times New Roman" w:cs="Times New Roman"/>
          <w:color w:val="000000"/>
          <w:sz w:val="24"/>
          <w:szCs w:val="24"/>
          <w:shd w:val="clear" w:color="auto" w:fill="FFFFFF"/>
        </w:rPr>
        <w:t xml:space="preserve"> exposure</w:t>
      </w:r>
      <w:r>
        <w:rPr>
          <w:rFonts w:ascii="Times New Roman" w:hAnsi="Times New Roman" w:cs="Times New Roman"/>
          <w:color w:val="000000"/>
          <w:sz w:val="24"/>
          <w:szCs w:val="24"/>
          <w:shd w:val="clear" w:color="auto" w:fill="FFFFFF"/>
        </w:rPr>
        <w:t>,</w:t>
      </w:r>
      <w:r w:rsidRPr="00DA1F97">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t</w:t>
      </w:r>
      <w:r w:rsidRPr="002B4AD8">
        <w:rPr>
          <w:rFonts w:ascii="Times New Roman" w:hAnsi="Times New Roman" w:cs="Times New Roman"/>
          <w:color w:val="000000"/>
          <w:sz w:val="24"/>
          <w:szCs w:val="24"/>
          <w:shd w:val="clear" w:color="auto" w:fill="FFFFFF"/>
        </w:rPr>
        <w:t xml:space="preserve">he mass of the pollen </w:t>
      </w:r>
      <w:r>
        <w:rPr>
          <w:rFonts w:ascii="Times New Roman" w:hAnsi="Times New Roman" w:cs="Times New Roman"/>
          <w:color w:val="000000"/>
          <w:sz w:val="24"/>
          <w:szCs w:val="24"/>
          <w:shd w:val="clear" w:color="auto" w:fill="FFFFFF"/>
        </w:rPr>
        <w:t>intake through ingestion</w:t>
      </w:r>
    </w:p>
    <w:p w:rsidR="00DA1F97" w:rsidRPr="00DA1F97" w:rsidRDefault="00DA1F97" w:rsidP="00DF3C60">
      <w:pPr>
        <w:pStyle w:val="ab"/>
        <w:numPr>
          <w:ilvl w:val="0"/>
          <w:numId w:val="12"/>
        </w:numPr>
        <w:spacing w:line="480" w:lineRule="auto"/>
        <w:rPr>
          <w:rFonts w:hint="eastAsia"/>
        </w:rPr>
      </w:pPr>
      <w:r>
        <w:rPr>
          <w:rFonts w:ascii="Times New Roman" w:hAnsi="Times New Roman" w:cs="Times New Roman"/>
          <w:color w:val="000000"/>
          <w:sz w:val="24"/>
          <w:szCs w:val="24"/>
          <w:shd w:val="clear" w:color="auto" w:fill="FFFFFF"/>
        </w:rPr>
        <w:t>t</w:t>
      </w:r>
      <w:r w:rsidRPr="002B4AD8">
        <w:rPr>
          <w:rFonts w:ascii="Times New Roman" w:hAnsi="Times New Roman" w:cs="Times New Roman"/>
          <w:color w:val="000000"/>
          <w:sz w:val="24"/>
          <w:szCs w:val="24"/>
          <w:shd w:val="clear" w:color="auto" w:fill="FFFFFF"/>
        </w:rPr>
        <w:t>he mass of the pollen on the skin surface</w:t>
      </w:r>
    </w:p>
    <w:p w:rsidR="00DA1F97" w:rsidRPr="00DA1F97" w:rsidRDefault="00DA1F97" w:rsidP="00DF3C60">
      <w:pPr>
        <w:pStyle w:val="ab"/>
        <w:numPr>
          <w:ilvl w:val="0"/>
          <w:numId w:val="12"/>
        </w:numPr>
        <w:spacing w:line="480" w:lineRule="auto"/>
        <w:rPr>
          <w:rFonts w:hint="eastAsia"/>
        </w:rPr>
      </w:pPr>
      <w:proofErr w:type="spellStart"/>
      <w:r>
        <w:rPr>
          <w:rFonts w:ascii="Times New Roman" w:hAnsi="Times New Roman" w:cs="Times New Roman"/>
          <w:color w:val="000000"/>
          <w:sz w:val="24"/>
          <w:szCs w:val="24"/>
          <w:shd w:val="clear" w:color="auto" w:fill="FFFFFF"/>
        </w:rPr>
        <w:t>S</w:t>
      </w:r>
      <w:proofErr w:type="spellEnd"/>
      <w:r>
        <w:rPr>
          <w:rFonts w:ascii="Times New Roman" w:hAnsi="Times New Roman" w:cs="Times New Roman"/>
          <w:color w:val="000000"/>
          <w:sz w:val="24"/>
          <w:szCs w:val="24"/>
          <w:shd w:val="clear" w:color="auto" w:fill="FFFFFF"/>
        </w:rPr>
        <w:t xml:space="preserve"> </w:t>
      </w:r>
      <w:r w:rsidRPr="002B4AD8">
        <w:rPr>
          <w:rFonts w:ascii="Times New Roman" w:hAnsi="Times New Roman" w:cs="Times New Roman"/>
          <w:color w:val="000000"/>
          <w:sz w:val="24"/>
          <w:szCs w:val="24"/>
          <w:shd w:val="clear" w:color="auto" w:fill="FFFFFF"/>
        </w:rPr>
        <w:t>the total surface of human skin</w:t>
      </w:r>
    </w:p>
    <w:p w:rsidR="00DA1F97" w:rsidRPr="00735267" w:rsidRDefault="00735267" w:rsidP="00DF3C60">
      <w:pPr>
        <w:pStyle w:val="ab"/>
        <w:numPr>
          <w:ilvl w:val="0"/>
          <w:numId w:val="12"/>
        </w:numPr>
        <w:spacing w:line="480" w:lineRule="auto"/>
        <w:rPr>
          <w:rFonts w:hint="eastAsia"/>
        </w:rPr>
      </w:pPr>
      <w:r w:rsidRPr="00735267">
        <w:rPr>
          <w:rFonts w:ascii="Times New Roman" w:hAnsi="Times New Roman" w:cs="Times New Roman"/>
          <w:color w:val="000000"/>
          <w:sz w:val="24"/>
          <w:szCs w:val="24"/>
          <w:shd w:val="clear" w:color="auto" w:fill="FFFFFF"/>
        </w:rPr>
        <w:t>R</w:t>
      </w:r>
      <w:r w:rsidRPr="00735267">
        <w:rPr>
          <w:rFonts w:ascii="Times New Roman" w:hAnsi="Times New Roman" w:cs="Times New Roman"/>
          <w:color w:val="000000"/>
          <w:sz w:val="24"/>
          <w:szCs w:val="24"/>
          <w:shd w:val="clear" w:color="auto" w:fill="FFFFFF"/>
          <w:vertAlign w:val="subscript"/>
        </w:rPr>
        <w:t xml:space="preserve">h </w:t>
      </w:r>
      <w:r>
        <w:rPr>
          <w:rFonts w:ascii="Times New Roman" w:hAnsi="Times New Roman" w:cs="Times New Roman"/>
          <w:color w:val="000000"/>
          <w:sz w:val="24"/>
          <w:szCs w:val="24"/>
          <w:shd w:val="clear" w:color="auto" w:fill="FFFFFF"/>
        </w:rPr>
        <w:t>the ratio of the hands in the total skin area</w:t>
      </w:r>
    </w:p>
    <w:p w:rsidR="00735267" w:rsidRPr="00DA1F97" w:rsidRDefault="00735267" w:rsidP="00DF3C60">
      <w:pPr>
        <w:pStyle w:val="ab"/>
        <w:numPr>
          <w:ilvl w:val="0"/>
          <w:numId w:val="12"/>
        </w:numPr>
        <w:spacing w:line="480" w:lineRule="auto"/>
        <w:rPr>
          <w:rFonts w:hint="eastAsia"/>
        </w:rPr>
      </w:pPr>
      <w:proofErr w:type="spellStart"/>
      <w:r>
        <w:rPr>
          <w:rFonts w:ascii="Times New Roman" w:hAnsi="Times New Roman" w:cs="Times New Roman"/>
          <w:color w:val="000000"/>
          <w:sz w:val="24"/>
          <w:szCs w:val="24"/>
          <w:shd w:val="clear" w:color="auto" w:fill="FFFFFF"/>
        </w:rPr>
        <w:t>Fr</w:t>
      </w:r>
      <w:proofErr w:type="spellEnd"/>
      <w:r>
        <w:rPr>
          <w:rFonts w:ascii="Times New Roman" w:hAnsi="Times New Roman" w:cs="Times New Roman"/>
          <w:color w:val="000000"/>
          <w:sz w:val="24"/>
          <w:szCs w:val="24"/>
          <w:shd w:val="clear" w:color="auto" w:fill="FFFFFF"/>
        </w:rPr>
        <w:t xml:space="preserve"> </w:t>
      </w:r>
      <w:r w:rsidR="001C0B6E">
        <w:rPr>
          <w:rFonts w:ascii="Times New Roman" w:hAnsi="Times New Roman" w:cs="Times New Roman"/>
          <w:color w:val="000000"/>
          <w:sz w:val="24"/>
          <w:szCs w:val="24"/>
          <w:shd w:val="clear" w:color="auto" w:fill="FFFFFF"/>
        </w:rPr>
        <w:t>hands to mouth touch frequency.</w:t>
      </w:r>
    </w:p>
    <w:p w:rsidR="004F7B54" w:rsidRDefault="002169D9" w:rsidP="002B4AD8">
      <w:pPr>
        <w:pStyle w:val="3"/>
      </w:pPr>
      <w:r w:rsidRPr="002B4AD8">
        <w:t xml:space="preserve"> </w:t>
      </w:r>
      <w:r w:rsidR="004F7B54">
        <w:t>Exposure Calculation Method</w:t>
      </w:r>
    </w:p>
    <w:p w:rsidR="004F7B54" w:rsidRDefault="004F7B54" w:rsidP="001333EB">
      <w:pPr>
        <w:spacing w:line="480" w:lineRule="auto"/>
        <w:ind w:firstLine="720"/>
        <w:rPr>
          <w:rFonts w:ascii="Times New Roman" w:hAnsi="Times New Roman" w:cs="Times New Roman"/>
          <w:color w:val="000000"/>
          <w:sz w:val="24"/>
          <w:szCs w:val="24"/>
          <w:shd w:val="clear" w:color="auto" w:fill="FFFFFF"/>
        </w:rPr>
      </w:pPr>
      <w:r w:rsidRPr="004F7B54">
        <w:rPr>
          <w:rFonts w:ascii="Times New Roman" w:hAnsi="Times New Roman" w:cs="Times New Roman"/>
          <w:color w:val="000000"/>
          <w:sz w:val="24"/>
          <w:szCs w:val="24"/>
          <w:shd w:val="clear" w:color="auto" w:fill="FFFFFF"/>
        </w:rPr>
        <w:t xml:space="preserve">Monte-Carlo method </w:t>
      </w:r>
      <w:r w:rsidR="00A53630">
        <w:rPr>
          <w:rFonts w:ascii="Times New Roman" w:hAnsi="Times New Roman" w:cs="Times New Roman"/>
          <w:color w:val="000000"/>
          <w:sz w:val="24"/>
          <w:szCs w:val="24"/>
          <w:shd w:val="clear" w:color="auto" w:fill="FFFFFF"/>
        </w:rPr>
        <w:t>was</w:t>
      </w:r>
      <w:r w:rsidR="00A53630" w:rsidRPr="004F7B54">
        <w:rPr>
          <w:rFonts w:ascii="Times New Roman" w:hAnsi="Times New Roman" w:cs="Times New Roman"/>
          <w:color w:val="000000"/>
          <w:sz w:val="24"/>
          <w:szCs w:val="24"/>
          <w:shd w:val="clear" w:color="auto" w:fill="FFFFFF"/>
        </w:rPr>
        <w:t xml:space="preserve"> </w:t>
      </w:r>
      <w:r w:rsidRPr="004F7B54">
        <w:rPr>
          <w:rFonts w:ascii="Times New Roman" w:hAnsi="Times New Roman" w:cs="Times New Roman"/>
          <w:color w:val="000000"/>
          <w:sz w:val="24"/>
          <w:szCs w:val="24"/>
          <w:shd w:val="clear" w:color="auto" w:fill="FFFFFF"/>
        </w:rPr>
        <w:t xml:space="preserve">used to generate the exposure data. </w:t>
      </w:r>
      <w:r w:rsidR="00E91CE2" w:rsidRPr="004F7B54">
        <w:rPr>
          <w:rFonts w:ascii="Times New Roman" w:hAnsi="Times New Roman" w:cs="Times New Roman"/>
          <w:color w:val="000000"/>
          <w:sz w:val="24"/>
          <w:szCs w:val="24"/>
          <w:shd w:val="clear" w:color="auto" w:fill="FFFFFF"/>
        </w:rPr>
        <w:t>The</w:t>
      </w:r>
      <w:r w:rsidRPr="004F7B54">
        <w:rPr>
          <w:rFonts w:ascii="Times New Roman" w:hAnsi="Times New Roman" w:cs="Times New Roman"/>
          <w:color w:val="000000"/>
          <w:sz w:val="24"/>
          <w:szCs w:val="24"/>
          <w:shd w:val="clear" w:color="auto" w:fill="FFFFFF"/>
        </w:rPr>
        <w:t xml:space="preserve"> activity data of 100000 </w:t>
      </w:r>
      <w:r w:rsidR="00E91CE2">
        <w:rPr>
          <w:rFonts w:ascii="Times New Roman" w:hAnsi="Times New Roman" w:cs="Times New Roman"/>
          <w:color w:val="000000"/>
          <w:sz w:val="24"/>
          <w:szCs w:val="24"/>
          <w:shd w:val="clear" w:color="auto" w:fill="FFFFFF"/>
        </w:rPr>
        <w:t xml:space="preserve">virtual </w:t>
      </w:r>
      <w:r w:rsidRPr="004F7B54">
        <w:rPr>
          <w:rFonts w:ascii="Times New Roman" w:hAnsi="Times New Roman" w:cs="Times New Roman"/>
          <w:color w:val="000000"/>
          <w:sz w:val="24"/>
          <w:szCs w:val="24"/>
          <w:shd w:val="clear" w:color="auto" w:fill="FFFFFF"/>
        </w:rPr>
        <w:t xml:space="preserve">people </w:t>
      </w:r>
      <w:r w:rsidR="00E91CE2">
        <w:rPr>
          <w:rFonts w:ascii="Times New Roman" w:hAnsi="Times New Roman" w:cs="Times New Roman"/>
          <w:color w:val="000000"/>
          <w:sz w:val="24"/>
          <w:szCs w:val="24"/>
          <w:shd w:val="clear" w:color="auto" w:fill="FFFFFF"/>
        </w:rPr>
        <w:t xml:space="preserve">are generating based on the corresponding exposure factor data distribution and demographic data </w:t>
      </w:r>
      <w:r w:rsidRPr="004F7B54">
        <w:rPr>
          <w:rFonts w:ascii="Times New Roman" w:hAnsi="Times New Roman" w:cs="Times New Roman"/>
          <w:color w:val="000000"/>
          <w:sz w:val="24"/>
          <w:szCs w:val="24"/>
          <w:shd w:val="clear" w:color="auto" w:fill="FFFFFF"/>
        </w:rPr>
        <w:t xml:space="preserve">in each </w:t>
      </w:r>
      <w:r w:rsidR="00E91CE2">
        <w:rPr>
          <w:rFonts w:ascii="Times New Roman" w:hAnsi="Times New Roman" w:cs="Times New Roman"/>
          <w:color w:val="000000"/>
          <w:sz w:val="24"/>
          <w:szCs w:val="24"/>
          <w:shd w:val="clear" w:color="auto" w:fill="FFFFFF"/>
        </w:rPr>
        <w:t xml:space="preserve">climate </w:t>
      </w:r>
      <w:r w:rsidRPr="004F7B54">
        <w:rPr>
          <w:rFonts w:ascii="Times New Roman" w:hAnsi="Times New Roman" w:cs="Times New Roman"/>
          <w:color w:val="000000"/>
          <w:sz w:val="24"/>
          <w:szCs w:val="24"/>
          <w:shd w:val="clear" w:color="auto" w:fill="FFFFFF"/>
        </w:rPr>
        <w:t xml:space="preserve">region. </w:t>
      </w:r>
      <w:r w:rsidR="00E91CE2">
        <w:rPr>
          <w:rFonts w:ascii="Times New Roman" w:hAnsi="Times New Roman" w:cs="Times New Roman"/>
          <w:color w:val="000000"/>
          <w:sz w:val="24"/>
          <w:szCs w:val="24"/>
          <w:shd w:val="clear" w:color="auto" w:fill="FFFFFF"/>
        </w:rPr>
        <w:t xml:space="preserve">For example, the data of a virtual 75 year old man data is generated by calculate the corresponding exposure data in 71-80 </w:t>
      </w:r>
      <w:r w:rsidR="003506BC">
        <w:rPr>
          <w:rFonts w:ascii="Times New Roman" w:hAnsi="Times New Roman" w:cs="Times New Roman"/>
          <w:color w:val="000000"/>
          <w:sz w:val="24"/>
          <w:szCs w:val="24"/>
          <w:shd w:val="clear" w:color="auto" w:fill="FFFFFF"/>
        </w:rPr>
        <w:t>ages</w:t>
      </w:r>
      <w:r w:rsidR="00E91CE2">
        <w:rPr>
          <w:rFonts w:ascii="Times New Roman" w:hAnsi="Times New Roman" w:cs="Times New Roman"/>
          <w:color w:val="000000"/>
          <w:sz w:val="24"/>
          <w:szCs w:val="24"/>
          <w:shd w:val="clear" w:color="auto" w:fill="FFFFFF"/>
        </w:rPr>
        <w:t xml:space="preserve">, male group. Then the observed </w:t>
      </w:r>
      <w:r w:rsidR="003506BC">
        <w:rPr>
          <w:rFonts w:ascii="Times New Roman" w:hAnsi="Times New Roman" w:cs="Times New Roman"/>
          <w:color w:val="000000"/>
          <w:sz w:val="24"/>
          <w:szCs w:val="24"/>
          <w:shd w:val="clear" w:color="auto" w:fill="FFFFFF"/>
        </w:rPr>
        <w:t>data of pollen counts</w:t>
      </w:r>
      <w:r w:rsidR="00E91CE2">
        <w:rPr>
          <w:rFonts w:ascii="Times New Roman" w:hAnsi="Times New Roman" w:cs="Times New Roman"/>
          <w:color w:val="000000"/>
          <w:sz w:val="24"/>
          <w:szCs w:val="24"/>
          <w:shd w:val="clear" w:color="auto" w:fill="FFFFFF"/>
        </w:rPr>
        <w:t xml:space="preserve"> are combined with the activity data using monte-carlo method b</w:t>
      </w:r>
      <w:r w:rsidR="00AF7C50" w:rsidRPr="004F7B54">
        <w:rPr>
          <w:rFonts w:ascii="Times New Roman" w:hAnsi="Times New Roman" w:cs="Times New Roman"/>
          <w:color w:val="000000"/>
          <w:sz w:val="24"/>
          <w:szCs w:val="24"/>
          <w:shd w:val="clear" w:color="auto" w:fill="FFFFFF"/>
        </w:rPr>
        <w:t>y</w:t>
      </w:r>
      <w:r w:rsidRPr="004F7B54">
        <w:rPr>
          <w:rFonts w:ascii="Times New Roman" w:hAnsi="Times New Roman" w:cs="Times New Roman"/>
          <w:color w:val="000000"/>
          <w:sz w:val="24"/>
          <w:szCs w:val="24"/>
          <w:shd w:val="clear" w:color="auto" w:fill="FFFFFF"/>
        </w:rPr>
        <w:t xml:space="preserve"> randomly </w:t>
      </w:r>
      <w:r w:rsidR="00E91CE2">
        <w:rPr>
          <w:rFonts w:ascii="Times New Roman" w:hAnsi="Times New Roman" w:cs="Times New Roman"/>
          <w:color w:val="000000"/>
          <w:sz w:val="24"/>
          <w:szCs w:val="24"/>
          <w:shd w:val="clear" w:color="auto" w:fill="FFFFFF"/>
        </w:rPr>
        <w:t>choose</w:t>
      </w:r>
      <w:r w:rsidRPr="004F7B54">
        <w:rPr>
          <w:rFonts w:ascii="Times New Roman" w:hAnsi="Times New Roman" w:cs="Times New Roman"/>
          <w:color w:val="000000"/>
          <w:sz w:val="24"/>
          <w:szCs w:val="24"/>
          <w:shd w:val="clear" w:color="auto" w:fill="FFFFFF"/>
        </w:rPr>
        <w:t xml:space="preserve"> </w:t>
      </w:r>
      <w:r w:rsidR="003506BC">
        <w:rPr>
          <w:rFonts w:ascii="Times New Roman" w:hAnsi="Times New Roman" w:cs="Times New Roman"/>
          <w:color w:val="000000"/>
          <w:sz w:val="24"/>
          <w:szCs w:val="24"/>
          <w:shd w:val="clear" w:color="auto" w:fill="FFFFFF"/>
        </w:rPr>
        <w:t>two</w:t>
      </w:r>
      <w:r w:rsidRPr="004F7B54">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value</w:t>
      </w:r>
      <w:r w:rsidR="003506BC">
        <w:rPr>
          <w:rFonts w:ascii="Times New Roman" w:hAnsi="Times New Roman" w:cs="Times New Roman"/>
          <w:color w:val="000000"/>
          <w:sz w:val="24"/>
          <w:szCs w:val="24"/>
          <w:shd w:val="clear" w:color="auto" w:fill="FFFFFF"/>
        </w:rPr>
        <w:t>s</w:t>
      </w:r>
      <w:r w:rsidRPr="004F7B54">
        <w:rPr>
          <w:rFonts w:ascii="Times New Roman" w:hAnsi="Times New Roman" w:cs="Times New Roman"/>
          <w:color w:val="000000"/>
          <w:sz w:val="24"/>
          <w:szCs w:val="24"/>
          <w:shd w:val="clear" w:color="auto" w:fill="FFFFFF"/>
        </w:rPr>
        <w:t xml:space="preserve"> </w:t>
      </w:r>
      <w:r w:rsidR="003506BC">
        <w:rPr>
          <w:rFonts w:ascii="Times New Roman" w:hAnsi="Times New Roman" w:cs="Times New Roman"/>
          <w:color w:val="000000"/>
          <w:sz w:val="24"/>
          <w:szCs w:val="24"/>
          <w:shd w:val="clear" w:color="auto" w:fill="FFFFFF"/>
        </w:rPr>
        <w:t>from each of the dataset and multiply them at a time.</w:t>
      </w:r>
      <w:r>
        <w:rPr>
          <w:rFonts w:ascii="Times New Roman" w:hAnsi="Times New Roman" w:cs="Times New Roman"/>
          <w:color w:val="000000"/>
          <w:sz w:val="24"/>
          <w:szCs w:val="24"/>
          <w:shd w:val="clear" w:color="auto" w:fill="FFFFFF"/>
        </w:rPr>
        <w:t xml:space="preserve"> </w:t>
      </w:r>
      <w:r w:rsidR="00E91CE2">
        <w:rPr>
          <w:rFonts w:ascii="Times New Roman" w:hAnsi="Times New Roman" w:cs="Times New Roman"/>
          <w:color w:val="000000"/>
          <w:sz w:val="24"/>
          <w:szCs w:val="24"/>
          <w:shd w:val="clear" w:color="auto" w:fill="FFFFFF"/>
        </w:rPr>
        <w:t>Then a</w:t>
      </w:r>
      <w:r w:rsidR="003506BC">
        <w:rPr>
          <w:rFonts w:ascii="Times New Roman" w:hAnsi="Times New Roman" w:cs="Times New Roman"/>
          <w:color w:val="000000"/>
          <w:sz w:val="24"/>
          <w:szCs w:val="24"/>
          <w:shd w:val="clear" w:color="auto" w:fill="FFFFFF"/>
        </w:rPr>
        <w:t>n</w:t>
      </w:r>
      <w:r w:rsidR="00E91CE2">
        <w:rPr>
          <w:rFonts w:ascii="Times New Roman" w:hAnsi="Times New Roman" w:cs="Times New Roman"/>
          <w:color w:val="000000"/>
          <w:sz w:val="24"/>
          <w:szCs w:val="24"/>
          <w:shd w:val="clear" w:color="auto" w:fill="FFFFFF"/>
        </w:rPr>
        <w:t xml:space="preserve"> exposure scenario which contains 100000 </w:t>
      </w:r>
      <w:r w:rsidR="00DF3C60">
        <w:rPr>
          <w:rFonts w:ascii="Times New Roman" w:hAnsi="Times New Roman" w:cs="Times New Roman"/>
          <w:color w:val="000000"/>
          <w:sz w:val="24"/>
          <w:szCs w:val="24"/>
          <w:shd w:val="clear" w:color="auto" w:fill="FFFFFF"/>
        </w:rPr>
        <w:t>exposures</w:t>
      </w:r>
      <w:r w:rsidR="00E91CE2">
        <w:rPr>
          <w:rFonts w:ascii="Times New Roman" w:hAnsi="Times New Roman" w:cs="Times New Roman"/>
          <w:color w:val="000000"/>
          <w:sz w:val="24"/>
          <w:szCs w:val="24"/>
          <w:shd w:val="clear" w:color="auto" w:fill="FFFFFF"/>
        </w:rPr>
        <w:t xml:space="preserve"> </w:t>
      </w:r>
      <w:r w:rsidR="00DF3C60">
        <w:rPr>
          <w:rFonts w:ascii="Times New Roman" w:hAnsi="Times New Roman" w:cs="Times New Roman"/>
          <w:color w:val="000000"/>
          <w:sz w:val="24"/>
          <w:szCs w:val="24"/>
          <w:shd w:val="clear" w:color="auto" w:fill="FFFFFF"/>
        </w:rPr>
        <w:t>will</w:t>
      </w:r>
      <w:r w:rsidR="00E91CE2">
        <w:rPr>
          <w:rFonts w:ascii="Times New Roman" w:hAnsi="Times New Roman" w:cs="Times New Roman"/>
          <w:color w:val="000000"/>
          <w:sz w:val="24"/>
          <w:szCs w:val="24"/>
          <w:shd w:val="clear" w:color="auto" w:fill="FFFFFF"/>
        </w:rPr>
        <w:t xml:space="preserve"> be produced. </w:t>
      </w:r>
      <w:r>
        <w:rPr>
          <w:rFonts w:ascii="Times New Roman" w:hAnsi="Times New Roman" w:cs="Times New Roman"/>
          <w:color w:val="000000"/>
          <w:sz w:val="24"/>
          <w:szCs w:val="24"/>
          <w:shd w:val="clear" w:color="auto" w:fill="FFFFFF"/>
        </w:rPr>
        <w:t>The mean of the results could be described as the population exposure to pollen</w:t>
      </w:r>
      <w:r w:rsidR="00E5654F">
        <w:rPr>
          <w:rFonts w:ascii="Times New Roman" w:hAnsi="Times New Roman" w:cs="Times New Roman"/>
          <w:color w:val="000000"/>
          <w:sz w:val="24"/>
          <w:szCs w:val="24"/>
          <w:shd w:val="clear" w:color="auto" w:fill="FFFFFF"/>
        </w:rPr>
        <w:t xml:space="preserve">. </w:t>
      </w:r>
    </w:p>
    <w:p w:rsidR="00344908" w:rsidRPr="007E0204" w:rsidRDefault="00344908" w:rsidP="007E0204">
      <w:pPr>
        <w:pStyle w:val="2"/>
        <w:rPr>
          <w:rFonts w:ascii="Times New Roman" w:hAnsi="Times New Roman" w:cs="Times New Roman"/>
        </w:rPr>
      </w:pPr>
      <w:r w:rsidRPr="007E0204">
        <w:rPr>
          <w:rFonts w:ascii="Times New Roman" w:hAnsi="Times New Roman" w:cs="Times New Roman"/>
        </w:rPr>
        <w:t>Sensitivity Analysis</w:t>
      </w:r>
      <w:r w:rsidR="001F6833" w:rsidRPr="007E0204">
        <w:rPr>
          <w:rFonts w:ascii="Times New Roman" w:hAnsi="Times New Roman" w:cs="Times New Roman"/>
        </w:rPr>
        <w:t xml:space="preserve"> </w:t>
      </w:r>
    </w:p>
    <w:p w:rsidR="002B436D" w:rsidRDefault="00FA32E2" w:rsidP="001333EB">
      <w:pPr>
        <w:spacing w:line="480" w:lineRule="auto"/>
        <w:ind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Sensitivity analysis is the analysis of how the uncertainty in the output of a mathematical system or modeling</w:t>
      </w:r>
      <w:r w:rsidR="00E17434">
        <w:rPr>
          <w:rFonts w:ascii="Times New Roman" w:hAnsi="Times New Roman" w:cs="Times New Roman"/>
          <w:color w:val="000000"/>
          <w:sz w:val="24"/>
          <w:szCs w:val="24"/>
          <w:shd w:val="clear" w:color="auto" w:fill="FFFFFF"/>
        </w:rPr>
        <w:t xml:space="preserve"> </w:t>
      </w:r>
      <w:r w:rsidRPr="00195966">
        <w:rPr>
          <w:rFonts w:ascii="Times New Roman" w:hAnsi="Times New Roman" w:cs="Times New Roman"/>
          <w:color w:val="000000"/>
          <w:sz w:val="24"/>
          <w:szCs w:val="24"/>
          <w:shd w:val="clear" w:color="auto" w:fill="FFFFFF"/>
        </w:rPr>
        <w:t xml:space="preserve">(numerical or otherwise) can be apportioned to variety sources </w:t>
      </w:r>
      <w:r w:rsidR="002B436D">
        <w:rPr>
          <w:rFonts w:ascii="Times New Roman" w:hAnsi="Times New Roman" w:cs="Times New Roman"/>
          <w:color w:val="000000"/>
          <w:sz w:val="24"/>
          <w:szCs w:val="24"/>
          <w:shd w:val="clear" w:color="auto" w:fill="FFFFFF"/>
        </w:rPr>
        <w:t>of uncertainty in its inputs.</w:t>
      </w:r>
    </w:p>
    <w:p w:rsidR="00A528C2" w:rsidRDefault="00CB28B0" w:rsidP="001333EB">
      <w:pPr>
        <w:spacing w:line="480" w:lineRule="auto"/>
        <w:ind w:firstLine="720"/>
        <w:rPr>
          <w:rFonts w:ascii="Times New Roman" w:hAnsi="Times New Roman" w:cs="Times New Roman"/>
          <w:color w:val="000000"/>
          <w:sz w:val="24"/>
          <w:szCs w:val="24"/>
          <w:shd w:val="clear" w:color="auto" w:fill="FFFFFF"/>
        </w:rPr>
      </w:pPr>
      <w:r w:rsidRPr="00A528C2">
        <w:rPr>
          <w:rFonts w:ascii="Times New Roman" w:hAnsi="Times New Roman" w:cs="Times New Roman"/>
          <w:color w:val="000000"/>
          <w:sz w:val="24"/>
          <w:szCs w:val="24"/>
          <w:shd w:val="clear" w:color="auto" w:fill="FFFFFF"/>
        </w:rPr>
        <w:t xml:space="preserve">Mean daily mass intake exposure to </w:t>
      </w:r>
      <w:r w:rsidR="00195966" w:rsidRPr="00A528C2">
        <w:rPr>
          <w:rFonts w:ascii="Times New Roman" w:hAnsi="Times New Roman" w:cs="Times New Roman"/>
          <w:color w:val="000000"/>
          <w:sz w:val="24"/>
          <w:szCs w:val="24"/>
          <w:shd w:val="clear" w:color="auto" w:fill="FFFFFF"/>
        </w:rPr>
        <w:t xml:space="preserve">pollens </w:t>
      </w:r>
      <w:r w:rsidRPr="00A528C2">
        <w:rPr>
          <w:rFonts w:ascii="Times New Roman" w:hAnsi="Times New Roman" w:cs="Times New Roman"/>
          <w:color w:val="000000"/>
          <w:sz w:val="24"/>
          <w:szCs w:val="24"/>
          <w:shd w:val="clear" w:color="auto" w:fill="FFFFFF"/>
        </w:rPr>
        <w:t xml:space="preserve">was </w:t>
      </w:r>
      <w:proofErr w:type="spellStart"/>
      <w:r w:rsidR="00DA1F97">
        <w:rPr>
          <w:rFonts w:ascii="Times New Roman" w:hAnsi="Times New Roman" w:cs="Times New Roman"/>
          <w:color w:val="000000"/>
          <w:sz w:val="24"/>
          <w:szCs w:val="24"/>
          <w:shd w:val="clear" w:color="auto" w:fill="FFFFFF"/>
        </w:rPr>
        <w:t>choosed</w:t>
      </w:r>
      <w:proofErr w:type="spellEnd"/>
      <w:r w:rsidRPr="00A528C2">
        <w:rPr>
          <w:rFonts w:ascii="Times New Roman" w:hAnsi="Times New Roman" w:cs="Times New Roman"/>
          <w:color w:val="000000"/>
          <w:sz w:val="24"/>
          <w:szCs w:val="24"/>
          <w:shd w:val="clear" w:color="auto" w:fill="FFFFFF"/>
        </w:rPr>
        <w:t xml:space="preserve"> as a metric for testing the system’s </w:t>
      </w:r>
      <w:r w:rsidR="00E17434">
        <w:rPr>
          <w:rFonts w:ascii="Times New Roman" w:hAnsi="Times New Roman" w:cs="Times New Roman"/>
          <w:color w:val="000000"/>
          <w:sz w:val="24"/>
          <w:szCs w:val="24"/>
          <w:shd w:val="clear" w:color="auto" w:fill="FFFFFF"/>
        </w:rPr>
        <w:t>sensitivity</w:t>
      </w:r>
      <w:r w:rsidR="00E17434" w:rsidRPr="00A528C2">
        <w:rPr>
          <w:rFonts w:ascii="Times New Roman" w:hAnsi="Times New Roman" w:cs="Times New Roman"/>
          <w:color w:val="000000"/>
          <w:sz w:val="24"/>
          <w:szCs w:val="24"/>
          <w:shd w:val="clear" w:color="auto" w:fill="FFFFFF"/>
        </w:rPr>
        <w:t xml:space="preserve"> </w:t>
      </w:r>
      <w:r w:rsidRPr="00A528C2">
        <w:rPr>
          <w:rFonts w:ascii="Times New Roman" w:hAnsi="Times New Roman" w:cs="Times New Roman"/>
          <w:color w:val="000000"/>
          <w:sz w:val="24"/>
          <w:szCs w:val="24"/>
          <w:shd w:val="clear" w:color="auto" w:fill="FFFFFF"/>
        </w:rPr>
        <w:t xml:space="preserve">to multiple inputs and </w:t>
      </w:r>
      <w:r w:rsidR="00E14FCF" w:rsidRPr="00A528C2">
        <w:rPr>
          <w:rFonts w:ascii="Times New Roman" w:hAnsi="Times New Roman" w:cs="Times New Roman"/>
          <w:color w:val="000000"/>
          <w:sz w:val="24"/>
          <w:szCs w:val="24"/>
          <w:shd w:val="clear" w:color="auto" w:fill="FFFFFF"/>
        </w:rPr>
        <w:t>parameters. Global</w:t>
      </w:r>
      <w:r w:rsidRPr="00A528C2">
        <w:rPr>
          <w:rFonts w:ascii="Times New Roman" w:hAnsi="Times New Roman" w:cs="Times New Roman"/>
          <w:color w:val="000000"/>
          <w:sz w:val="24"/>
          <w:szCs w:val="24"/>
          <w:shd w:val="clear" w:color="auto" w:fill="FFFFFF"/>
        </w:rPr>
        <w:t xml:space="preserve"> sensitivity </w:t>
      </w:r>
      <w:r w:rsidR="00E14FCF" w:rsidRPr="00A528C2">
        <w:rPr>
          <w:rFonts w:ascii="Times New Roman" w:hAnsi="Times New Roman" w:cs="Times New Roman"/>
          <w:color w:val="000000"/>
          <w:sz w:val="24"/>
          <w:szCs w:val="24"/>
          <w:shd w:val="clear" w:color="auto" w:fill="FFFFFF"/>
        </w:rPr>
        <w:t>analysis was</w:t>
      </w:r>
      <w:r w:rsidRPr="00A528C2">
        <w:rPr>
          <w:rFonts w:ascii="Times New Roman" w:hAnsi="Times New Roman" w:cs="Times New Roman"/>
          <w:color w:val="000000"/>
          <w:sz w:val="24"/>
          <w:szCs w:val="24"/>
          <w:shd w:val="clear" w:color="auto" w:fill="FFFFFF"/>
        </w:rPr>
        <w:t xml:space="preserve"> performed based on </w:t>
      </w:r>
      <w:r w:rsidR="00E14FCF" w:rsidRPr="00A528C2">
        <w:rPr>
          <w:rFonts w:ascii="Times New Roman" w:hAnsi="Times New Roman" w:cs="Times New Roman"/>
          <w:color w:val="000000"/>
          <w:sz w:val="24"/>
          <w:szCs w:val="24"/>
          <w:shd w:val="clear" w:color="auto" w:fill="FFFFFF"/>
        </w:rPr>
        <w:t>Morris’s</w:t>
      </w:r>
      <w:r w:rsidRPr="00A528C2">
        <w:rPr>
          <w:rFonts w:ascii="Times New Roman" w:hAnsi="Times New Roman" w:cs="Times New Roman"/>
          <w:color w:val="000000"/>
          <w:sz w:val="24"/>
          <w:szCs w:val="24"/>
          <w:shd w:val="clear" w:color="auto" w:fill="FFFFFF"/>
        </w:rPr>
        <w:t xml:space="preserve"> Design. This design estimate the main </w:t>
      </w:r>
      <w:r w:rsidRPr="00A528C2">
        <w:rPr>
          <w:rFonts w:ascii="Times New Roman" w:hAnsi="Times New Roman" w:cs="Times New Roman"/>
          <w:color w:val="000000"/>
          <w:sz w:val="24"/>
          <w:szCs w:val="24"/>
          <w:shd w:val="clear" w:color="auto" w:fill="FFFFFF"/>
        </w:rPr>
        <w:lastRenderedPageBreak/>
        <w:t xml:space="preserve">effect of a parameter by computing a number of local sensitivities at random points of the parameter </w:t>
      </w:r>
      <w:r w:rsidR="00E14FCF" w:rsidRPr="00A528C2">
        <w:rPr>
          <w:rFonts w:ascii="Times New Roman" w:hAnsi="Times New Roman" w:cs="Times New Roman"/>
          <w:color w:val="000000"/>
          <w:sz w:val="24"/>
          <w:szCs w:val="24"/>
          <w:shd w:val="clear" w:color="auto" w:fill="FFFFFF"/>
        </w:rPr>
        <w:t>space. The</w:t>
      </w:r>
      <w:r w:rsidRPr="00A528C2">
        <w:rPr>
          <w:rFonts w:ascii="Times New Roman" w:hAnsi="Times New Roman" w:cs="Times New Roman"/>
          <w:color w:val="000000"/>
          <w:sz w:val="24"/>
          <w:szCs w:val="24"/>
          <w:shd w:val="clear" w:color="auto" w:fill="FFFFFF"/>
        </w:rPr>
        <w:t xml:space="preserve"> mean </w:t>
      </w:r>
      <w:r w:rsidR="007F764C" w:rsidRPr="00A528C2">
        <w:rPr>
          <w:rFonts w:ascii="Times New Roman" w:hAnsi="Times New Roman" w:cs="Times New Roman"/>
          <w:color w:val="000000"/>
          <w:sz w:val="24"/>
          <w:szCs w:val="24"/>
          <w:shd w:val="clear" w:color="auto" w:fill="FFFFFF"/>
        </w:rPr>
        <w:t xml:space="preserve">of these randomized local sensitivities indicates the overall influence of a given parameter on the output </w:t>
      </w:r>
      <w:r w:rsidR="00E14FCF" w:rsidRPr="00A528C2">
        <w:rPr>
          <w:rFonts w:ascii="Times New Roman" w:hAnsi="Times New Roman" w:cs="Times New Roman"/>
          <w:color w:val="000000"/>
          <w:sz w:val="24"/>
          <w:szCs w:val="24"/>
          <w:shd w:val="clear" w:color="auto" w:fill="FFFFFF"/>
        </w:rPr>
        <w:t>metric, while</w:t>
      </w:r>
      <w:r w:rsidR="007F764C" w:rsidRPr="00A528C2">
        <w:rPr>
          <w:rFonts w:ascii="Times New Roman" w:hAnsi="Times New Roman" w:cs="Times New Roman"/>
          <w:color w:val="000000"/>
          <w:sz w:val="24"/>
          <w:szCs w:val="24"/>
          <w:shd w:val="clear" w:color="auto" w:fill="FFFFFF"/>
        </w:rPr>
        <w:t xml:space="preserve"> the corresponding standard deviation </w:t>
      </w:r>
      <w:r w:rsidR="00E17434">
        <w:rPr>
          <w:rFonts w:ascii="Times New Roman" w:hAnsi="Times New Roman" w:cs="Times New Roman"/>
          <w:color w:val="000000"/>
          <w:sz w:val="24"/>
          <w:szCs w:val="24"/>
          <w:shd w:val="clear" w:color="auto" w:fill="FFFFFF"/>
        </w:rPr>
        <w:t>indicates</w:t>
      </w:r>
      <w:r w:rsidR="00E17434" w:rsidRPr="00A528C2">
        <w:rPr>
          <w:rFonts w:ascii="Times New Roman" w:hAnsi="Times New Roman" w:cs="Times New Roman"/>
          <w:color w:val="000000"/>
          <w:sz w:val="24"/>
          <w:szCs w:val="24"/>
          <w:shd w:val="clear" w:color="auto" w:fill="FFFFFF"/>
        </w:rPr>
        <w:t xml:space="preserve"> </w:t>
      </w:r>
      <w:r w:rsidR="007F764C" w:rsidRPr="00A528C2">
        <w:rPr>
          <w:rFonts w:ascii="Times New Roman" w:hAnsi="Times New Roman" w:cs="Times New Roman"/>
          <w:color w:val="000000"/>
          <w:sz w:val="24"/>
          <w:szCs w:val="24"/>
          <w:shd w:val="clear" w:color="auto" w:fill="FFFFFF"/>
        </w:rPr>
        <w:t>the effects of interacting and nonlinearity.</w:t>
      </w:r>
      <w:r w:rsidR="002F3DB9">
        <w:rPr>
          <w:rFonts w:ascii="Times New Roman" w:hAnsi="Times New Roman" w:cs="Times New Roman"/>
          <w:color w:val="000000"/>
          <w:sz w:val="24"/>
          <w:szCs w:val="24"/>
          <w:shd w:val="clear" w:color="auto" w:fill="FFFFFF"/>
        </w:rPr>
        <w:fldChar w:fldCharType="begin"/>
      </w:r>
      <w:r w:rsidR="00613327">
        <w:rPr>
          <w:rFonts w:ascii="Times New Roman" w:hAnsi="Times New Roman" w:cs="Times New Roman"/>
          <w:color w:val="000000"/>
          <w:sz w:val="24"/>
          <w:szCs w:val="24"/>
          <w:shd w:val="clear" w:color="auto" w:fill="FFFFFF"/>
        </w:rPr>
        <w:instrText xml:space="preserve"> ADDIN EN.CITE &lt;EndNote&gt;&lt;Cite&gt;&lt;Author&gt;Zhang&lt;/Author&gt;&lt;Year&gt;2013&lt;/Year&gt;&lt;RecNum&gt;37&lt;/RecNum&gt;&lt;DisplayText&gt;(Zhang, Isukapalli et al. 2013)&lt;/DisplayText&gt;&lt;record&gt;&lt;rec-number&gt;37&lt;/rec-number&gt;&lt;foreign-keys&gt;&lt;key app="EN" db-id="2dtzart979vtdiedr97v25sr9s5rt9vep9tt" timestamp="1387256978"&gt;37&lt;/key&gt;&lt;/foreign-keys&gt;&lt;ref-type name="Journal Article"&gt;17&lt;/ref-type&gt;&lt;contributors&gt;&lt;authors&gt;&lt;author&gt;Zhang, Yong&lt;/author&gt;&lt;author&gt;Isukapalli, Sastry&lt;/author&gt;&lt;author&gt;Georgopoulos, Panos&lt;/author&gt;&lt;author&gt;Weisel, Clifford&lt;/author&gt;&lt;/authors&gt;&lt;/contributors&gt;&lt;titles&gt;&lt;title&gt;Modeling Flight Attendants’ Exposures to Pesticide in Disinsected Aircraft Cabins&lt;/title&gt;&lt;secondary-title&gt;Environmental Science &amp;amp; Technology&lt;/secondary-title&gt;&lt;/titles&gt;&lt;periodical&gt;&lt;full-title&gt;Environmental Science &amp;amp; Technology&lt;/full-title&gt;&lt;/periodical&gt;&lt;dates&gt;&lt;year&gt;2013&lt;/year&gt;&lt;/dates&gt;&lt;publisher&gt;American Chemical Society&lt;/publisher&gt;&lt;isbn&gt;0013-936X&lt;/isbn&gt;&lt;urls&gt;&lt;related-urls&gt;&lt;url&gt;http://pubs.acs.org/doi/abs/10.1021/es403613h&lt;/url&gt;&lt;/related-urls&gt;&lt;/urls&gt;&lt;electronic-resource-num&gt;10.1021/es403613h&lt;/electronic-resource-num&gt;&lt;access-date&gt;2013/12/17&lt;/access-date&gt;&lt;/record&gt;&lt;/Cite&gt;&lt;/EndNote&gt;</w:instrText>
      </w:r>
      <w:r w:rsidR="002F3DB9">
        <w:rPr>
          <w:rFonts w:ascii="Times New Roman" w:hAnsi="Times New Roman" w:cs="Times New Roman"/>
          <w:color w:val="000000"/>
          <w:sz w:val="24"/>
          <w:szCs w:val="24"/>
          <w:shd w:val="clear" w:color="auto" w:fill="FFFFFF"/>
        </w:rPr>
        <w:fldChar w:fldCharType="separate"/>
      </w:r>
      <w:r w:rsidR="00613327">
        <w:rPr>
          <w:rFonts w:ascii="Times New Roman" w:hAnsi="Times New Roman" w:cs="Times New Roman"/>
          <w:noProof/>
          <w:color w:val="000000"/>
          <w:sz w:val="24"/>
          <w:szCs w:val="24"/>
          <w:shd w:val="clear" w:color="auto" w:fill="FFFFFF"/>
        </w:rPr>
        <w:t>(</w:t>
      </w:r>
      <w:hyperlink w:anchor="_ENREF_22" w:tooltip="Zhang, 2013 #37" w:history="1">
        <w:r w:rsidR="00613327">
          <w:rPr>
            <w:rFonts w:ascii="Times New Roman" w:hAnsi="Times New Roman" w:cs="Times New Roman"/>
            <w:noProof/>
            <w:color w:val="000000"/>
            <w:sz w:val="24"/>
            <w:szCs w:val="24"/>
            <w:shd w:val="clear" w:color="auto" w:fill="FFFFFF"/>
          </w:rPr>
          <w:t>Zhang, Isukapalli et al. 2013</w:t>
        </w:r>
      </w:hyperlink>
      <w:r w:rsidR="00613327">
        <w:rPr>
          <w:rFonts w:ascii="Times New Roman" w:hAnsi="Times New Roman" w:cs="Times New Roman"/>
          <w:noProof/>
          <w:color w:val="000000"/>
          <w:sz w:val="24"/>
          <w:szCs w:val="24"/>
          <w:shd w:val="clear" w:color="auto" w:fill="FFFFFF"/>
        </w:rPr>
        <w:t>)</w:t>
      </w:r>
      <w:r w:rsidR="002F3DB9">
        <w:rPr>
          <w:rFonts w:ascii="Times New Roman" w:hAnsi="Times New Roman" w:cs="Times New Roman"/>
          <w:color w:val="000000"/>
          <w:sz w:val="24"/>
          <w:szCs w:val="24"/>
          <w:shd w:val="clear" w:color="auto" w:fill="FFFFFF"/>
        </w:rPr>
        <w:fldChar w:fldCharType="end"/>
      </w:r>
    </w:p>
    <w:p w:rsidR="00A528C2" w:rsidRDefault="007F764C" w:rsidP="001333EB">
      <w:pPr>
        <w:spacing w:line="480" w:lineRule="auto"/>
        <w:ind w:firstLine="720"/>
        <w:rPr>
          <w:rFonts w:ascii="Times New Roman" w:hAnsi="Times New Roman" w:cs="Times New Roman"/>
          <w:color w:val="000000"/>
          <w:sz w:val="24"/>
          <w:szCs w:val="24"/>
          <w:shd w:val="clear" w:color="auto" w:fill="FFFFFF"/>
        </w:rPr>
      </w:pPr>
      <w:bookmarkStart w:id="22" w:name="_GoBack"/>
      <w:r w:rsidRPr="00A528C2">
        <w:rPr>
          <w:rFonts w:ascii="Times New Roman" w:eastAsia="宋体" w:hAnsi="Times New Roman" w:cs="Times New Roman"/>
          <w:color w:val="000000"/>
          <w:kern w:val="0"/>
          <w:sz w:val="24"/>
          <w:szCs w:val="24"/>
        </w:rPr>
        <w:t xml:space="preserve">In the current </w:t>
      </w:r>
      <w:r w:rsidR="00E14FCF" w:rsidRPr="00A528C2">
        <w:rPr>
          <w:rFonts w:ascii="Times New Roman" w:eastAsia="宋体" w:hAnsi="Times New Roman" w:cs="Times New Roman"/>
          <w:color w:val="000000"/>
          <w:kern w:val="0"/>
          <w:sz w:val="24"/>
          <w:szCs w:val="24"/>
        </w:rPr>
        <w:t>study, each</w:t>
      </w:r>
      <w:r w:rsidRPr="00A528C2">
        <w:rPr>
          <w:rFonts w:ascii="Times New Roman" w:eastAsia="宋体" w:hAnsi="Times New Roman" w:cs="Times New Roman"/>
          <w:color w:val="000000"/>
          <w:kern w:val="0"/>
          <w:sz w:val="24"/>
          <w:szCs w:val="24"/>
        </w:rPr>
        <w:t xml:space="preserve"> of the 17 parameters(Table 1) was sampled 3600 times according to the Morris method from 200 trajectories (each has 18 steps) in the parameter space.</w:t>
      </w:r>
      <w:bookmarkEnd w:id="22"/>
      <w:r w:rsidRPr="00A528C2">
        <w:rPr>
          <w:rFonts w:ascii="Times New Roman" w:eastAsia="宋体" w:hAnsi="Times New Roman" w:cs="Times New Roman"/>
          <w:color w:val="000000"/>
          <w:kern w:val="0"/>
          <w:sz w:val="24"/>
          <w:szCs w:val="24"/>
        </w:rPr>
        <w:t xml:space="preserve"> Each of the </w:t>
      </w:r>
      <w:r w:rsidR="00E14FCF" w:rsidRPr="00A528C2">
        <w:rPr>
          <w:rFonts w:ascii="Times New Roman" w:eastAsia="宋体" w:hAnsi="Times New Roman" w:cs="Times New Roman"/>
          <w:color w:val="000000"/>
          <w:kern w:val="0"/>
          <w:sz w:val="24"/>
          <w:szCs w:val="24"/>
        </w:rPr>
        <w:t>parameters</w:t>
      </w:r>
      <w:r w:rsidRPr="00A528C2">
        <w:rPr>
          <w:rFonts w:ascii="Times New Roman" w:eastAsia="宋体" w:hAnsi="Times New Roman" w:cs="Times New Roman"/>
          <w:color w:val="000000"/>
          <w:kern w:val="0"/>
          <w:sz w:val="24"/>
          <w:szCs w:val="24"/>
        </w:rPr>
        <w:t xml:space="preserve"> in the simulation was perturbed from 50% to 150% of its base value or its distribution while we keep other parameters unchanged in the same time.</w:t>
      </w:r>
    </w:p>
    <w:p w:rsidR="00885C5A" w:rsidRPr="00A528C2" w:rsidRDefault="00015435" w:rsidP="0086017F">
      <w:pPr>
        <w:spacing w:line="480" w:lineRule="auto"/>
        <w:ind w:firstLine="420"/>
        <w:rPr>
          <w:rFonts w:ascii="Times New Roman" w:hAnsi="Times New Roman" w:cs="Times New Roman"/>
          <w:color w:val="000000"/>
          <w:sz w:val="24"/>
          <w:szCs w:val="24"/>
          <w:shd w:val="clear" w:color="auto" w:fill="FFFFFF"/>
        </w:rPr>
      </w:pPr>
      <w:r w:rsidRPr="00A528C2">
        <w:rPr>
          <w:rFonts w:ascii="Times New Roman" w:eastAsia="宋体" w:hAnsi="Times New Roman" w:cs="Times New Roman"/>
          <w:color w:val="000000"/>
          <w:kern w:val="0"/>
          <w:sz w:val="24"/>
          <w:szCs w:val="24"/>
        </w:rPr>
        <w:t>The mean daily exposure for sensitivity analyses was normally generated using 10000 “</w:t>
      </w:r>
      <w:r w:rsidR="000D5093" w:rsidRPr="00A528C2">
        <w:rPr>
          <w:rFonts w:ascii="Times New Roman" w:eastAsia="宋体" w:hAnsi="Times New Roman" w:cs="Times New Roman"/>
          <w:color w:val="000000"/>
          <w:kern w:val="0"/>
          <w:sz w:val="24"/>
          <w:szCs w:val="24"/>
        </w:rPr>
        <w:t>virtual</w:t>
      </w:r>
      <w:r w:rsidRPr="00A528C2">
        <w:rPr>
          <w:rFonts w:ascii="Times New Roman" w:eastAsia="宋体" w:hAnsi="Times New Roman" w:cs="Times New Roman"/>
          <w:color w:val="000000"/>
          <w:kern w:val="0"/>
          <w:sz w:val="24"/>
          <w:szCs w:val="24"/>
        </w:rPr>
        <w:t xml:space="preserve"> men” in each climate </w:t>
      </w:r>
      <w:r w:rsidR="00E10779" w:rsidRPr="00A528C2">
        <w:rPr>
          <w:rFonts w:ascii="Times New Roman" w:eastAsia="宋体" w:hAnsi="Times New Roman" w:cs="Times New Roman"/>
          <w:color w:val="000000"/>
          <w:kern w:val="0"/>
          <w:sz w:val="24"/>
          <w:szCs w:val="24"/>
        </w:rPr>
        <w:t>regions</w:t>
      </w:r>
      <w:r w:rsidRPr="00A528C2">
        <w:rPr>
          <w:rFonts w:ascii="Times New Roman" w:eastAsia="宋体" w:hAnsi="Times New Roman" w:cs="Times New Roman"/>
          <w:color w:val="000000"/>
          <w:kern w:val="0"/>
          <w:sz w:val="24"/>
          <w:szCs w:val="24"/>
        </w:rPr>
        <w:t xml:space="preserve"> in the flowering </w:t>
      </w:r>
      <w:r w:rsidR="00E14FCF" w:rsidRPr="00A528C2">
        <w:rPr>
          <w:rFonts w:ascii="Times New Roman" w:eastAsia="宋体" w:hAnsi="Times New Roman" w:cs="Times New Roman"/>
          <w:color w:val="000000"/>
          <w:kern w:val="0"/>
          <w:sz w:val="24"/>
          <w:szCs w:val="24"/>
        </w:rPr>
        <w:t>season. Equation</w:t>
      </w:r>
      <w:r w:rsidRPr="00A528C2">
        <w:rPr>
          <w:rFonts w:ascii="Times New Roman" w:eastAsia="宋体" w:hAnsi="Times New Roman" w:cs="Times New Roman"/>
          <w:color w:val="000000"/>
          <w:kern w:val="0"/>
          <w:sz w:val="24"/>
          <w:szCs w:val="24"/>
        </w:rPr>
        <w:t xml:space="preserve"> </w:t>
      </w:r>
      <w:r w:rsidR="00E17434">
        <w:rPr>
          <w:rFonts w:ascii="Times New Roman" w:eastAsia="宋体" w:hAnsi="Times New Roman" w:cs="Times New Roman"/>
          <w:color w:val="000000"/>
          <w:kern w:val="0"/>
          <w:sz w:val="24"/>
          <w:szCs w:val="24"/>
        </w:rPr>
        <w:fldChar w:fldCharType="begin"/>
      </w:r>
      <w:r w:rsidR="00E17434">
        <w:rPr>
          <w:rFonts w:ascii="Times New Roman" w:eastAsia="宋体" w:hAnsi="Times New Roman" w:cs="Times New Roman"/>
          <w:color w:val="000000"/>
          <w:kern w:val="0"/>
          <w:sz w:val="24"/>
          <w:szCs w:val="24"/>
        </w:rPr>
        <w:instrText xml:space="preserve"> GOTOBUTTON ZEqnNum312262  \* MERGEFORMAT </w:instrText>
      </w:r>
      <w:r w:rsidR="00E17434">
        <w:rPr>
          <w:rFonts w:ascii="Times New Roman" w:eastAsia="宋体" w:hAnsi="Times New Roman" w:cs="Times New Roman"/>
          <w:color w:val="000000"/>
          <w:kern w:val="0"/>
          <w:sz w:val="24"/>
          <w:szCs w:val="24"/>
        </w:rPr>
        <w:fldChar w:fldCharType="begin"/>
      </w:r>
      <w:r w:rsidR="00E17434">
        <w:rPr>
          <w:rFonts w:ascii="Times New Roman" w:eastAsia="宋体" w:hAnsi="Times New Roman" w:cs="Times New Roman"/>
          <w:color w:val="000000"/>
          <w:kern w:val="0"/>
          <w:sz w:val="24"/>
          <w:szCs w:val="24"/>
        </w:rPr>
        <w:instrText xml:space="preserve"> REF ZEqnNum312262 \* Charformat \! \* MERGEFORMAT </w:instrText>
      </w:r>
      <w:r w:rsidR="00E17434">
        <w:rPr>
          <w:rFonts w:ascii="Times New Roman" w:eastAsia="宋体" w:hAnsi="Times New Roman" w:cs="Times New Roman"/>
          <w:color w:val="000000"/>
          <w:kern w:val="0"/>
          <w:sz w:val="24"/>
          <w:szCs w:val="24"/>
        </w:rPr>
        <w:fldChar w:fldCharType="separate"/>
      </w:r>
      <w:r w:rsidR="00DA1F97" w:rsidRPr="00DA1F97">
        <w:rPr>
          <w:rFonts w:ascii="Times New Roman" w:eastAsia="宋体" w:hAnsi="Times New Roman" w:cs="Times New Roman"/>
          <w:color w:val="000000"/>
          <w:kern w:val="0"/>
          <w:sz w:val="24"/>
          <w:szCs w:val="24"/>
        </w:rPr>
        <w:instrText>(3.17)</w:instrText>
      </w:r>
      <w:r w:rsidR="00E17434">
        <w:rPr>
          <w:rFonts w:ascii="Times New Roman" w:eastAsia="宋体" w:hAnsi="Times New Roman" w:cs="Times New Roman"/>
          <w:color w:val="000000"/>
          <w:kern w:val="0"/>
          <w:sz w:val="24"/>
          <w:szCs w:val="24"/>
        </w:rPr>
        <w:fldChar w:fldCharType="end"/>
      </w:r>
      <w:r w:rsidR="00E17434">
        <w:rPr>
          <w:rFonts w:ascii="Times New Roman" w:eastAsia="宋体" w:hAnsi="Times New Roman" w:cs="Times New Roman"/>
          <w:color w:val="000000"/>
          <w:kern w:val="0"/>
          <w:sz w:val="24"/>
          <w:szCs w:val="24"/>
        </w:rPr>
        <w:fldChar w:fldCharType="end"/>
      </w:r>
      <w:r w:rsidR="00E17434">
        <w:rPr>
          <w:rFonts w:ascii="Times New Roman" w:eastAsia="宋体" w:hAnsi="Times New Roman" w:cs="Times New Roman"/>
          <w:color w:val="000000"/>
          <w:kern w:val="0"/>
          <w:sz w:val="24"/>
          <w:szCs w:val="24"/>
        </w:rPr>
        <w:t xml:space="preserve"> </w:t>
      </w:r>
      <w:r w:rsidRPr="00A528C2">
        <w:rPr>
          <w:rFonts w:ascii="Times New Roman" w:eastAsia="宋体" w:hAnsi="Times New Roman" w:cs="Times New Roman"/>
          <w:color w:val="000000"/>
          <w:kern w:val="0"/>
          <w:sz w:val="24"/>
          <w:szCs w:val="24"/>
        </w:rPr>
        <w:t>was used to calculate the Normalized Sensitivity Coefficients</w:t>
      </w:r>
      <w:ins w:id="23" w:author="Yong" w:date="2013-12-15T16:26:00Z">
        <w:r w:rsidR="00E17434">
          <w:rPr>
            <w:rFonts w:ascii="Times New Roman" w:eastAsia="宋体" w:hAnsi="Times New Roman" w:cs="Times New Roman"/>
            <w:color w:val="000000"/>
            <w:kern w:val="0"/>
            <w:sz w:val="24"/>
            <w:szCs w:val="24"/>
          </w:rPr>
          <w:t xml:space="preserve"> </w:t>
        </w:r>
      </w:ins>
      <w:r w:rsidRPr="00A528C2">
        <w:rPr>
          <w:rFonts w:ascii="Times New Roman" w:eastAsia="宋体" w:hAnsi="Times New Roman" w:cs="Times New Roman"/>
          <w:color w:val="000000"/>
          <w:kern w:val="0"/>
          <w:sz w:val="24"/>
          <w:szCs w:val="24"/>
        </w:rPr>
        <w:t>(NSC) at a local point.</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718"/>
        <w:gridCol w:w="6868"/>
        <w:gridCol w:w="720"/>
      </w:tblGrid>
      <w:tr w:rsidR="00E351E3" w:rsidTr="00E351E3">
        <w:trPr>
          <w:jc w:val="center"/>
        </w:trPr>
        <w:tc>
          <w:tcPr>
            <w:tcW w:w="719" w:type="dxa"/>
            <w:tcMar>
              <w:top w:w="60" w:type="dxa"/>
              <w:bottom w:w="60" w:type="dxa"/>
            </w:tcMar>
            <w:vAlign w:val="center"/>
          </w:tcPr>
          <w:p w:rsidR="00E351E3" w:rsidRDefault="00E351E3" w:rsidP="00E351E3">
            <w:pPr>
              <w:pStyle w:val="MTDisplayEquation"/>
              <w:ind w:left="0"/>
            </w:pPr>
          </w:p>
        </w:tc>
        <w:tc>
          <w:tcPr>
            <w:tcW w:w="6873" w:type="dxa"/>
            <w:tcMar>
              <w:top w:w="60" w:type="dxa"/>
              <w:bottom w:w="60" w:type="dxa"/>
            </w:tcMar>
            <w:vAlign w:val="center"/>
          </w:tcPr>
          <w:p w:rsidR="00E351E3" w:rsidRDefault="00E351E3" w:rsidP="00E351E3">
            <w:pPr>
              <w:pStyle w:val="MTDisplayEquation"/>
              <w:ind w:left="0"/>
              <w:jc w:val="center"/>
            </w:pPr>
            <m:oMathPara>
              <m:oMath>
                <m:r>
                  <w:rPr>
                    <w:rFonts w:ascii="Cambria Math" w:hAnsi="Cambria Math"/>
                  </w:rPr>
                  <m:t>NS</m:t>
                </m:r>
                <m:sSub>
                  <m:sSubPr>
                    <m:ctrlPr>
                      <w:rPr>
                        <w:rFonts w:ascii="Cambria Math" w:hAnsi="Cambria Math"/>
                      </w:rPr>
                    </m:ctrlPr>
                  </m:sSubPr>
                  <m:e>
                    <m:r>
                      <w:rPr>
                        <w:rFonts w:ascii="Cambria Math" w:hAnsi="Cambria Math"/>
                      </w:rPr>
                      <m:t>C</m:t>
                    </m:r>
                  </m:e>
                  <m:sub>
                    <m:r>
                      <w:rPr>
                        <w:rFonts w:ascii="Cambria Math" w:hAnsi="Cambria Math"/>
                      </w:rPr>
                      <m:t>i</m:t>
                    </m:r>
                  </m:sub>
                </m:sSub>
                <m:sSub>
                  <m:sSubPr>
                    <m:ctrlPr>
                      <w:rPr>
                        <w:rFonts w:ascii="Cambria Math" w:hAnsi="Cambria Math"/>
                      </w:rPr>
                    </m:ctrlPr>
                  </m:sSubPr>
                  <m:e>
                    <m:r>
                      <m:rPr>
                        <m:sty m:val="p"/>
                      </m:rPr>
                      <w:rPr>
                        <w:rFonts w:ascii="Cambria Math" w:hAnsi="Cambria Math"/>
                      </w:rPr>
                      <m:t>,</m:t>
                    </m:r>
                  </m:e>
                  <m:sub>
                    <m:r>
                      <w:rPr>
                        <w:rFonts w:ascii="Cambria Math" w:hAnsi="Cambria Math"/>
                      </w:rPr>
                      <m:t>j</m:t>
                    </m:r>
                  </m:sub>
                </m:sSub>
                <m:r>
                  <m:rPr>
                    <m:sty m:val="p"/>
                  </m:rPr>
                  <w:rPr>
                    <w:rFonts w:ascii="Cambria Math" w:hAnsi="Cambria Math"/>
                  </w:rPr>
                  <m:t>=</m:t>
                </m:r>
                <m:f>
                  <m:fPr>
                    <m:ctrlPr>
                      <w:rPr>
                        <w:rFonts w:ascii="Cambria Math" w:hAnsi="Cambria Math"/>
                      </w:rPr>
                    </m:ctrlPr>
                  </m:fPr>
                  <m:num>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ij</m:t>
                            </m:r>
                          </m:sub>
                        </m:sSub>
                      </m:num>
                      <m:den>
                        <m:sSub>
                          <m:sSubPr>
                            <m:ctrlPr>
                              <w:rPr>
                                <w:rFonts w:ascii="Cambria Math" w:hAnsi="Cambria Math"/>
                              </w:rPr>
                            </m:ctrlPr>
                          </m:sSubPr>
                          <m:e>
                            <m:r>
                              <w:rPr>
                                <w:rFonts w:ascii="Cambria Math" w:hAnsi="Cambria Math"/>
                              </w:rPr>
                              <m:t>r</m:t>
                            </m:r>
                          </m:e>
                          <m:sub>
                            <m:r>
                              <w:rPr>
                                <w:rFonts w:ascii="Cambria Math" w:hAnsi="Cambria Math"/>
                              </w:rPr>
                              <m:t>ij</m:t>
                            </m:r>
                          </m:sub>
                        </m:sSub>
                      </m:den>
                    </m:f>
                  </m:num>
                  <m:den>
                    <m:f>
                      <m:fPr>
                        <m:ctrlPr>
                          <w:rPr>
                            <w:rFonts w:ascii="Cambria Math" w:hAnsi="Cambria Math"/>
                          </w:rPr>
                        </m:ctrlPr>
                      </m:fPr>
                      <m:num>
                        <m:r>
                          <m:rPr>
                            <m:sty m:val="p"/>
                          </m:rPr>
                          <w:rPr>
                            <w:rFonts w:ascii="Cambria Math" w:hAnsi="Cambria Math"/>
                          </w:rPr>
                          <m:t>∆</m:t>
                        </m:r>
                        <m:r>
                          <w:rPr>
                            <w:rFonts w:ascii="Cambria Math" w:hAnsi="Cambria Math"/>
                          </w:rPr>
                          <m:t>p</m:t>
                        </m:r>
                      </m:num>
                      <m:den>
                        <m:r>
                          <w:rPr>
                            <w:rFonts w:ascii="Cambria Math" w:hAnsi="Cambria Math"/>
                          </w:rPr>
                          <m:t>p</m:t>
                        </m:r>
                      </m:den>
                    </m:f>
                  </m:den>
                </m:f>
                <m:r>
                  <w:rPr>
                    <w:rFonts w:ascii="Cambria Math" w:hAnsi="Cambria Math"/>
                    <w:i/>
                    <w:position w:val="-4"/>
                  </w:rPr>
                  <w:object w:dxaOrig="180" w:dyaOrig="279">
                    <v:shape id="_x0000_i1042" type="#_x0000_t75" style="width:9.6pt;height:13.8pt" o:ole="">
                      <v:imagedata r:id="rId12" o:title=""/>
                    </v:shape>
                    <o:OLEObject Type="Embed" ProgID="Equation.DSMT4" ShapeID="_x0000_i1042" DrawAspect="Content" ObjectID="_1448886500" r:id="rId36"/>
                  </w:object>
                </m:r>
                <m:r>
                  <w:rPr>
                    <w:rFonts w:ascii="Cambria Math" w:hAnsi="Cambria Math"/>
                  </w:rPr>
                  <m:t xml:space="preserve"> </m:t>
                </m:r>
              </m:oMath>
            </m:oMathPara>
          </w:p>
        </w:tc>
        <w:tc>
          <w:tcPr>
            <w:tcW w:w="720" w:type="dxa"/>
            <w:tcMar>
              <w:top w:w="60" w:type="dxa"/>
              <w:bottom w:w="60" w:type="dxa"/>
            </w:tcMar>
            <w:vAlign w:val="center"/>
          </w:tcPr>
          <w:p w:rsidR="00E351E3" w:rsidRDefault="00592BD6" w:rsidP="00E351E3">
            <w:pPr>
              <w:pStyle w:val="MTDisplayEquation"/>
              <w:ind w:left="0"/>
              <w:jc w:val="right"/>
            </w:pPr>
            <w:r>
              <w:fldChar w:fldCharType="begin"/>
            </w:r>
            <w:r w:rsidR="00E351E3">
              <w:instrText xml:space="preserve"> MACROBUTTON MTPlaceRef \* MERGEFORMAT </w:instrText>
            </w:r>
            <w:r w:rsidR="00AF3191">
              <w:fldChar w:fldCharType="begin"/>
            </w:r>
            <w:r w:rsidR="00AF3191">
              <w:instrText xml:space="preserve"> SEQ MTEqn \h \* MERGEFORMAT </w:instrText>
            </w:r>
            <w:r w:rsidR="00AF3191">
              <w:fldChar w:fldCharType="end"/>
            </w:r>
            <w:bookmarkStart w:id="24" w:name="ZEqnNum312262"/>
            <w:r w:rsidR="00E351E3">
              <w:instrText>(</w:instrText>
            </w:r>
            <w:fldSimple w:instr=" SEQ MTChap \c \* Arabic \* MERGEFORMAT ">
              <w:r w:rsidR="00DA1F97">
                <w:rPr>
                  <w:noProof/>
                </w:rPr>
                <w:instrText>3</w:instrText>
              </w:r>
            </w:fldSimple>
            <w:r w:rsidR="00E351E3">
              <w:instrText>.</w:instrText>
            </w:r>
            <w:fldSimple w:instr=" SEQ MTEqn \c \* Arabic \* MERGEFORMAT ">
              <w:r w:rsidR="00DA1F97">
                <w:rPr>
                  <w:noProof/>
                </w:rPr>
                <w:instrText>17</w:instrText>
              </w:r>
            </w:fldSimple>
            <w:r w:rsidR="00E351E3">
              <w:instrText>)</w:instrText>
            </w:r>
            <w:bookmarkEnd w:id="24"/>
            <w:r>
              <w:fldChar w:fldCharType="end"/>
            </w:r>
          </w:p>
        </w:tc>
      </w:tr>
    </w:tbl>
    <w:p w:rsidR="00366D2F" w:rsidRPr="00E730CA" w:rsidRDefault="003C7D36" w:rsidP="00733E04">
      <w:pPr>
        <w:widowControl/>
        <w:shd w:val="clear" w:color="auto" w:fill="FFFFFF"/>
        <w:spacing w:before="96" w:after="120" w:line="480" w:lineRule="auto"/>
        <w:ind w:firstLine="420"/>
        <w:jc w:val="left"/>
        <w:rPr>
          <w:rFonts w:ascii="Times New Roman" w:eastAsia="宋体" w:hAnsi="Times New Roman" w:cs="Times New Roman"/>
          <w:color w:val="000000"/>
          <w:kern w:val="0"/>
          <w:sz w:val="24"/>
          <w:szCs w:val="24"/>
        </w:rPr>
      </w:pPr>
      <w:r w:rsidRPr="00A528C2">
        <w:rPr>
          <w:rFonts w:ascii="Times New Roman" w:hAnsi="Times New Roman" w:cs="Times New Roman"/>
          <w:color w:val="000000"/>
          <w:sz w:val="24"/>
          <w:szCs w:val="24"/>
          <w:shd w:val="clear" w:color="auto" w:fill="FFFFFF"/>
        </w:rPr>
        <w:t xml:space="preserve">In this </w:t>
      </w:r>
      <w:r w:rsidR="00E14FCF" w:rsidRPr="00A528C2">
        <w:rPr>
          <w:rFonts w:ascii="Times New Roman" w:hAnsi="Times New Roman" w:cs="Times New Roman"/>
          <w:color w:val="000000"/>
          <w:sz w:val="24"/>
          <w:szCs w:val="24"/>
          <w:shd w:val="clear" w:color="auto" w:fill="FFFFFF"/>
        </w:rPr>
        <w:t>equation, the</w:t>
      </w:r>
      <w:r w:rsidRPr="00A528C2">
        <w:rPr>
          <w:rFonts w:ascii="Times New Roman" w:hAnsi="Times New Roman" w:cs="Times New Roman"/>
          <w:color w:val="000000"/>
          <w:sz w:val="24"/>
          <w:szCs w:val="24"/>
          <w:shd w:val="clear" w:color="auto" w:fill="FFFFFF"/>
        </w:rPr>
        <w:t xml:space="preserve"> </w:t>
      </w:r>
      <w:proofErr w:type="spellStart"/>
      <w:r w:rsidRPr="00A528C2">
        <w:rPr>
          <w:rFonts w:ascii="Times New Roman" w:hAnsi="Times New Roman" w:cs="Times New Roman"/>
          <w:color w:val="000000"/>
          <w:sz w:val="24"/>
          <w:szCs w:val="24"/>
          <w:shd w:val="clear" w:color="auto" w:fill="FFFFFF"/>
        </w:rPr>
        <w:t>NSC</w:t>
      </w:r>
      <w:r w:rsidRPr="00A6161A">
        <w:rPr>
          <w:rFonts w:ascii="Times New Roman" w:hAnsi="Times New Roman" w:cs="Times New Roman"/>
          <w:color w:val="000000"/>
          <w:sz w:val="24"/>
          <w:szCs w:val="24"/>
          <w:shd w:val="clear" w:color="auto" w:fill="FFFFFF"/>
          <w:vertAlign w:val="subscript"/>
        </w:rPr>
        <w:t>i</w:t>
      </w:r>
      <w:proofErr w:type="gramStart"/>
      <w:r w:rsidRPr="00A6161A">
        <w:rPr>
          <w:rFonts w:ascii="Times New Roman" w:hAnsi="Times New Roman" w:cs="Times New Roman"/>
          <w:color w:val="000000"/>
          <w:sz w:val="24"/>
          <w:szCs w:val="24"/>
          <w:shd w:val="clear" w:color="auto" w:fill="FFFFFF"/>
          <w:vertAlign w:val="subscript"/>
        </w:rPr>
        <w:t>,j</w:t>
      </w:r>
      <w:proofErr w:type="spellEnd"/>
      <w:proofErr w:type="gramEnd"/>
      <w:r w:rsidRPr="00A528C2">
        <w:rPr>
          <w:rFonts w:ascii="Times New Roman" w:hAnsi="Times New Roman" w:cs="Times New Roman"/>
          <w:color w:val="000000"/>
          <w:sz w:val="24"/>
          <w:szCs w:val="24"/>
          <w:shd w:val="clear" w:color="auto" w:fill="FFFFFF"/>
        </w:rPr>
        <w:t xml:space="preserve"> is the N</w:t>
      </w:r>
      <w:r w:rsidR="00A528C2" w:rsidRPr="00A528C2">
        <w:rPr>
          <w:rFonts w:ascii="Times New Roman" w:hAnsi="Times New Roman" w:cs="Times New Roman"/>
          <w:color w:val="000000"/>
          <w:sz w:val="24"/>
          <w:szCs w:val="24"/>
          <w:shd w:val="clear" w:color="auto" w:fill="FFFFFF"/>
        </w:rPr>
        <w:t xml:space="preserve">SC for exposure route </w:t>
      </w:r>
      <w:proofErr w:type="spellStart"/>
      <w:r w:rsidR="00A528C2">
        <w:rPr>
          <w:rFonts w:ascii="Times New Roman" w:hAnsi="Times New Roman" w:cs="Times New Roman"/>
          <w:color w:val="000000"/>
          <w:sz w:val="24"/>
          <w:szCs w:val="24"/>
          <w:shd w:val="clear" w:color="auto" w:fill="FFFFFF"/>
        </w:rPr>
        <w:t>i</w:t>
      </w:r>
      <w:proofErr w:type="spellEnd"/>
      <w:r w:rsidR="00A528C2">
        <w:rPr>
          <w:rFonts w:ascii="Times New Roman" w:hAnsi="Times New Roman" w:cs="Times New Roman"/>
          <w:color w:val="000000"/>
          <w:sz w:val="24"/>
          <w:szCs w:val="24"/>
          <w:shd w:val="clear" w:color="auto" w:fill="FFFFFF"/>
        </w:rPr>
        <w:t xml:space="preserve"> </w:t>
      </w:r>
      <w:r w:rsidRPr="00A528C2">
        <w:rPr>
          <w:rFonts w:ascii="Times New Roman" w:hAnsi="Times New Roman" w:cs="Times New Roman"/>
          <w:color w:val="000000"/>
          <w:sz w:val="24"/>
          <w:szCs w:val="24"/>
          <w:shd w:val="clear" w:color="auto" w:fill="FFFFFF"/>
        </w:rPr>
        <w:t>(</w:t>
      </w:r>
      <w:r w:rsidR="00E14FCF" w:rsidRPr="00A528C2">
        <w:rPr>
          <w:rFonts w:ascii="Times New Roman" w:hAnsi="Times New Roman" w:cs="Times New Roman"/>
          <w:color w:val="000000"/>
          <w:sz w:val="24"/>
          <w:szCs w:val="24"/>
          <w:shd w:val="clear" w:color="auto" w:fill="FFFFFF"/>
        </w:rPr>
        <w:t>inhalation,</w:t>
      </w:r>
      <w:r w:rsidR="00E14FCF">
        <w:rPr>
          <w:rFonts w:ascii="Times New Roman" w:hAnsi="Times New Roman" w:cs="Times New Roman"/>
          <w:color w:val="000000"/>
          <w:sz w:val="24"/>
          <w:szCs w:val="24"/>
          <w:shd w:val="clear" w:color="auto" w:fill="FFFFFF"/>
        </w:rPr>
        <w:t xml:space="preserve"> ingestion,</w:t>
      </w:r>
      <w:r w:rsidR="00E14FCF" w:rsidRPr="00A528C2">
        <w:rPr>
          <w:rFonts w:ascii="Times New Roman" w:hAnsi="Times New Roman" w:cs="Times New Roman"/>
          <w:color w:val="000000"/>
          <w:sz w:val="24"/>
          <w:szCs w:val="24"/>
          <w:shd w:val="clear" w:color="auto" w:fill="FFFFFF"/>
        </w:rPr>
        <w:t xml:space="preserve"> dermal</w:t>
      </w:r>
      <w:r w:rsidRPr="00A528C2">
        <w:rPr>
          <w:rFonts w:ascii="Times New Roman" w:hAnsi="Times New Roman" w:cs="Times New Roman"/>
          <w:color w:val="000000"/>
          <w:sz w:val="24"/>
          <w:szCs w:val="24"/>
          <w:shd w:val="clear" w:color="auto" w:fill="FFFFFF"/>
        </w:rPr>
        <w:t xml:space="preserve">) in different climate </w:t>
      </w:r>
      <w:r w:rsidR="00E10779" w:rsidRPr="00A528C2">
        <w:rPr>
          <w:rFonts w:ascii="Times New Roman" w:hAnsi="Times New Roman" w:cs="Times New Roman"/>
          <w:color w:val="000000"/>
          <w:sz w:val="24"/>
          <w:szCs w:val="24"/>
          <w:shd w:val="clear" w:color="auto" w:fill="FFFFFF"/>
        </w:rPr>
        <w:t>regions</w:t>
      </w:r>
      <w:r w:rsidRPr="00A528C2">
        <w:rPr>
          <w:rFonts w:ascii="Times New Roman" w:hAnsi="Times New Roman" w:cs="Times New Roman"/>
          <w:color w:val="000000"/>
          <w:sz w:val="24"/>
          <w:szCs w:val="24"/>
          <w:shd w:val="clear" w:color="auto" w:fill="FFFFFF"/>
        </w:rPr>
        <w:t xml:space="preserve"> j. </w:t>
      </w:r>
      <w:r w:rsidR="00E17434">
        <w:rPr>
          <w:rFonts w:ascii="Times New Roman" w:hAnsi="Times New Roman" w:cs="Times New Roman"/>
          <w:color w:val="000000"/>
          <w:sz w:val="24"/>
          <w:szCs w:val="24"/>
          <w:shd w:val="clear" w:color="auto" w:fill="FFFFFF"/>
        </w:rPr>
        <w:t>T</w:t>
      </w:r>
      <w:r w:rsidR="00E17434" w:rsidRPr="00A528C2">
        <w:rPr>
          <w:rFonts w:ascii="Times New Roman" w:hAnsi="Times New Roman" w:cs="Times New Roman"/>
          <w:color w:val="000000"/>
          <w:sz w:val="24"/>
          <w:szCs w:val="24"/>
          <w:shd w:val="clear" w:color="auto" w:fill="FFFFFF"/>
        </w:rPr>
        <w:t xml:space="preserve">he </w:t>
      </w:r>
      <w:r w:rsidRPr="00A528C2">
        <w:rPr>
          <w:rFonts w:ascii="Times New Roman" w:hAnsi="Times New Roman" w:cs="Times New Roman"/>
          <w:color w:val="000000"/>
          <w:sz w:val="24"/>
          <w:szCs w:val="24"/>
          <w:shd w:val="clear" w:color="auto" w:fill="FFFFFF"/>
        </w:rPr>
        <w:t xml:space="preserve">p is the input parameter values </w:t>
      </w:r>
      <w:r w:rsidR="00584C87" w:rsidRPr="00A528C2">
        <w:rPr>
          <w:rFonts w:ascii="Times New Roman" w:hAnsi="Times New Roman" w:cs="Times New Roman"/>
          <w:color w:val="000000"/>
          <w:sz w:val="24"/>
          <w:szCs w:val="24"/>
          <w:shd w:val="clear" w:color="auto" w:fill="FFFFFF"/>
        </w:rPr>
        <w:t>matrix, and</w:t>
      </w:r>
      <w:r w:rsidRPr="00A528C2">
        <w:rPr>
          <w:rFonts w:ascii="Times New Roman" w:hAnsi="Times New Roman" w:cs="Times New Roman"/>
          <w:color w:val="000000"/>
          <w:sz w:val="24"/>
          <w:szCs w:val="24"/>
          <w:shd w:val="clear" w:color="auto" w:fill="FFFFFF"/>
        </w:rPr>
        <w:t xml:space="preserve"> r is the corresponding daily mean output of the exposure </w:t>
      </w:r>
      <w:r w:rsidR="00E14FCF" w:rsidRPr="00A528C2">
        <w:rPr>
          <w:rFonts w:ascii="Times New Roman" w:hAnsi="Times New Roman" w:cs="Times New Roman"/>
          <w:color w:val="000000"/>
          <w:sz w:val="24"/>
          <w:szCs w:val="24"/>
          <w:shd w:val="clear" w:color="auto" w:fill="FFFFFF"/>
        </w:rPr>
        <w:t>effect. The</w:t>
      </w:r>
      <w:r w:rsidRPr="00A528C2">
        <w:rPr>
          <w:rFonts w:ascii="Times New Roman" w:hAnsi="Times New Roman" w:cs="Times New Roman"/>
          <w:color w:val="000000"/>
          <w:sz w:val="24"/>
          <w:szCs w:val="24"/>
          <w:shd w:val="clear" w:color="auto" w:fill="FFFFFF"/>
        </w:rPr>
        <w:t xml:space="preserve"> </w:t>
      </w:r>
      <w:proofErr w:type="spellStart"/>
      <w:r w:rsidRPr="00A528C2">
        <w:rPr>
          <w:rFonts w:ascii="Times New Roman" w:hAnsi="Times New Roman" w:cs="Times New Roman"/>
          <w:color w:val="000000"/>
          <w:sz w:val="24"/>
          <w:szCs w:val="24"/>
          <w:shd w:val="clear" w:color="auto" w:fill="FFFFFF"/>
        </w:rPr>
        <w:t>Δ</w:t>
      </w:r>
      <w:r w:rsidR="00081329" w:rsidRPr="00A528C2">
        <w:rPr>
          <w:rFonts w:ascii="Times New Roman" w:hAnsi="Times New Roman" w:cs="Times New Roman"/>
          <w:color w:val="000000"/>
          <w:sz w:val="24"/>
          <w:szCs w:val="24"/>
          <w:shd w:val="clear" w:color="auto" w:fill="FFFFFF"/>
        </w:rPr>
        <w:t>r</w:t>
      </w:r>
      <w:proofErr w:type="spellEnd"/>
      <w:r w:rsidR="00081329" w:rsidRPr="00A528C2">
        <w:rPr>
          <w:rFonts w:ascii="Times New Roman" w:hAnsi="Times New Roman" w:cs="Times New Roman"/>
          <w:color w:val="000000"/>
          <w:sz w:val="24"/>
          <w:szCs w:val="24"/>
          <w:shd w:val="clear" w:color="auto" w:fill="FFFFFF"/>
        </w:rPr>
        <w:t xml:space="preserve"> and </w:t>
      </w:r>
      <w:proofErr w:type="spellStart"/>
      <w:proofErr w:type="gramStart"/>
      <w:r w:rsidRPr="00A528C2">
        <w:rPr>
          <w:rFonts w:ascii="Times New Roman" w:hAnsi="Times New Roman" w:cs="Times New Roman"/>
          <w:color w:val="000000"/>
          <w:sz w:val="24"/>
          <w:szCs w:val="24"/>
          <w:shd w:val="clear" w:color="auto" w:fill="FFFFFF"/>
        </w:rPr>
        <w:t>Δ</w:t>
      </w:r>
      <w:r w:rsidR="00081329" w:rsidRPr="00A528C2">
        <w:rPr>
          <w:rFonts w:ascii="Times New Roman" w:hAnsi="Times New Roman" w:cs="Times New Roman"/>
          <w:color w:val="000000"/>
          <w:sz w:val="24"/>
          <w:szCs w:val="24"/>
          <w:shd w:val="clear" w:color="auto" w:fill="FFFFFF"/>
        </w:rPr>
        <w:t>p</w:t>
      </w:r>
      <w:proofErr w:type="spellEnd"/>
      <w:proofErr w:type="gramEnd"/>
      <w:r w:rsidR="00081329" w:rsidRPr="00A528C2">
        <w:rPr>
          <w:rFonts w:ascii="Times New Roman" w:hAnsi="Times New Roman" w:cs="Times New Roman"/>
          <w:color w:val="000000"/>
          <w:sz w:val="24"/>
          <w:szCs w:val="24"/>
          <w:shd w:val="clear" w:color="auto" w:fill="FFFFFF"/>
        </w:rPr>
        <w:t xml:space="preserve"> is the corresponding perturbation of the parameter values and perturbation of the output,</w:t>
      </w:r>
      <w:r w:rsidR="00E14FCF">
        <w:rPr>
          <w:rFonts w:ascii="Times New Roman" w:hAnsi="Times New Roman" w:cs="Times New Roman"/>
          <w:color w:val="000000"/>
          <w:sz w:val="24"/>
          <w:szCs w:val="24"/>
          <w:shd w:val="clear" w:color="auto" w:fill="FFFFFF"/>
        </w:rPr>
        <w:t xml:space="preserve"> </w:t>
      </w:r>
      <w:r w:rsidR="00081329" w:rsidRPr="00A528C2">
        <w:rPr>
          <w:rFonts w:ascii="Times New Roman" w:hAnsi="Times New Roman" w:cs="Times New Roman"/>
          <w:color w:val="000000"/>
          <w:sz w:val="24"/>
          <w:szCs w:val="24"/>
          <w:shd w:val="clear" w:color="auto" w:fill="FFFFFF"/>
        </w:rPr>
        <w:t>respectively.</w:t>
      </w:r>
      <w:r w:rsidR="00E14FCF">
        <w:rPr>
          <w:rFonts w:ascii="Times New Roman" w:hAnsi="Times New Roman" w:cs="Times New Roman"/>
          <w:color w:val="000000"/>
          <w:sz w:val="24"/>
          <w:szCs w:val="24"/>
          <w:shd w:val="clear" w:color="auto" w:fill="FFFFFF"/>
        </w:rPr>
        <w:t xml:space="preserve"> </w:t>
      </w:r>
      <w:r w:rsidR="00DE10B1" w:rsidRPr="00A528C2">
        <w:rPr>
          <w:rFonts w:ascii="Times New Roman" w:hAnsi="Times New Roman" w:cs="Times New Roman"/>
          <w:color w:val="000000"/>
          <w:sz w:val="24"/>
          <w:szCs w:val="24"/>
          <w:shd w:val="clear" w:color="auto" w:fill="FFFFFF"/>
        </w:rPr>
        <w:t xml:space="preserve">The global NSC of </w:t>
      </w:r>
      <w:r w:rsidR="00E17434">
        <w:rPr>
          <w:rFonts w:ascii="Times New Roman" w:hAnsi="Times New Roman" w:cs="Times New Roman"/>
          <w:color w:val="000000"/>
          <w:sz w:val="24"/>
          <w:szCs w:val="24"/>
          <w:shd w:val="clear" w:color="auto" w:fill="FFFFFF"/>
        </w:rPr>
        <w:t xml:space="preserve">a </w:t>
      </w:r>
      <w:r w:rsidR="00DE10B1" w:rsidRPr="00A528C2">
        <w:rPr>
          <w:rFonts w:ascii="Times New Roman" w:hAnsi="Times New Roman" w:cs="Times New Roman"/>
          <w:color w:val="000000"/>
          <w:sz w:val="24"/>
          <w:szCs w:val="24"/>
          <w:shd w:val="clear" w:color="auto" w:fill="FFFFFF"/>
        </w:rPr>
        <w:t xml:space="preserve">certain parameter, NSCg could be defined as the mean of the corresponding local sensitivities. </w:t>
      </w:r>
      <w:commentRangeStart w:id="25"/>
      <w:r w:rsidR="00411BF4" w:rsidRPr="00A528C2">
        <w:rPr>
          <w:rFonts w:ascii="Times New Roman" w:hAnsi="Times New Roman" w:cs="Times New Roman"/>
          <w:color w:val="000000"/>
          <w:sz w:val="24"/>
          <w:szCs w:val="24"/>
          <w:shd w:val="clear" w:color="auto" w:fill="FFFFFF"/>
        </w:rPr>
        <w:t xml:space="preserve">We obtained the </w:t>
      </w:r>
      <w:r w:rsidR="00E17434">
        <w:rPr>
          <w:rFonts w:ascii="Times New Roman" w:hAnsi="Times New Roman" w:cs="Times New Roman"/>
          <w:color w:val="000000"/>
          <w:sz w:val="24"/>
          <w:szCs w:val="24"/>
          <w:shd w:val="clear" w:color="auto" w:fill="FFFFFF"/>
        </w:rPr>
        <w:t xml:space="preserve">absolute </w:t>
      </w:r>
      <w:r w:rsidR="00411BF4" w:rsidRPr="00A528C2">
        <w:rPr>
          <w:rFonts w:ascii="Times New Roman" w:hAnsi="Times New Roman" w:cs="Times New Roman"/>
          <w:color w:val="000000"/>
          <w:sz w:val="24"/>
          <w:szCs w:val="24"/>
          <w:shd w:val="clear" w:color="auto" w:fill="FFFFFF"/>
        </w:rPr>
        <w:t xml:space="preserve">mean </w:t>
      </w:r>
      <m:oMath>
        <m:acc>
          <m:accPr>
            <m:chr m:val="̅"/>
            <m:ctrlPr>
              <w:rPr>
                <w:rFonts w:hAnsi="Times New Roman" w:cs="Times New Roman"/>
                <w:color w:val="000000"/>
                <w:sz w:val="24"/>
                <w:szCs w:val="24"/>
                <w:shd w:val="clear" w:color="auto" w:fill="FFFFFF"/>
              </w:rPr>
            </m:ctrlPr>
          </m:accPr>
          <m:e>
            <m:r>
              <m:rPr>
                <m:sty m:val="p"/>
              </m:rPr>
              <w:rPr>
                <w:rFonts w:cs="Times New Roman"/>
                <w:color w:val="000000"/>
                <w:sz w:val="24"/>
                <w:szCs w:val="24"/>
                <w:shd w:val="clear" w:color="auto" w:fill="FFFFFF"/>
              </w:rPr>
              <m:t>NSCg</m:t>
            </m:r>
          </m:e>
        </m:acc>
      </m:oMath>
      <w:r w:rsidR="00411BF4" w:rsidRPr="00A528C2">
        <w:rPr>
          <w:rFonts w:ascii="Times New Roman" w:hAnsi="Times New Roman" w:cs="Times New Roman"/>
          <w:color w:val="000000"/>
          <w:sz w:val="24"/>
          <w:szCs w:val="24"/>
          <w:shd w:val="clear" w:color="auto" w:fill="FFFFFF"/>
        </w:rPr>
        <w:t xml:space="preserve"> for each route and </w:t>
      </w:r>
      <w:r w:rsidR="00E17434">
        <w:rPr>
          <w:rFonts w:ascii="Times New Roman" w:hAnsi="Times New Roman" w:cs="Times New Roman"/>
          <w:color w:val="000000"/>
          <w:sz w:val="24"/>
          <w:szCs w:val="24"/>
          <w:shd w:val="clear" w:color="auto" w:fill="FFFFFF"/>
        </w:rPr>
        <w:t>region</w:t>
      </w:r>
      <w:r w:rsidR="00E17434" w:rsidRPr="00A528C2">
        <w:rPr>
          <w:rFonts w:ascii="Times New Roman" w:hAnsi="Times New Roman" w:cs="Times New Roman"/>
          <w:color w:val="000000"/>
          <w:sz w:val="24"/>
          <w:szCs w:val="24"/>
          <w:shd w:val="clear" w:color="auto" w:fill="FFFFFF"/>
        </w:rPr>
        <w:t xml:space="preserve"> </w:t>
      </w:r>
      <w:r w:rsidR="00411BF4" w:rsidRPr="00A528C2">
        <w:rPr>
          <w:rFonts w:ascii="Times New Roman" w:hAnsi="Times New Roman" w:cs="Times New Roman"/>
          <w:color w:val="000000"/>
          <w:sz w:val="24"/>
          <w:szCs w:val="24"/>
          <w:shd w:val="clear" w:color="auto" w:fill="FFFFFF"/>
        </w:rPr>
        <w:t xml:space="preserve">by </w:t>
      </w:r>
      <w:r w:rsidR="00E14FCF" w:rsidRPr="00A528C2">
        <w:rPr>
          <w:rFonts w:ascii="Times New Roman" w:hAnsi="Times New Roman" w:cs="Times New Roman"/>
          <w:color w:val="000000"/>
          <w:sz w:val="24"/>
          <w:szCs w:val="24"/>
          <w:shd w:val="clear" w:color="auto" w:fill="FFFFFF"/>
        </w:rPr>
        <w:t>averaging</w:t>
      </w:r>
      <w:r w:rsidR="00411BF4" w:rsidRPr="00A528C2">
        <w:rPr>
          <w:rFonts w:ascii="Times New Roman" w:hAnsi="Times New Roman" w:cs="Times New Roman"/>
          <w:color w:val="000000"/>
          <w:sz w:val="24"/>
          <w:szCs w:val="24"/>
          <w:shd w:val="clear" w:color="auto" w:fill="FFFFFF"/>
        </w:rPr>
        <w:t xml:space="preserve"> the NSC values </w:t>
      </w:r>
      <w:r w:rsidR="00E17434">
        <w:rPr>
          <w:rFonts w:ascii="Times New Roman" w:hAnsi="Times New Roman" w:cs="Times New Roman"/>
          <w:color w:val="000000"/>
          <w:sz w:val="24"/>
          <w:szCs w:val="24"/>
          <w:shd w:val="clear" w:color="auto" w:fill="FFFFFF"/>
        </w:rPr>
        <w:t>for that route and region</w:t>
      </w:r>
      <w:r w:rsidR="00E14FCF" w:rsidRPr="00A528C2">
        <w:rPr>
          <w:rFonts w:ascii="Times New Roman" w:hAnsi="Times New Roman" w:cs="Times New Roman"/>
          <w:color w:val="000000"/>
          <w:sz w:val="24"/>
          <w:szCs w:val="24"/>
          <w:shd w:val="clear" w:color="auto" w:fill="FFFFFF"/>
        </w:rPr>
        <w:t>. The</w:t>
      </w:r>
      <w:r w:rsidR="00DE10B1" w:rsidRPr="00A528C2">
        <w:rPr>
          <w:rFonts w:ascii="Times New Roman" w:hAnsi="Times New Roman" w:cs="Times New Roman"/>
          <w:color w:val="000000"/>
          <w:sz w:val="24"/>
          <w:szCs w:val="24"/>
          <w:shd w:val="clear" w:color="auto" w:fill="FFFFFF"/>
        </w:rPr>
        <w:t xml:space="preserve"> </w:t>
      </w:r>
      <w:r w:rsidR="00E17434">
        <w:rPr>
          <w:rFonts w:ascii="Times New Roman" w:hAnsi="Times New Roman" w:cs="Times New Roman"/>
          <w:color w:val="000000"/>
          <w:sz w:val="24"/>
          <w:szCs w:val="24"/>
          <w:shd w:val="clear" w:color="auto" w:fill="FFFFFF"/>
        </w:rPr>
        <w:t xml:space="preserve">mean </w:t>
      </w:r>
      <w:r w:rsidR="00DE10B1" w:rsidRPr="00A528C2">
        <w:rPr>
          <w:rFonts w:ascii="Times New Roman" w:hAnsi="Times New Roman" w:cs="Times New Roman"/>
          <w:color w:val="000000"/>
          <w:sz w:val="24"/>
          <w:szCs w:val="24"/>
          <w:shd w:val="clear" w:color="auto" w:fill="FFFFFF"/>
        </w:rPr>
        <w:t xml:space="preserve">standard </w:t>
      </w:r>
      <w:r w:rsidR="00E14FCF" w:rsidRPr="00A528C2">
        <w:rPr>
          <w:rFonts w:ascii="Times New Roman" w:hAnsi="Times New Roman" w:cs="Times New Roman"/>
          <w:color w:val="000000"/>
          <w:sz w:val="24"/>
          <w:szCs w:val="24"/>
          <w:shd w:val="clear" w:color="auto" w:fill="FFFFFF"/>
        </w:rPr>
        <w:t>deviations, in</w:t>
      </w:r>
      <w:r w:rsidR="00DE10B1" w:rsidRPr="00A528C2">
        <w:rPr>
          <w:rFonts w:ascii="Times New Roman" w:hAnsi="Times New Roman" w:cs="Times New Roman"/>
          <w:color w:val="000000"/>
          <w:sz w:val="24"/>
          <w:szCs w:val="24"/>
          <w:shd w:val="clear" w:color="auto" w:fill="FFFFFF"/>
        </w:rPr>
        <w:t xml:space="preserve"> a similar </w:t>
      </w:r>
      <w:proofErr w:type="gramStart"/>
      <w:r w:rsidR="00DE10B1" w:rsidRPr="00A528C2">
        <w:rPr>
          <w:rFonts w:ascii="Times New Roman" w:hAnsi="Times New Roman" w:cs="Times New Roman"/>
          <w:color w:val="000000"/>
          <w:sz w:val="24"/>
          <w:szCs w:val="24"/>
          <w:shd w:val="clear" w:color="auto" w:fill="FFFFFF"/>
        </w:rPr>
        <w:t xml:space="preserve">way </w:t>
      </w:r>
      <w:r w:rsidR="007B08A6" w:rsidRPr="00A528C2">
        <w:rPr>
          <w:rFonts w:ascii="Times New Roman" w:hAnsi="Times New Roman" w:cs="Times New Roman"/>
          <w:color w:val="000000"/>
          <w:sz w:val="24"/>
          <w:szCs w:val="24"/>
          <w:shd w:val="clear" w:color="auto" w:fill="FFFFFF"/>
        </w:rPr>
        <w:t>,</w:t>
      </w:r>
      <w:proofErr w:type="gramEnd"/>
      <w:r w:rsidR="007B08A6" w:rsidRPr="00A528C2">
        <w:rPr>
          <w:rFonts w:ascii="Times New Roman" w:hAnsi="Times New Roman" w:cs="Times New Roman"/>
          <w:color w:val="000000"/>
          <w:sz w:val="24"/>
          <w:szCs w:val="24"/>
          <w:shd w:val="clear" w:color="auto" w:fill="FFFFFF"/>
        </w:rPr>
        <w:t xml:space="preserve"> are average over each exposure path and </w:t>
      </w:r>
      <w:r w:rsidR="007B08A6" w:rsidRPr="00A528C2">
        <w:rPr>
          <w:rFonts w:ascii="Times New Roman" w:hAnsi="Times New Roman" w:cs="Times New Roman"/>
          <w:color w:val="000000"/>
          <w:sz w:val="24"/>
          <w:szCs w:val="24"/>
          <w:shd w:val="clear" w:color="auto" w:fill="FFFFFF"/>
        </w:rPr>
        <w:lastRenderedPageBreak/>
        <w:t>different climate</w:t>
      </w:r>
      <w:r w:rsidR="007B08A6" w:rsidRPr="007E0204">
        <w:rPr>
          <w:rFonts w:ascii="Times New Roman" w:eastAsia="宋体" w:hAnsi="Times New Roman" w:cs="Times New Roman"/>
          <w:color w:val="000000"/>
          <w:kern w:val="0"/>
          <w:sz w:val="24"/>
          <w:szCs w:val="24"/>
        </w:rPr>
        <w:t xml:space="preserve"> </w:t>
      </w:r>
      <w:r w:rsidR="00E10779">
        <w:rPr>
          <w:rFonts w:ascii="Times New Roman" w:eastAsia="宋体" w:hAnsi="Times New Roman" w:cs="Times New Roman"/>
          <w:color w:val="000000"/>
          <w:kern w:val="0"/>
          <w:sz w:val="24"/>
          <w:szCs w:val="24"/>
        </w:rPr>
        <w:t>regions</w:t>
      </w:r>
      <w:r w:rsidR="007B08A6" w:rsidRPr="007E0204">
        <w:rPr>
          <w:rFonts w:ascii="Times New Roman" w:eastAsia="宋体" w:hAnsi="Times New Roman" w:cs="Times New Roman"/>
          <w:color w:val="000000"/>
          <w:kern w:val="0"/>
          <w:sz w:val="24"/>
          <w:szCs w:val="24"/>
        </w:rPr>
        <w:t>.</w:t>
      </w:r>
      <w:r w:rsidR="00E14FCF">
        <w:rPr>
          <w:rFonts w:ascii="Times New Roman" w:eastAsia="宋体" w:hAnsi="Times New Roman" w:cs="Times New Roman"/>
          <w:color w:val="000000"/>
          <w:kern w:val="0"/>
          <w:sz w:val="24"/>
          <w:szCs w:val="24"/>
        </w:rPr>
        <w:t xml:space="preserve"> </w:t>
      </w:r>
      <w:commentRangeEnd w:id="25"/>
      <w:r w:rsidR="00E17434">
        <w:rPr>
          <w:rStyle w:val="ae"/>
        </w:rPr>
        <w:commentReference w:id="25"/>
      </w:r>
      <w:r w:rsidR="007B08A6" w:rsidRPr="007E0204">
        <w:rPr>
          <w:rFonts w:ascii="Times New Roman" w:eastAsia="宋体" w:hAnsi="Times New Roman" w:cs="Times New Roman"/>
          <w:color w:val="000000"/>
          <w:kern w:val="0"/>
          <w:sz w:val="24"/>
          <w:szCs w:val="24"/>
        </w:rPr>
        <w:t xml:space="preserve">Then these values could be used to evaluate the interaction and </w:t>
      </w:r>
      <w:r w:rsidR="00E14FCF" w:rsidRPr="007E0204">
        <w:rPr>
          <w:rFonts w:ascii="Times New Roman" w:eastAsia="宋体" w:hAnsi="Times New Roman" w:cs="Times New Roman"/>
          <w:color w:val="000000"/>
          <w:kern w:val="0"/>
          <w:sz w:val="24"/>
          <w:szCs w:val="24"/>
        </w:rPr>
        <w:t>nonlinearity</w:t>
      </w:r>
      <w:r w:rsidR="007B08A6" w:rsidRPr="007E0204">
        <w:rPr>
          <w:rFonts w:ascii="Times New Roman" w:eastAsia="宋体" w:hAnsi="Times New Roman" w:cs="Times New Roman"/>
          <w:color w:val="000000"/>
          <w:kern w:val="0"/>
          <w:sz w:val="24"/>
          <w:szCs w:val="24"/>
        </w:rPr>
        <w:t xml:space="preserve"> effect of input parameters on modeling output</w:t>
      </w:r>
    </w:p>
    <w:p w:rsidR="00366D2F" w:rsidRPr="007E0204" w:rsidRDefault="002C789B" w:rsidP="007E0204">
      <w:pPr>
        <w:pStyle w:val="2"/>
        <w:rPr>
          <w:rFonts w:ascii="Times New Roman" w:hAnsi="Times New Roman" w:cs="Times New Roman"/>
        </w:rPr>
      </w:pPr>
      <w:r>
        <w:rPr>
          <w:rFonts w:ascii="Times New Roman" w:hAnsi="Times New Roman" w:cs="Times New Roman"/>
        </w:rPr>
        <w:t>Statisti</w:t>
      </w:r>
      <w:r w:rsidR="00E730CA">
        <w:rPr>
          <w:rFonts w:ascii="Times New Roman" w:hAnsi="Times New Roman" w:cs="Times New Roman"/>
        </w:rPr>
        <w:t xml:space="preserve">cs of </w:t>
      </w:r>
      <w:r w:rsidR="00E14FCF">
        <w:rPr>
          <w:rFonts w:ascii="Times New Roman" w:hAnsi="Times New Roman" w:cs="Times New Roman"/>
        </w:rPr>
        <w:t>C</w:t>
      </w:r>
      <w:r w:rsidR="00E14FCF" w:rsidRPr="007E0204">
        <w:rPr>
          <w:rFonts w:ascii="Times New Roman" w:hAnsi="Times New Roman" w:cs="Times New Roman"/>
        </w:rPr>
        <w:t>oncentrations</w:t>
      </w:r>
      <w:r w:rsidR="00366D2F" w:rsidRPr="007E0204">
        <w:rPr>
          <w:rFonts w:ascii="Times New Roman" w:hAnsi="Times New Roman" w:cs="Times New Roman"/>
        </w:rPr>
        <w:t>,</w:t>
      </w:r>
      <w:r w:rsidR="00E14FCF">
        <w:rPr>
          <w:rFonts w:ascii="Times New Roman" w:hAnsi="Times New Roman" w:cs="Times New Roman"/>
        </w:rPr>
        <w:t xml:space="preserve"> </w:t>
      </w:r>
      <w:r w:rsidR="00366D2F" w:rsidRPr="007E0204">
        <w:rPr>
          <w:rFonts w:ascii="Times New Roman" w:hAnsi="Times New Roman" w:cs="Times New Roman"/>
        </w:rPr>
        <w:t xml:space="preserve">Exposure and </w:t>
      </w:r>
      <w:r w:rsidR="00E14FCF" w:rsidRPr="007E0204">
        <w:rPr>
          <w:rFonts w:ascii="Times New Roman" w:hAnsi="Times New Roman" w:cs="Times New Roman"/>
        </w:rPr>
        <w:t>Sensitivity</w:t>
      </w:r>
      <w:r w:rsidR="00366D2F" w:rsidRPr="007E0204">
        <w:rPr>
          <w:rFonts w:ascii="Times New Roman" w:hAnsi="Times New Roman" w:cs="Times New Roman"/>
        </w:rPr>
        <w:t xml:space="preserve"> Analysis</w:t>
      </w:r>
    </w:p>
    <w:p w:rsidR="00323344" w:rsidRPr="00E83E28" w:rsidDel="000D7FE0" w:rsidRDefault="00366D2F" w:rsidP="00275B52">
      <w:pPr>
        <w:widowControl/>
        <w:spacing w:before="96" w:after="120" w:line="480" w:lineRule="auto"/>
        <w:ind w:firstLine="720"/>
        <w:jc w:val="left"/>
        <w:rPr>
          <w:del w:id="26" w:author="Yong" w:date="2013-12-15T16:18:00Z"/>
          <w:rFonts w:ascii="Times New Roman" w:hAnsi="Times New Roman" w:cs="Times New Roman"/>
          <w:color w:val="000000"/>
          <w:sz w:val="24"/>
          <w:szCs w:val="24"/>
          <w:shd w:val="clear" w:color="auto" w:fill="FFFFFF"/>
        </w:rPr>
      </w:pPr>
      <w:r w:rsidRPr="00E83E28">
        <w:rPr>
          <w:rFonts w:ascii="Times New Roman" w:hAnsi="Times New Roman" w:cs="Times New Roman"/>
          <w:color w:val="000000"/>
          <w:sz w:val="24"/>
          <w:szCs w:val="24"/>
          <w:shd w:val="clear" w:color="auto" w:fill="FFFFFF"/>
        </w:rPr>
        <w:t xml:space="preserve">To generated statistics of </w:t>
      </w:r>
      <w:r w:rsidR="00E14FCF" w:rsidRPr="00E83E28">
        <w:rPr>
          <w:rFonts w:ascii="Times New Roman" w:hAnsi="Times New Roman" w:cs="Times New Roman"/>
          <w:color w:val="000000"/>
          <w:sz w:val="24"/>
          <w:szCs w:val="24"/>
          <w:shd w:val="clear" w:color="auto" w:fill="FFFFFF"/>
        </w:rPr>
        <w:t>concentrations, surface</w:t>
      </w:r>
      <w:r w:rsidRPr="00E83E28">
        <w:rPr>
          <w:rFonts w:ascii="Times New Roman" w:hAnsi="Times New Roman" w:cs="Times New Roman"/>
          <w:color w:val="000000"/>
          <w:sz w:val="24"/>
          <w:szCs w:val="24"/>
          <w:shd w:val="clear" w:color="auto" w:fill="FFFFFF"/>
        </w:rPr>
        <w:t xml:space="preserve"> </w:t>
      </w:r>
      <w:r w:rsidR="00E14FCF" w:rsidRPr="00E83E28">
        <w:rPr>
          <w:rFonts w:ascii="Times New Roman" w:hAnsi="Times New Roman" w:cs="Times New Roman"/>
          <w:color w:val="000000"/>
          <w:sz w:val="24"/>
          <w:szCs w:val="24"/>
          <w:shd w:val="clear" w:color="auto" w:fill="FFFFFF"/>
        </w:rPr>
        <w:t>loading, exposures</w:t>
      </w:r>
      <w:r w:rsidRPr="00E83E28">
        <w:rPr>
          <w:rFonts w:ascii="Times New Roman" w:hAnsi="Times New Roman" w:cs="Times New Roman"/>
          <w:color w:val="000000"/>
          <w:sz w:val="24"/>
          <w:szCs w:val="24"/>
          <w:shd w:val="clear" w:color="auto" w:fill="FFFFFF"/>
        </w:rPr>
        <w:t xml:space="preserve"> and sensitivity </w:t>
      </w:r>
      <w:r w:rsidR="00E14FCF" w:rsidRPr="00E83E28">
        <w:rPr>
          <w:rFonts w:ascii="Times New Roman" w:hAnsi="Times New Roman" w:cs="Times New Roman"/>
          <w:color w:val="000000"/>
          <w:sz w:val="24"/>
          <w:szCs w:val="24"/>
          <w:shd w:val="clear" w:color="auto" w:fill="FFFFFF"/>
        </w:rPr>
        <w:t>analysis, simulations</w:t>
      </w:r>
      <w:r w:rsidRPr="00E83E28">
        <w:rPr>
          <w:rFonts w:ascii="Times New Roman" w:hAnsi="Times New Roman" w:cs="Times New Roman"/>
          <w:color w:val="000000"/>
          <w:sz w:val="24"/>
          <w:szCs w:val="24"/>
          <w:shd w:val="clear" w:color="auto" w:fill="FFFFFF"/>
        </w:rPr>
        <w:t xml:space="preserve"> were conducted using 100000</w:t>
      </w:r>
      <w:r w:rsidR="00323344" w:rsidRPr="00E83E28">
        <w:rPr>
          <w:rFonts w:ascii="Times New Roman" w:hAnsi="Times New Roman" w:cs="Times New Roman"/>
          <w:color w:val="000000"/>
          <w:sz w:val="24"/>
          <w:szCs w:val="24"/>
          <w:shd w:val="clear" w:color="auto" w:fill="FFFFFF"/>
        </w:rPr>
        <w:t xml:space="preserve"> </w:t>
      </w:r>
      <w:r w:rsidR="00E17434">
        <w:rPr>
          <w:rFonts w:ascii="Times New Roman" w:hAnsi="Times New Roman" w:cs="Times New Roman"/>
          <w:color w:val="000000"/>
          <w:sz w:val="24"/>
          <w:szCs w:val="24"/>
          <w:shd w:val="clear" w:color="auto" w:fill="FFFFFF"/>
        </w:rPr>
        <w:t>“</w:t>
      </w:r>
      <w:r w:rsidRPr="00E83E28">
        <w:rPr>
          <w:rFonts w:ascii="Times New Roman" w:hAnsi="Times New Roman" w:cs="Times New Roman"/>
          <w:color w:val="000000"/>
          <w:sz w:val="24"/>
          <w:szCs w:val="24"/>
          <w:shd w:val="clear" w:color="auto" w:fill="FFFFFF"/>
        </w:rPr>
        <w:t>virtual residents</w:t>
      </w:r>
      <w:r w:rsidR="00323344" w:rsidRPr="00E83E28">
        <w:rPr>
          <w:rFonts w:ascii="Times New Roman" w:hAnsi="Times New Roman" w:cs="Times New Roman"/>
          <w:color w:val="000000"/>
          <w:sz w:val="24"/>
          <w:szCs w:val="24"/>
          <w:shd w:val="clear" w:color="auto" w:fill="FFFFFF"/>
        </w:rPr>
        <w:t xml:space="preserve">” </w:t>
      </w:r>
      <w:r w:rsidRPr="00E83E28">
        <w:rPr>
          <w:rFonts w:ascii="Times New Roman" w:hAnsi="Times New Roman" w:cs="Times New Roman"/>
          <w:color w:val="000000"/>
          <w:sz w:val="24"/>
          <w:szCs w:val="24"/>
          <w:shd w:val="clear" w:color="auto" w:fill="FFFFFF"/>
        </w:rPr>
        <w:t xml:space="preserve">in </w:t>
      </w:r>
      <w:r w:rsidR="00323344" w:rsidRPr="00E83E28">
        <w:rPr>
          <w:rFonts w:ascii="Times New Roman" w:hAnsi="Times New Roman" w:cs="Times New Roman"/>
          <w:color w:val="000000"/>
          <w:sz w:val="24"/>
          <w:szCs w:val="24"/>
          <w:shd w:val="clear" w:color="auto" w:fill="FFFFFF"/>
        </w:rPr>
        <w:t>these 9</w:t>
      </w:r>
      <w:r w:rsidR="00E14FCF">
        <w:rPr>
          <w:rFonts w:ascii="Times New Roman" w:hAnsi="Times New Roman" w:cs="Times New Roman"/>
          <w:color w:val="000000"/>
          <w:sz w:val="24"/>
          <w:szCs w:val="24"/>
          <w:shd w:val="clear" w:color="auto" w:fill="FFFFFF"/>
        </w:rPr>
        <w:t xml:space="preserve"> d</w:t>
      </w:r>
      <w:r w:rsidR="00E14FCF" w:rsidRPr="00E83E28">
        <w:rPr>
          <w:rFonts w:ascii="Times New Roman" w:hAnsi="Times New Roman" w:cs="Times New Roman"/>
          <w:color w:val="000000"/>
          <w:sz w:val="24"/>
          <w:szCs w:val="24"/>
          <w:shd w:val="clear" w:color="auto" w:fill="FFFFFF"/>
        </w:rPr>
        <w:t>ifferent</w:t>
      </w:r>
      <w:r w:rsidR="00323344" w:rsidRPr="00E83E28">
        <w:rPr>
          <w:rFonts w:ascii="Times New Roman" w:hAnsi="Times New Roman" w:cs="Times New Roman"/>
          <w:color w:val="000000"/>
          <w:sz w:val="24"/>
          <w:szCs w:val="24"/>
          <w:shd w:val="clear" w:color="auto" w:fill="FFFFFF"/>
        </w:rPr>
        <w:t xml:space="preserve"> </w:t>
      </w:r>
      <w:r w:rsidR="00E14FCF" w:rsidRPr="00E83E28">
        <w:rPr>
          <w:rFonts w:ascii="Times New Roman" w:hAnsi="Times New Roman" w:cs="Times New Roman"/>
          <w:color w:val="000000"/>
          <w:sz w:val="24"/>
          <w:szCs w:val="24"/>
          <w:shd w:val="clear" w:color="auto" w:fill="FFFFFF"/>
        </w:rPr>
        <w:t>climate</w:t>
      </w:r>
      <w:r w:rsidR="00323344" w:rsidRPr="00E83E28">
        <w:rPr>
          <w:rFonts w:ascii="Times New Roman" w:hAnsi="Times New Roman" w:cs="Times New Roman"/>
          <w:color w:val="000000"/>
          <w:sz w:val="24"/>
          <w:szCs w:val="24"/>
          <w:shd w:val="clear" w:color="auto" w:fill="FFFFFF"/>
        </w:rPr>
        <w:t xml:space="preserve"> </w:t>
      </w:r>
      <w:r w:rsidR="00E14FCF" w:rsidRPr="00E83E28">
        <w:rPr>
          <w:rFonts w:ascii="Times New Roman" w:hAnsi="Times New Roman" w:cs="Times New Roman"/>
          <w:color w:val="000000"/>
          <w:sz w:val="24"/>
          <w:szCs w:val="24"/>
          <w:shd w:val="clear" w:color="auto" w:fill="FFFFFF"/>
        </w:rPr>
        <w:t>regions. Each</w:t>
      </w:r>
      <w:r w:rsidR="00323344" w:rsidRPr="00E83E28">
        <w:rPr>
          <w:rFonts w:ascii="Times New Roman" w:hAnsi="Times New Roman" w:cs="Times New Roman"/>
          <w:color w:val="000000"/>
          <w:sz w:val="24"/>
          <w:szCs w:val="24"/>
          <w:shd w:val="clear" w:color="auto" w:fill="FFFFFF"/>
        </w:rPr>
        <w:t xml:space="preserve"> resident will experience the whole flowering season with 5 kinds of pollens in different </w:t>
      </w:r>
      <w:r w:rsidR="00E14FCF" w:rsidRPr="00E83E28">
        <w:rPr>
          <w:rFonts w:ascii="Times New Roman" w:hAnsi="Times New Roman" w:cs="Times New Roman"/>
          <w:color w:val="000000"/>
          <w:sz w:val="24"/>
          <w:szCs w:val="24"/>
          <w:shd w:val="clear" w:color="auto" w:fill="FFFFFF"/>
        </w:rPr>
        <w:t>scenario</w:t>
      </w:r>
      <w:r w:rsidR="00E17434">
        <w:rPr>
          <w:rFonts w:ascii="Times New Roman" w:hAnsi="Times New Roman" w:cs="Times New Roman"/>
          <w:color w:val="000000"/>
          <w:sz w:val="24"/>
          <w:szCs w:val="24"/>
          <w:shd w:val="clear" w:color="auto" w:fill="FFFFFF"/>
        </w:rPr>
        <w:t>s</w:t>
      </w:r>
      <w:r w:rsidR="00E14FCF" w:rsidRPr="00E83E28">
        <w:rPr>
          <w:rFonts w:ascii="Times New Roman" w:hAnsi="Times New Roman" w:cs="Times New Roman"/>
          <w:color w:val="000000"/>
          <w:sz w:val="24"/>
          <w:szCs w:val="24"/>
          <w:shd w:val="clear" w:color="auto" w:fill="FFFFFF"/>
        </w:rPr>
        <w:t xml:space="preserve"> (</w:t>
      </w:r>
      <w:r w:rsidR="00323344" w:rsidRPr="00E83E28">
        <w:rPr>
          <w:rFonts w:ascii="Times New Roman" w:hAnsi="Times New Roman" w:cs="Times New Roman"/>
          <w:color w:val="000000"/>
          <w:sz w:val="24"/>
          <w:szCs w:val="24"/>
          <w:shd w:val="clear" w:color="auto" w:fill="FFFFFF"/>
        </w:rPr>
        <w:t>outdoor and indoor).</w:t>
      </w:r>
      <w:r w:rsidR="000D7FE0">
        <w:rPr>
          <w:rFonts w:ascii="Times New Roman" w:hAnsi="Times New Roman" w:cs="Times New Roman"/>
          <w:color w:val="000000"/>
          <w:sz w:val="24"/>
          <w:szCs w:val="24"/>
          <w:shd w:val="clear" w:color="auto" w:fill="FFFFFF"/>
        </w:rPr>
        <w:t xml:space="preserve"> </w:t>
      </w:r>
      <w:r w:rsidR="000D7FE0">
        <w:rPr>
          <w:rFonts w:ascii="Times New Roman" w:hAnsi="Times New Roman" w:cs="Times New Roman"/>
          <w:color w:val="000000"/>
          <w:sz w:val="24"/>
          <w:szCs w:val="24"/>
          <w:shd w:val="clear" w:color="auto" w:fill="FFFFFF"/>
        </w:rPr>
        <w:br w:type="page"/>
      </w:r>
    </w:p>
    <w:p w:rsidR="007455B6" w:rsidRDefault="007455B6" w:rsidP="00713C12">
      <w:pPr>
        <w:pStyle w:val="1"/>
        <w:rPr>
          <w:rFonts w:hint="eastAsia"/>
        </w:rPr>
      </w:pPr>
      <w:r w:rsidRPr="007455B6">
        <w:rPr>
          <w:rFonts w:hint="eastAsia"/>
        </w:rPr>
        <w:lastRenderedPageBreak/>
        <w:t>Result and Discussion</w:t>
      </w:r>
      <w:r w:rsidR="00DC6450">
        <w:rPr>
          <w:rFonts w:hint="eastAsia"/>
        </w:rPr>
        <w:t xml:space="preserve">   </w:t>
      </w:r>
      <w:r>
        <w:rPr>
          <w:rFonts w:hint="eastAsia"/>
        </w:rPr>
        <w:t xml:space="preserve"> </w:t>
      </w:r>
    </w:p>
    <w:p w:rsidR="001F6FA0" w:rsidRPr="004C7C64" w:rsidRDefault="001F6FA0" w:rsidP="001F6FA0">
      <w:pPr>
        <w:pStyle w:val="2"/>
        <w:ind w:firstLine="630"/>
      </w:pPr>
      <w:r w:rsidRPr="004C7C64">
        <w:t xml:space="preserve">Pollen </w:t>
      </w:r>
      <w:r>
        <w:t>Season Discussion</w:t>
      </w:r>
    </w:p>
    <w:p w:rsidR="001F6FA0" w:rsidRPr="001F6FA0" w:rsidRDefault="001F6FA0" w:rsidP="001F6FA0">
      <w:pPr>
        <w:spacing w:line="480" w:lineRule="auto"/>
        <w:ind w:firstLine="420"/>
        <w:rPr>
          <w:rFonts w:ascii="Times New Roman" w:hAnsi="Times New Roman" w:cs="Times New Roman"/>
          <w:color w:val="000000"/>
          <w:sz w:val="24"/>
          <w:szCs w:val="24"/>
          <w:shd w:val="clear" w:color="auto" w:fill="FFFFFF"/>
        </w:rPr>
      </w:pPr>
      <w:r w:rsidRPr="001F6FA0">
        <w:rPr>
          <w:rFonts w:ascii="Times New Roman" w:hAnsi="Times New Roman" w:cs="Times New Roman"/>
          <w:color w:val="000000"/>
          <w:sz w:val="24"/>
          <w:szCs w:val="24"/>
          <w:shd w:val="clear" w:color="auto" w:fill="FFFFFF"/>
        </w:rPr>
        <w:t>For most of the studied stations, comparison of mean pollen indices between the periods of 1994–2000 and 2001–2011 showed that these five different species pollen were observed to flower 1–2 weeks earlier; The observed pollen season lengths varied for Ambrosia, Artemisia, Betula, Gramineae and Quercus across the different monitoring stations in the United States. Optimum initial date and base temperature for start date was found to be 25th July for Ambrosia [</w:t>
      </w:r>
      <w:r w:rsidRPr="001F6FA0">
        <w:rPr>
          <w:rFonts w:ascii="Times New Roman" w:hAnsi="Times New Roman" w:cs="Times New Roman"/>
          <w:color w:val="000000"/>
          <w:sz w:val="24"/>
          <w:szCs w:val="24"/>
          <w:shd w:val="clear" w:color="auto" w:fill="FFFFFF"/>
        </w:rPr>
        <w:fldChar w:fldCharType="begin"/>
      </w:r>
      <w:r w:rsidRPr="001F6FA0">
        <w:rPr>
          <w:rFonts w:ascii="Times New Roman" w:hAnsi="Times New Roman" w:cs="Times New Roman"/>
          <w:color w:val="000000"/>
          <w:sz w:val="24"/>
          <w:szCs w:val="24"/>
          <w:shd w:val="clear" w:color="auto" w:fill="FFFFFF"/>
        </w:rPr>
        <w:instrText xml:space="preserve"> REF _Ref374526417 \h </w:instrText>
      </w:r>
      <w:r>
        <w:rPr>
          <w:rFonts w:ascii="Times New Roman" w:hAnsi="Times New Roman" w:cs="Times New Roman"/>
          <w:color w:val="000000"/>
          <w:sz w:val="24"/>
          <w:szCs w:val="24"/>
          <w:shd w:val="clear" w:color="auto" w:fill="FFFFFF"/>
        </w:rPr>
        <w:instrText xml:space="preserve"> \* MERGEFORMAT </w:instrText>
      </w:r>
      <w:r w:rsidRPr="001F6FA0">
        <w:rPr>
          <w:rFonts w:ascii="Times New Roman" w:hAnsi="Times New Roman" w:cs="Times New Roman"/>
          <w:color w:val="000000"/>
          <w:sz w:val="24"/>
          <w:szCs w:val="24"/>
          <w:shd w:val="clear" w:color="auto" w:fill="FFFFFF"/>
        </w:rPr>
      </w:r>
      <w:r w:rsidRPr="001F6FA0">
        <w:rPr>
          <w:rFonts w:ascii="Times New Roman" w:hAnsi="Times New Roman" w:cs="Times New Roman"/>
          <w:color w:val="000000"/>
          <w:sz w:val="24"/>
          <w:szCs w:val="24"/>
          <w:shd w:val="clear" w:color="auto" w:fill="FFFFFF"/>
        </w:rPr>
        <w:fldChar w:fldCharType="separate"/>
      </w:r>
      <w:r w:rsidR="00DA1F97" w:rsidRPr="00DA1F97">
        <w:rPr>
          <w:rFonts w:ascii="Times New Roman" w:hAnsi="Times New Roman" w:cs="Times New Roman"/>
          <w:color w:val="000000"/>
          <w:sz w:val="24"/>
          <w:szCs w:val="24"/>
          <w:shd w:val="clear" w:color="auto" w:fill="FFFFFF"/>
        </w:rPr>
        <w:t>Figure 9</w:t>
      </w:r>
      <w:r w:rsidRPr="001F6FA0">
        <w:rPr>
          <w:rFonts w:ascii="Times New Roman" w:hAnsi="Times New Roman" w:cs="Times New Roman"/>
          <w:color w:val="000000"/>
          <w:sz w:val="24"/>
          <w:szCs w:val="24"/>
          <w:shd w:val="clear" w:color="auto" w:fill="FFFFFF"/>
        </w:rPr>
        <w:fldChar w:fldCharType="end"/>
      </w:r>
      <w:r w:rsidRPr="001F6FA0">
        <w:rPr>
          <w:rFonts w:ascii="Times New Roman" w:hAnsi="Times New Roman" w:cs="Times New Roman"/>
          <w:color w:val="000000"/>
          <w:sz w:val="24"/>
          <w:szCs w:val="24"/>
          <w:shd w:val="clear" w:color="auto" w:fill="FFFFFF"/>
        </w:rPr>
        <w:t>]. The start data for Artemisia is 11th April [</w:t>
      </w:r>
      <w:r w:rsidRPr="001F6FA0">
        <w:rPr>
          <w:rFonts w:ascii="Times New Roman" w:hAnsi="Times New Roman" w:cs="Times New Roman"/>
          <w:color w:val="000000"/>
          <w:sz w:val="24"/>
          <w:szCs w:val="24"/>
          <w:shd w:val="clear" w:color="auto" w:fill="FFFFFF"/>
        </w:rPr>
        <w:fldChar w:fldCharType="begin"/>
      </w:r>
      <w:r w:rsidRPr="001F6FA0">
        <w:rPr>
          <w:rFonts w:ascii="Times New Roman" w:hAnsi="Times New Roman" w:cs="Times New Roman"/>
          <w:color w:val="000000"/>
          <w:sz w:val="24"/>
          <w:szCs w:val="24"/>
          <w:shd w:val="clear" w:color="auto" w:fill="FFFFFF"/>
        </w:rPr>
        <w:instrText xml:space="preserve"> REF _Ref374526485 \h </w:instrText>
      </w:r>
      <w:r>
        <w:rPr>
          <w:rFonts w:ascii="Times New Roman" w:hAnsi="Times New Roman" w:cs="Times New Roman"/>
          <w:color w:val="000000"/>
          <w:sz w:val="24"/>
          <w:szCs w:val="24"/>
          <w:shd w:val="clear" w:color="auto" w:fill="FFFFFF"/>
        </w:rPr>
        <w:instrText xml:space="preserve"> \* MERGEFORMAT </w:instrText>
      </w:r>
      <w:r w:rsidRPr="001F6FA0">
        <w:rPr>
          <w:rFonts w:ascii="Times New Roman" w:hAnsi="Times New Roman" w:cs="Times New Roman"/>
          <w:color w:val="000000"/>
          <w:sz w:val="24"/>
          <w:szCs w:val="24"/>
          <w:shd w:val="clear" w:color="auto" w:fill="FFFFFF"/>
        </w:rPr>
      </w:r>
      <w:r w:rsidRPr="001F6FA0">
        <w:rPr>
          <w:rFonts w:ascii="Times New Roman" w:hAnsi="Times New Roman" w:cs="Times New Roman"/>
          <w:color w:val="000000"/>
          <w:sz w:val="24"/>
          <w:szCs w:val="24"/>
          <w:shd w:val="clear" w:color="auto" w:fill="FFFFFF"/>
        </w:rPr>
        <w:fldChar w:fldCharType="separate"/>
      </w:r>
      <w:r w:rsidR="00DA1F97" w:rsidRPr="00DA1F97">
        <w:rPr>
          <w:rFonts w:ascii="Times New Roman" w:hAnsi="Times New Roman" w:cs="Times New Roman"/>
          <w:color w:val="000000"/>
          <w:sz w:val="24"/>
          <w:szCs w:val="24"/>
          <w:shd w:val="clear" w:color="auto" w:fill="FFFFFF"/>
        </w:rPr>
        <w:t>Figure 10</w:t>
      </w:r>
      <w:r w:rsidRPr="001F6FA0">
        <w:rPr>
          <w:rFonts w:ascii="Times New Roman" w:hAnsi="Times New Roman" w:cs="Times New Roman"/>
          <w:color w:val="000000"/>
          <w:sz w:val="24"/>
          <w:szCs w:val="24"/>
          <w:shd w:val="clear" w:color="auto" w:fill="FFFFFF"/>
        </w:rPr>
        <w:fldChar w:fldCharType="end"/>
      </w:r>
      <w:r w:rsidRPr="001F6FA0">
        <w:rPr>
          <w:rFonts w:ascii="Times New Roman" w:hAnsi="Times New Roman" w:cs="Times New Roman"/>
          <w:color w:val="000000"/>
          <w:sz w:val="24"/>
          <w:szCs w:val="24"/>
          <w:shd w:val="clear" w:color="auto" w:fill="FFFFFF"/>
        </w:rPr>
        <w:t>]</w:t>
      </w:r>
      <w:proofErr w:type="gramStart"/>
      <w:r w:rsidRPr="001F6FA0">
        <w:rPr>
          <w:rFonts w:ascii="Times New Roman" w:hAnsi="Times New Roman" w:cs="Times New Roman"/>
          <w:color w:val="000000"/>
          <w:sz w:val="24"/>
          <w:szCs w:val="24"/>
          <w:shd w:val="clear" w:color="auto" w:fill="FFFFFF"/>
        </w:rPr>
        <w:t>,</w:t>
      </w:r>
      <w:proofErr w:type="gramEnd"/>
      <w:r w:rsidRPr="001F6FA0">
        <w:rPr>
          <w:rFonts w:ascii="Times New Roman" w:hAnsi="Times New Roman" w:cs="Times New Roman"/>
          <w:color w:val="000000"/>
          <w:sz w:val="24"/>
          <w:szCs w:val="24"/>
          <w:shd w:val="clear" w:color="auto" w:fill="FFFFFF"/>
        </w:rPr>
        <w:t xml:space="preserve"> the start data for Betula is 29th March [</w:t>
      </w:r>
      <w:r w:rsidRPr="001F6FA0">
        <w:rPr>
          <w:rFonts w:ascii="Times New Roman" w:hAnsi="Times New Roman" w:cs="Times New Roman"/>
          <w:color w:val="000000"/>
          <w:sz w:val="24"/>
          <w:szCs w:val="24"/>
          <w:shd w:val="clear" w:color="auto" w:fill="FFFFFF"/>
        </w:rPr>
        <w:fldChar w:fldCharType="begin"/>
      </w:r>
      <w:r w:rsidRPr="001F6FA0">
        <w:rPr>
          <w:rFonts w:ascii="Times New Roman" w:hAnsi="Times New Roman" w:cs="Times New Roman"/>
          <w:color w:val="000000"/>
          <w:sz w:val="24"/>
          <w:szCs w:val="24"/>
          <w:shd w:val="clear" w:color="auto" w:fill="FFFFFF"/>
        </w:rPr>
        <w:instrText xml:space="preserve"> REF _Ref374526676 \h </w:instrText>
      </w:r>
      <w:r>
        <w:rPr>
          <w:rFonts w:ascii="Times New Roman" w:hAnsi="Times New Roman" w:cs="Times New Roman"/>
          <w:color w:val="000000"/>
          <w:sz w:val="24"/>
          <w:szCs w:val="24"/>
          <w:shd w:val="clear" w:color="auto" w:fill="FFFFFF"/>
        </w:rPr>
        <w:instrText xml:space="preserve"> \* MERGEFORMAT </w:instrText>
      </w:r>
      <w:r w:rsidRPr="001F6FA0">
        <w:rPr>
          <w:rFonts w:ascii="Times New Roman" w:hAnsi="Times New Roman" w:cs="Times New Roman"/>
          <w:color w:val="000000"/>
          <w:sz w:val="24"/>
          <w:szCs w:val="24"/>
          <w:shd w:val="clear" w:color="auto" w:fill="FFFFFF"/>
        </w:rPr>
      </w:r>
      <w:r w:rsidRPr="001F6FA0">
        <w:rPr>
          <w:rFonts w:ascii="Times New Roman" w:hAnsi="Times New Roman" w:cs="Times New Roman"/>
          <w:color w:val="000000"/>
          <w:sz w:val="24"/>
          <w:szCs w:val="24"/>
          <w:shd w:val="clear" w:color="auto" w:fill="FFFFFF"/>
        </w:rPr>
        <w:fldChar w:fldCharType="separate"/>
      </w:r>
      <w:r w:rsidR="00DA1F97" w:rsidRPr="00DA1F97">
        <w:rPr>
          <w:rFonts w:ascii="Times New Roman" w:hAnsi="Times New Roman" w:cs="Times New Roman"/>
          <w:color w:val="000000"/>
          <w:sz w:val="24"/>
          <w:szCs w:val="24"/>
          <w:shd w:val="clear" w:color="auto" w:fill="FFFFFF"/>
        </w:rPr>
        <w:t>Figure 11</w:t>
      </w:r>
      <w:r w:rsidRPr="001F6FA0">
        <w:rPr>
          <w:rFonts w:ascii="Times New Roman" w:hAnsi="Times New Roman" w:cs="Times New Roman"/>
          <w:color w:val="000000"/>
          <w:sz w:val="24"/>
          <w:szCs w:val="24"/>
          <w:shd w:val="clear" w:color="auto" w:fill="FFFFFF"/>
        </w:rPr>
        <w:fldChar w:fldCharType="end"/>
      </w:r>
      <w:r w:rsidRPr="001F6FA0">
        <w:rPr>
          <w:rFonts w:ascii="Times New Roman" w:hAnsi="Times New Roman" w:cs="Times New Roman"/>
          <w:color w:val="000000"/>
          <w:sz w:val="24"/>
          <w:szCs w:val="24"/>
          <w:shd w:val="clear" w:color="auto" w:fill="FFFFFF"/>
        </w:rPr>
        <w:t>]. The start date for Gramineae is 28th April [</w:t>
      </w:r>
      <w:r w:rsidRPr="001F6FA0">
        <w:rPr>
          <w:rFonts w:ascii="Times New Roman" w:hAnsi="Times New Roman" w:cs="Times New Roman"/>
          <w:color w:val="000000"/>
          <w:sz w:val="24"/>
          <w:szCs w:val="24"/>
          <w:shd w:val="clear" w:color="auto" w:fill="FFFFFF"/>
        </w:rPr>
        <w:fldChar w:fldCharType="begin"/>
      </w:r>
      <w:r w:rsidRPr="001F6FA0">
        <w:rPr>
          <w:rFonts w:ascii="Times New Roman" w:hAnsi="Times New Roman" w:cs="Times New Roman"/>
          <w:color w:val="000000"/>
          <w:sz w:val="24"/>
          <w:szCs w:val="24"/>
          <w:shd w:val="clear" w:color="auto" w:fill="FFFFFF"/>
        </w:rPr>
        <w:instrText xml:space="preserve"> REF _Ref374526681 \h </w:instrText>
      </w:r>
      <w:r>
        <w:rPr>
          <w:rFonts w:ascii="Times New Roman" w:hAnsi="Times New Roman" w:cs="Times New Roman"/>
          <w:color w:val="000000"/>
          <w:sz w:val="24"/>
          <w:szCs w:val="24"/>
          <w:shd w:val="clear" w:color="auto" w:fill="FFFFFF"/>
        </w:rPr>
        <w:instrText xml:space="preserve"> \* MERGEFORMAT </w:instrText>
      </w:r>
      <w:r w:rsidRPr="001F6FA0">
        <w:rPr>
          <w:rFonts w:ascii="Times New Roman" w:hAnsi="Times New Roman" w:cs="Times New Roman"/>
          <w:color w:val="000000"/>
          <w:sz w:val="24"/>
          <w:szCs w:val="24"/>
          <w:shd w:val="clear" w:color="auto" w:fill="FFFFFF"/>
        </w:rPr>
      </w:r>
      <w:r w:rsidRPr="001F6FA0">
        <w:rPr>
          <w:rFonts w:ascii="Times New Roman" w:hAnsi="Times New Roman" w:cs="Times New Roman"/>
          <w:color w:val="000000"/>
          <w:sz w:val="24"/>
          <w:szCs w:val="24"/>
          <w:shd w:val="clear" w:color="auto" w:fill="FFFFFF"/>
        </w:rPr>
        <w:fldChar w:fldCharType="separate"/>
      </w:r>
      <w:r w:rsidR="00DA1F97" w:rsidRPr="00DA1F97">
        <w:rPr>
          <w:rFonts w:ascii="Times New Roman" w:hAnsi="Times New Roman" w:cs="Times New Roman"/>
          <w:color w:val="000000"/>
          <w:sz w:val="24"/>
          <w:szCs w:val="24"/>
          <w:shd w:val="clear" w:color="auto" w:fill="FFFFFF"/>
        </w:rPr>
        <w:t>Figure 12</w:t>
      </w:r>
      <w:r w:rsidRPr="001F6FA0">
        <w:rPr>
          <w:rFonts w:ascii="Times New Roman" w:hAnsi="Times New Roman" w:cs="Times New Roman"/>
          <w:color w:val="000000"/>
          <w:sz w:val="24"/>
          <w:szCs w:val="24"/>
          <w:shd w:val="clear" w:color="auto" w:fill="FFFFFF"/>
        </w:rPr>
        <w:fldChar w:fldCharType="end"/>
      </w:r>
      <w:r w:rsidRPr="001F6FA0">
        <w:rPr>
          <w:rFonts w:ascii="Times New Roman" w:hAnsi="Times New Roman" w:cs="Times New Roman"/>
          <w:color w:val="000000"/>
          <w:sz w:val="24"/>
          <w:szCs w:val="24"/>
          <w:shd w:val="clear" w:color="auto" w:fill="FFFFFF"/>
        </w:rPr>
        <w:t>] .the start date for Quercus is 22nd March [</w:t>
      </w:r>
      <w:r w:rsidRPr="001F6FA0">
        <w:rPr>
          <w:rFonts w:ascii="Times New Roman" w:hAnsi="Times New Roman" w:cs="Times New Roman"/>
          <w:color w:val="000000"/>
          <w:sz w:val="24"/>
          <w:szCs w:val="24"/>
          <w:shd w:val="clear" w:color="auto" w:fill="FFFFFF"/>
        </w:rPr>
        <w:fldChar w:fldCharType="begin"/>
      </w:r>
      <w:r w:rsidRPr="001F6FA0">
        <w:rPr>
          <w:rFonts w:ascii="Times New Roman" w:hAnsi="Times New Roman" w:cs="Times New Roman"/>
          <w:color w:val="000000"/>
          <w:sz w:val="24"/>
          <w:szCs w:val="24"/>
          <w:shd w:val="clear" w:color="auto" w:fill="FFFFFF"/>
        </w:rPr>
        <w:instrText xml:space="preserve"> REF _Ref374526692 \h </w:instrText>
      </w:r>
      <w:r>
        <w:rPr>
          <w:rFonts w:ascii="Times New Roman" w:hAnsi="Times New Roman" w:cs="Times New Roman"/>
          <w:color w:val="000000"/>
          <w:sz w:val="24"/>
          <w:szCs w:val="24"/>
          <w:shd w:val="clear" w:color="auto" w:fill="FFFFFF"/>
        </w:rPr>
        <w:instrText xml:space="preserve"> \* MERGEFORMAT </w:instrText>
      </w:r>
      <w:r w:rsidRPr="001F6FA0">
        <w:rPr>
          <w:rFonts w:ascii="Times New Roman" w:hAnsi="Times New Roman" w:cs="Times New Roman"/>
          <w:color w:val="000000"/>
          <w:sz w:val="24"/>
          <w:szCs w:val="24"/>
          <w:shd w:val="clear" w:color="auto" w:fill="FFFFFF"/>
        </w:rPr>
      </w:r>
      <w:r w:rsidRPr="001F6FA0">
        <w:rPr>
          <w:rFonts w:ascii="Times New Roman" w:hAnsi="Times New Roman" w:cs="Times New Roman"/>
          <w:color w:val="000000"/>
          <w:sz w:val="24"/>
          <w:szCs w:val="24"/>
          <w:shd w:val="clear" w:color="auto" w:fill="FFFFFF"/>
        </w:rPr>
        <w:fldChar w:fldCharType="separate"/>
      </w:r>
      <w:r w:rsidR="00DA1F97" w:rsidRPr="00DA1F97">
        <w:rPr>
          <w:rFonts w:ascii="Times New Roman" w:hAnsi="Times New Roman" w:cs="Times New Roman"/>
          <w:color w:val="000000"/>
          <w:sz w:val="24"/>
          <w:szCs w:val="24"/>
          <w:shd w:val="clear" w:color="auto" w:fill="FFFFFF"/>
        </w:rPr>
        <w:t>Figure 13</w:t>
      </w:r>
      <w:r w:rsidRPr="001F6FA0">
        <w:rPr>
          <w:rFonts w:ascii="Times New Roman" w:hAnsi="Times New Roman" w:cs="Times New Roman"/>
          <w:color w:val="000000"/>
          <w:sz w:val="24"/>
          <w:szCs w:val="24"/>
          <w:shd w:val="clear" w:color="auto" w:fill="FFFFFF"/>
        </w:rPr>
        <w:fldChar w:fldCharType="end"/>
      </w:r>
      <w:r w:rsidRPr="001F6FA0">
        <w:rPr>
          <w:rFonts w:ascii="Times New Roman" w:hAnsi="Times New Roman" w:cs="Times New Roman"/>
          <w:color w:val="000000"/>
          <w:sz w:val="24"/>
          <w:szCs w:val="24"/>
          <w:shd w:val="clear" w:color="auto" w:fill="FFFFFF"/>
        </w:rPr>
        <w:t xml:space="preserve">].the pollen season lasts roughly 3months for each species, respectively. Simulation results indicated that responses of these different kinds of pollens to </w:t>
      </w:r>
      <w:r w:rsidRPr="008F7242">
        <w:rPr>
          <w:rFonts w:ascii="Times New Roman" w:hAnsi="Times New Roman" w:cs="Times New Roman"/>
          <w:color w:val="000000"/>
          <w:sz w:val="24"/>
          <w:szCs w:val="24"/>
          <w:shd w:val="clear" w:color="auto" w:fill="FFFFFF"/>
        </w:rPr>
        <w:t>climate</w:t>
      </w:r>
      <w:r>
        <w:rPr>
          <w:rFonts w:ascii="Times New Roman" w:hAnsi="Times New Roman" w:cs="Times New Roman"/>
          <w:color w:val="000000"/>
          <w:sz w:val="24"/>
          <w:szCs w:val="24"/>
          <w:shd w:val="clear" w:color="auto" w:fill="FFFFFF"/>
        </w:rPr>
        <w:t xml:space="preserve"> </w:t>
      </w:r>
      <w:r w:rsidRPr="008F7242">
        <w:rPr>
          <w:rFonts w:ascii="Times New Roman" w:hAnsi="Times New Roman" w:cs="Times New Roman"/>
          <w:color w:val="000000"/>
          <w:sz w:val="24"/>
          <w:szCs w:val="24"/>
          <w:shd w:val="clear" w:color="auto" w:fill="FFFFFF"/>
        </w:rPr>
        <w:t>are expected to vary for different regions.</w:t>
      </w:r>
      <w:r w:rsidRPr="00713C12">
        <w:rPr>
          <w:rFonts w:ascii="Times New Roman" w:hAnsi="Times New Roman" w:cs="Times New Roman"/>
          <w:color w:val="000000"/>
          <w:sz w:val="24"/>
          <w:szCs w:val="24"/>
          <w:shd w:val="clear" w:color="auto" w:fill="FFFFFF"/>
        </w:rPr>
        <w:t xml:space="preserve"> Observed airborne pollen counts were obtained from monitoring stations of the American Academy of Allergy Asthma and Immunology (AAAAI) located in 9 different climate </w:t>
      </w:r>
      <w:r>
        <w:rPr>
          <w:rFonts w:ascii="Times New Roman" w:hAnsi="Times New Roman" w:cs="Times New Roman"/>
          <w:color w:val="000000"/>
          <w:sz w:val="24"/>
          <w:szCs w:val="24"/>
          <w:shd w:val="clear" w:color="auto" w:fill="FFFFFF"/>
        </w:rPr>
        <w:t>regions</w:t>
      </w:r>
      <w:r w:rsidRPr="00713C12">
        <w:rPr>
          <w:rFonts w:ascii="Times New Roman" w:hAnsi="Times New Roman" w:cs="Times New Roman"/>
          <w:color w:val="000000"/>
          <w:sz w:val="24"/>
          <w:szCs w:val="24"/>
          <w:shd w:val="clear" w:color="auto" w:fill="FFFFFF"/>
        </w:rPr>
        <w:t>. The reported pollen data were classified only at the level of genus. Species under genus of Ambrosia,</w:t>
      </w:r>
      <w:r>
        <w:rPr>
          <w:rFonts w:ascii="Times New Roman" w:hAnsi="Times New Roman" w:cs="Times New Roman"/>
          <w:color w:val="000000"/>
          <w:sz w:val="24"/>
          <w:szCs w:val="24"/>
          <w:shd w:val="clear" w:color="auto" w:fill="FFFFFF"/>
        </w:rPr>
        <w:t xml:space="preserve"> </w:t>
      </w:r>
      <w:r w:rsidRPr="00713C12">
        <w:rPr>
          <w:rFonts w:ascii="Times New Roman" w:hAnsi="Times New Roman" w:cs="Times New Roman"/>
          <w:color w:val="000000"/>
          <w:sz w:val="24"/>
          <w:szCs w:val="24"/>
          <w:shd w:val="clear" w:color="auto" w:fill="FFFFFF"/>
        </w:rPr>
        <w:t>Artemisia,</w:t>
      </w:r>
      <w:r>
        <w:rPr>
          <w:rFonts w:ascii="Times New Roman" w:hAnsi="Times New Roman" w:cs="Times New Roman"/>
          <w:color w:val="000000"/>
          <w:sz w:val="24"/>
          <w:szCs w:val="24"/>
          <w:shd w:val="clear" w:color="auto" w:fill="FFFFFF"/>
        </w:rPr>
        <w:t xml:space="preserve"> </w:t>
      </w:r>
      <w:r w:rsidRPr="00713C12">
        <w:rPr>
          <w:rFonts w:ascii="Times New Roman" w:hAnsi="Times New Roman" w:cs="Times New Roman"/>
          <w:color w:val="000000"/>
          <w:sz w:val="24"/>
          <w:szCs w:val="24"/>
          <w:shd w:val="clear" w:color="auto" w:fill="FFFFFF"/>
        </w:rPr>
        <w:t>Betula,</w:t>
      </w:r>
      <w:r>
        <w:rPr>
          <w:rFonts w:ascii="Times New Roman" w:hAnsi="Times New Roman" w:cs="Times New Roman"/>
          <w:color w:val="000000"/>
          <w:sz w:val="24"/>
          <w:szCs w:val="24"/>
          <w:shd w:val="clear" w:color="auto" w:fill="FFFFFF"/>
        </w:rPr>
        <w:t xml:space="preserve"> </w:t>
      </w:r>
      <w:r w:rsidRPr="00713C12">
        <w:rPr>
          <w:rFonts w:ascii="Times New Roman" w:hAnsi="Times New Roman" w:cs="Times New Roman"/>
          <w:color w:val="000000"/>
          <w:sz w:val="24"/>
          <w:szCs w:val="24"/>
          <w:shd w:val="clear" w:color="auto" w:fill="FFFFFF"/>
        </w:rPr>
        <w:t>Gramineae or Quercus were not differentiated.</w:t>
      </w:r>
      <w:r w:rsidRPr="00C01CDF">
        <w:rPr>
          <w:rFonts w:ascii="Times New Roman" w:hAnsi="Times New Roman" w:cs="Times New Roman"/>
          <w:color w:val="000000"/>
          <w:sz w:val="24"/>
          <w:szCs w:val="24"/>
          <w:shd w:val="clear" w:color="auto" w:fill="FFFFFF"/>
        </w:rPr>
        <w:t xml:space="preserve"> Data used here are from March to </w:t>
      </w:r>
      <w:r>
        <w:rPr>
          <w:rFonts w:ascii="Times New Roman" w:hAnsi="Times New Roman" w:cs="Times New Roman"/>
          <w:color w:val="000000"/>
          <w:sz w:val="24"/>
          <w:szCs w:val="24"/>
          <w:shd w:val="clear" w:color="auto" w:fill="FFFFFF"/>
        </w:rPr>
        <w:t>September</w:t>
      </w:r>
      <w:r w:rsidRPr="00C01CDF">
        <w:rPr>
          <w:rFonts w:ascii="Times New Roman" w:hAnsi="Times New Roman" w:cs="Times New Roman"/>
          <w:color w:val="000000"/>
          <w:sz w:val="24"/>
          <w:szCs w:val="24"/>
          <w:shd w:val="clear" w:color="auto" w:fill="FFFFFF"/>
        </w:rPr>
        <w:t xml:space="preserve">, which </w:t>
      </w:r>
      <w:r>
        <w:rPr>
          <w:rFonts w:ascii="Times New Roman" w:hAnsi="Times New Roman" w:cs="Times New Roman"/>
          <w:color w:val="000000"/>
          <w:sz w:val="24"/>
          <w:szCs w:val="24"/>
          <w:shd w:val="clear" w:color="auto" w:fill="FFFFFF"/>
        </w:rPr>
        <w:t>covers all the pollen season for all kinds of pollen species discussed above</w:t>
      </w:r>
      <w:r w:rsidRPr="00C01CDF">
        <w:rPr>
          <w:rFonts w:ascii="Times New Roman" w:hAnsi="Times New Roman" w:cs="Times New Roman"/>
          <w:color w:val="000000"/>
          <w:sz w:val="24"/>
          <w:szCs w:val="24"/>
          <w:shd w:val="clear" w:color="auto" w:fill="FFFFFF"/>
        </w:rPr>
        <w:t xml:space="preserve">, the </w:t>
      </w:r>
      <w:r>
        <w:rPr>
          <w:rFonts w:ascii="Times New Roman" w:hAnsi="Times New Roman" w:cs="Times New Roman"/>
          <w:color w:val="000000"/>
          <w:sz w:val="24"/>
          <w:szCs w:val="24"/>
          <w:shd w:val="clear" w:color="auto" w:fill="FFFFFF"/>
        </w:rPr>
        <w:t xml:space="preserve">spatial distribution </w:t>
      </w:r>
      <w:r w:rsidRPr="00C01CDF">
        <w:rPr>
          <w:rFonts w:ascii="Times New Roman" w:hAnsi="Times New Roman" w:cs="Times New Roman"/>
          <w:color w:val="000000"/>
          <w:sz w:val="24"/>
          <w:szCs w:val="24"/>
          <w:shd w:val="clear" w:color="auto" w:fill="FFFFFF"/>
        </w:rPr>
        <w:t xml:space="preserve">scenario </w:t>
      </w:r>
      <w:r>
        <w:rPr>
          <w:rFonts w:ascii="Times New Roman" w:hAnsi="Times New Roman" w:cs="Times New Roman"/>
          <w:color w:val="000000"/>
          <w:sz w:val="24"/>
          <w:szCs w:val="24"/>
          <w:shd w:val="clear" w:color="auto" w:fill="FFFFFF"/>
        </w:rPr>
        <w:t xml:space="preserve">of Betula in 2004 </w:t>
      </w:r>
      <w:r w:rsidRPr="00C01CDF">
        <w:rPr>
          <w:rFonts w:ascii="Times New Roman" w:hAnsi="Times New Roman" w:cs="Times New Roman"/>
          <w:color w:val="000000"/>
          <w:sz w:val="24"/>
          <w:szCs w:val="24"/>
          <w:shd w:val="clear" w:color="auto" w:fill="FFFFFF"/>
        </w:rPr>
        <w:t>is displayed</w:t>
      </w:r>
      <w:r>
        <w:rPr>
          <w:rFonts w:ascii="Times New Roman" w:hAnsi="Times New Roman" w:cs="Times New Roman"/>
          <w:color w:val="000000"/>
          <w:sz w:val="24"/>
          <w:szCs w:val="24"/>
          <w:shd w:val="clear" w:color="auto" w:fill="FFFFFF"/>
        </w:rPr>
        <w:t xml:space="preserve"> as an example</w:t>
      </w:r>
      <w:r w:rsidRPr="00C01CDF">
        <w:rPr>
          <w:rFonts w:ascii="Times New Roman" w:hAnsi="Times New Roman" w:cs="Times New Roman"/>
          <w:color w:val="000000"/>
          <w:sz w:val="24"/>
          <w:szCs w:val="24"/>
          <w:shd w:val="clear" w:color="auto" w:fill="FFFFFF"/>
        </w:rPr>
        <w:t>, using VERDI. We are using logarithm instead of linear to make the figure clearer</w:t>
      </w:r>
      <w:ins w:id="27" w:author="Yong" w:date="2013-12-15T15:40:00Z">
        <w:r>
          <w:rPr>
            <w:rFonts w:ascii="Times New Roman" w:hAnsi="Times New Roman" w:cs="Times New Roman"/>
            <w:color w:val="000000"/>
            <w:sz w:val="24"/>
            <w:szCs w:val="24"/>
            <w:shd w:val="clear" w:color="auto" w:fill="FFFFFF"/>
          </w:rPr>
          <w:t>.</w:t>
        </w:r>
      </w:ins>
    </w:p>
    <w:p w:rsidR="007B5143" w:rsidRPr="004C7C64" w:rsidRDefault="000D7FE0" w:rsidP="0044119F">
      <w:pPr>
        <w:pStyle w:val="2"/>
        <w:spacing w:line="415" w:lineRule="auto"/>
        <w:ind w:left="578" w:firstLine="629"/>
      </w:pPr>
      <w:r>
        <w:lastRenderedPageBreak/>
        <w:t xml:space="preserve"> </w:t>
      </w:r>
      <w:proofErr w:type="gramStart"/>
      <w:r w:rsidR="00C82DAA" w:rsidRPr="004C7C64">
        <w:t>Pollen</w:t>
      </w:r>
      <w:r w:rsidR="002702CC" w:rsidRPr="004C7C64">
        <w:t xml:space="preserve"> Concentration and Surface Loading.</w:t>
      </w:r>
      <w:proofErr w:type="gramEnd"/>
    </w:p>
    <w:p w:rsidR="00986DBC" w:rsidRDefault="00EF1A81" w:rsidP="000F454B">
      <w:pPr>
        <w:spacing w:line="480" w:lineRule="auto"/>
        <w:ind w:firstLineChars="300"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fldChar w:fldCharType="begin"/>
      </w:r>
      <w:r>
        <w:rPr>
          <w:rFonts w:ascii="Times New Roman" w:hAnsi="Times New Roman" w:cs="Times New Roman"/>
          <w:color w:val="000000"/>
          <w:sz w:val="24"/>
          <w:szCs w:val="24"/>
          <w:shd w:val="clear" w:color="auto" w:fill="FFFFFF"/>
        </w:rPr>
        <w:instrText xml:space="preserve"> REF _Ref374526417 \h </w:instrText>
      </w:r>
      <w:r>
        <w:rPr>
          <w:rFonts w:ascii="Times New Roman" w:hAnsi="Times New Roman" w:cs="Times New Roman"/>
          <w:color w:val="000000"/>
          <w:sz w:val="24"/>
          <w:szCs w:val="24"/>
          <w:shd w:val="clear" w:color="auto" w:fill="FFFFFF"/>
        </w:rPr>
      </w:r>
      <w:r>
        <w:rPr>
          <w:rFonts w:ascii="Times New Roman" w:hAnsi="Times New Roman" w:cs="Times New Roman"/>
          <w:color w:val="000000"/>
          <w:sz w:val="24"/>
          <w:szCs w:val="24"/>
          <w:shd w:val="clear" w:color="auto" w:fill="FFFFFF"/>
        </w:rPr>
        <w:fldChar w:fldCharType="separate"/>
      </w:r>
      <w:r w:rsidR="00DA1F97">
        <w:t xml:space="preserve">Figure </w:t>
      </w:r>
      <w:r w:rsidR="00DA1F97">
        <w:rPr>
          <w:noProof/>
        </w:rPr>
        <w:t>9</w:t>
      </w:r>
      <w:r>
        <w:rPr>
          <w:rFonts w:ascii="Times New Roman" w:hAnsi="Times New Roman" w:cs="Times New Roman"/>
          <w:color w:val="000000"/>
          <w:sz w:val="24"/>
          <w:szCs w:val="24"/>
          <w:shd w:val="clear" w:color="auto" w:fill="FFFFFF"/>
        </w:rPr>
        <w:fldChar w:fldCharType="end"/>
      </w:r>
      <w:r>
        <w:rPr>
          <w:rFonts w:ascii="Times New Roman" w:hAnsi="Times New Roman" w:cs="Times New Roman"/>
          <w:color w:val="000000"/>
          <w:sz w:val="24"/>
          <w:szCs w:val="24"/>
          <w:shd w:val="clear" w:color="auto" w:fill="FFFFFF"/>
        </w:rPr>
        <w:t xml:space="preserve"> - </w:t>
      </w:r>
      <w:r>
        <w:rPr>
          <w:rFonts w:ascii="Times New Roman" w:hAnsi="Times New Roman" w:cs="Times New Roman"/>
          <w:color w:val="000000"/>
          <w:sz w:val="24"/>
          <w:szCs w:val="24"/>
          <w:shd w:val="clear" w:color="auto" w:fill="FFFFFF"/>
        </w:rPr>
        <w:fldChar w:fldCharType="begin"/>
      </w:r>
      <w:r>
        <w:rPr>
          <w:rFonts w:ascii="Times New Roman" w:hAnsi="Times New Roman" w:cs="Times New Roman"/>
          <w:color w:val="000000"/>
          <w:sz w:val="24"/>
          <w:szCs w:val="24"/>
          <w:shd w:val="clear" w:color="auto" w:fill="FFFFFF"/>
        </w:rPr>
        <w:instrText xml:space="preserve"> REF _Ref374526692 \h </w:instrText>
      </w:r>
      <w:r>
        <w:rPr>
          <w:rFonts w:ascii="Times New Roman" w:hAnsi="Times New Roman" w:cs="Times New Roman"/>
          <w:color w:val="000000"/>
          <w:sz w:val="24"/>
          <w:szCs w:val="24"/>
          <w:shd w:val="clear" w:color="auto" w:fill="FFFFFF"/>
        </w:rPr>
      </w:r>
      <w:r>
        <w:rPr>
          <w:rFonts w:ascii="Times New Roman" w:hAnsi="Times New Roman" w:cs="Times New Roman"/>
          <w:color w:val="000000"/>
          <w:sz w:val="24"/>
          <w:szCs w:val="24"/>
          <w:shd w:val="clear" w:color="auto" w:fill="FFFFFF"/>
        </w:rPr>
        <w:fldChar w:fldCharType="separate"/>
      </w:r>
      <w:r w:rsidR="00DA1F97">
        <w:t xml:space="preserve">Figure </w:t>
      </w:r>
      <w:r w:rsidR="00DA1F97">
        <w:rPr>
          <w:noProof/>
        </w:rPr>
        <w:t>13</w:t>
      </w:r>
      <w:r>
        <w:rPr>
          <w:rFonts w:ascii="Times New Roman" w:hAnsi="Times New Roman" w:cs="Times New Roman"/>
          <w:color w:val="000000"/>
          <w:sz w:val="24"/>
          <w:szCs w:val="24"/>
          <w:shd w:val="clear" w:color="auto" w:fill="FFFFFF"/>
        </w:rPr>
        <w:fldChar w:fldCharType="end"/>
      </w:r>
      <w:r>
        <w:rPr>
          <w:rFonts w:ascii="Times New Roman" w:hAnsi="Times New Roman" w:cs="Times New Roman"/>
          <w:color w:val="000000"/>
          <w:sz w:val="24"/>
          <w:szCs w:val="24"/>
          <w:shd w:val="clear" w:color="auto" w:fill="FFFFFF"/>
        </w:rPr>
        <w:t xml:space="preserve"> are time series of observed daily concentrations of birch, oak, ragweed, mugwort and grass pollen from 1994 to 2010 at UMDNJ and Cherry Hill monitoring stations in New Jersey, U.SA</w:t>
      </w:r>
      <w:r w:rsidR="00986DBC">
        <w:rPr>
          <w:rFonts w:ascii="Times New Roman" w:hAnsi="Times New Roman" w:cs="Times New Roman"/>
          <w:color w:val="000000"/>
          <w:sz w:val="24"/>
          <w:szCs w:val="24"/>
          <w:shd w:val="clear" w:color="auto" w:fill="FFFFFF"/>
        </w:rPr>
        <w:t>. The start dates of pollen of different species are varied. The pollen season ranges from early March to late October. We also discovered that the peak values often appear in the middle of the pollen seasons. Figure 14 show</w:t>
      </w:r>
      <w:r>
        <w:rPr>
          <w:rFonts w:ascii="Times New Roman" w:hAnsi="Times New Roman" w:cs="Times New Roman"/>
          <w:color w:val="000000"/>
          <w:sz w:val="24"/>
          <w:szCs w:val="24"/>
          <w:shd w:val="clear" w:color="auto" w:fill="FFFFFF"/>
        </w:rPr>
        <w:t>s</w:t>
      </w:r>
      <w:r w:rsidR="00986DBC">
        <w:rPr>
          <w:rFonts w:ascii="Times New Roman" w:hAnsi="Times New Roman" w:cs="Times New Roman"/>
          <w:color w:val="000000"/>
          <w:sz w:val="24"/>
          <w:szCs w:val="24"/>
          <w:shd w:val="clear" w:color="auto" w:fill="FFFFFF"/>
        </w:rPr>
        <w:t xml:space="preserve"> the spatial distribution of pollens of Quercus in the start </w:t>
      </w:r>
      <w:r w:rsidR="001125C6">
        <w:rPr>
          <w:rFonts w:ascii="Times New Roman" w:hAnsi="Times New Roman" w:cs="Times New Roman"/>
          <w:color w:val="000000"/>
          <w:sz w:val="24"/>
          <w:szCs w:val="24"/>
          <w:shd w:val="clear" w:color="auto" w:fill="FFFFFF"/>
        </w:rPr>
        <w:t>date (</w:t>
      </w:r>
      <w:r w:rsidR="00986DBC">
        <w:rPr>
          <w:rFonts w:ascii="Times New Roman" w:hAnsi="Times New Roman" w:cs="Times New Roman"/>
          <w:color w:val="000000"/>
          <w:sz w:val="24"/>
          <w:szCs w:val="24"/>
          <w:shd w:val="clear" w:color="auto" w:fill="FFFFFF"/>
        </w:rPr>
        <w:t>March 15</w:t>
      </w:r>
      <w:r w:rsidR="00986DBC" w:rsidRPr="00986DBC">
        <w:rPr>
          <w:rFonts w:ascii="Times New Roman" w:hAnsi="Times New Roman" w:cs="Times New Roman"/>
          <w:color w:val="000000"/>
          <w:sz w:val="24"/>
          <w:szCs w:val="24"/>
          <w:shd w:val="clear" w:color="auto" w:fill="FFFFFF"/>
          <w:vertAlign w:val="superscript"/>
        </w:rPr>
        <w:t>th</w:t>
      </w:r>
      <w:r w:rsidR="00986DBC">
        <w:rPr>
          <w:rFonts w:ascii="Times New Roman" w:hAnsi="Times New Roman" w:cs="Times New Roman"/>
          <w:color w:val="000000"/>
          <w:sz w:val="24"/>
          <w:szCs w:val="24"/>
          <w:shd w:val="clear" w:color="auto" w:fill="FFFFFF"/>
        </w:rPr>
        <w:t xml:space="preserve">) in the national wide </w:t>
      </w:r>
      <w:r w:rsidR="001125C6">
        <w:rPr>
          <w:rFonts w:ascii="Times New Roman" w:hAnsi="Times New Roman" w:cs="Times New Roman"/>
          <w:color w:val="000000"/>
          <w:sz w:val="24"/>
          <w:szCs w:val="24"/>
          <w:shd w:val="clear" w:color="auto" w:fill="FFFFFF"/>
        </w:rPr>
        <w:t>scale. The</w:t>
      </w:r>
      <w:r w:rsidR="00986DBC">
        <w:rPr>
          <w:rFonts w:ascii="Times New Roman" w:hAnsi="Times New Roman" w:cs="Times New Roman"/>
          <w:color w:val="000000"/>
          <w:sz w:val="24"/>
          <w:szCs w:val="24"/>
          <w:shd w:val="clear" w:color="auto" w:fill="FFFFFF"/>
        </w:rPr>
        <w:t xml:space="preserve"> peak value </w:t>
      </w:r>
      <w:r w:rsidR="001125C6">
        <w:rPr>
          <w:rFonts w:ascii="Times New Roman" w:hAnsi="Times New Roman" w:cs="Times New Roman"/>
          <w:color w:val="000000"/>
          <w:sz w:val="24"/>
          <w:szCs w:val="24"/>
          <w:shd w:val="clear" w:color="auto" w:fill="FFFFFF"/>
        </w:rPr>
        <w:t>observed</w:t>
      </w:r>
      <w:r w:rsidR="00986DBC">
        <w:rPr>
          <w:rFonts w:ascii="Times New Roman" w:hAnsi="Times New Roman" w:cs="Times New Roman"/>
          <w:color w:val="000000"/>
          <w:sz w:val="24"/>
          <w:szCs w:val="24"/>
          <w:shd w:val="clear" w:color="auto" w:fill="FFFFFF"/>
        </w:rPr>
        <w:t xml:space="preserve"> in the </w:t>
      </w:r>
      <w:r w:rsidR="001125C6">
        <w:rPr>
          <w:rFonts w:ascii="Times New Roman" w:hAnsi="Times New Roman" w:cs="Times New Roman"/>
          <w:color w:val="000000"/>
          <w:sz w:val="24"/>
          <w:szCs w:val="24"/>
          <w:shd w:val="clear" w:color="auto" w:fill="FFFFFF"/>
        </w:rPr>
        <w:t>figure was 4 in the southwest.</w:t>
      </w:r>
    </w:p>
    <w:p w:rsidR="001125C6" w:rsidRDefault="001125C6" w:rsidP="000F454B">
      <w:pPr>
        <w:spacing w:line="480" w:lineRule="auto"/>
        <w:ind w:firstLineChars="300"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w:t>
      </w:r>
      <w:r w:rsidR="00EF1A81">
        <w:rPr>
          <w:rFonts w:ascii="Times New Roman" w:hAnsi="Times New Roman" w:cs="Times New Roman"/>
          <w:color w:val="000000"/>
          <w:sz w:val="24"/>
          <w:szCs w:val="24"/>
          <w:shd w:val="clear" w:color="auto" w:fill="FFFFFF"/>
        </w:rPr>
        <w:fldChar w:fldCharType="begin"/>
      </w:r>
      <w:r w:rsidR="00EF1A81">
        <w:rPr>
          <w:rFonts w:ascii="Times New Roman" w:hAnsi="Times New Roman" w:cs="Times New Roman"/>
          <w:color w:val="000000"/>
          <w:sz w:val="24"/>
          <w:szCs w:val="24"/>
          <w:shd w:val="clear" w:color="auto" w:fill="FFFFFF"/>
        </w:rPr>
        <w:instrText xml:space="preserve"> REF _Ref374890154 \h </w:instrText>
      </w:r>
      <w:r w:rsidR="00EF1A81">
        <w:rPr>
          <w:rFonts w:ascii="Times New Roman" w:hAnsi="Times New Roman" w:cs="Times New Roman"/>
          <w:color w:val="000000"/>
          <w:sz w:val="24"/>
          <w:szCs w:val="24"/>
          <w:shd w:val="clear" w:color="auto" w:fill="FFFFFF"/>
        </w:rPr>
      </w:r>
      <w:r w:rsidR="00EF1A81">
        <w:rPr>
          <w:rFonts w:ascii="Times New Roman" w:hAnsi="Times New Roman" w:cs="Times New Roman"/>
          <w:color w:val="000000"/>
          <w:sz w:val="24"/>
          <w:szCs w:val="24"/>
          <w:shd w:val="clear" w:color="auto" w:fill="FFFFFF"/>
        </w:rPr>
        <w:fldChar w:fldCharType="separate"/>
      </w:r>
      <w:r w:rsidR="00DA1F97" w:rsidRPr="0046460C">
        <w:rPr>
          <w:sz w:val="24"/>
          <w:szCs w:val="24"/>
        </w:rPr>
        <w:t xml:space="preserve">Figure </w:t>
      </w:r>
      <w:r w:rsidR="00DA1F97">
        <w:rPr>
          <w:noProof/>
          <w:sz w:val="24"/>
          <w:szCs w:val="24"/>
        </w:rPr>
        <w:t>15</w:t>
      </w:r>
      <w:r w:rsidR="00EF1A81">
        <w:rPr>
          <w:rFonts w:ascii="Times New Roman" w:hAnsi="Times New Roman" w:cs="Times New Roman"/>
          <w:color w:val="000000"/>
          <w:sz w:val="24"/>
          <w:szCs w:val="24"/>
          <w:shd w:val="clear" w:color="auto" w:fill="FFFFFF"/>
        </w:rPr>
        <w:fldChar w:fldCharType="end"/>
      </w:r>
      <w:r w:rsidR="00EF1A81">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to </w:t>
      </w:r>
      <w:r w:rsidR="00EF1A81">
        <w:rPr>
          <w:rFonts w:ascii="Times New Roman" w:hAnsi="Times New Roman" w:cs="Times New Roman"/>
          <w:color w:val="000000"/>
          <w:sz w:val="24"/>
          <w:szCs w:val="24"/>
          <w:shd w:val="clear" w:color="auto" w:fill="FFFFFF"/>
        </w:rPr>
        <w:fldChar w:fldCharType="begin"/>
      </w:r>
      <w:r w:rsidR="00EF1A81">
        <w:rPr>
          <w:rFonts w:ascii="Times New Roman" w:hAnsi="Times New Roman" w:cs="Times New Roman"/>
          <w:color w:val="000000"/>
          <w:sz w:val="24"/>
          <w:szCs w:val="24"/>
          <w:shd w:val="clear" w:color="auto" w:fill="FFFFFF"/>
        </w:rPr>
        <w:instrText xml:space="preserve"> REF _Ref374890171 \h </w:instrText>
      </w:r>
      <w:r w:rsidR="00EF1A81">
        <w:rPr>
          <w:rFonts w:ascii="Times New Roman" w:hAnsi="Times New Roman" w:cs="Times New Roman"/>
          <w:color w:val="000000"/>
          <w:sz w:val="24"/>
          <w:szCs w:val="24"/>
          <w:shd w:val="clear" w:color="auto" w:fill="FFFFFF"/>
        </w:rPr>
      </w:r>
      <w:r w:rsidR="00EF1A81">
        <w:rPr>
          <w:rFonts w:ascii="Times New Roman" w:hAnsi="Times New Roman" w:cs="Times New Roman"/>
          <w:color w:val="000000"/>
          <w:sz w:val="24"/>
          <w:szCs w:val="24"/>
          <w:shd w:val="clear" w:color="auto" w:fill="FFFFFF"/>
        </w:rPr>
        <w:fldChar w:fldCharType="separate"/>
      </w:r>
      <w:r w:rsidR="00DA1F97" w:rsidRPr="0046460C">
        <w:rPr>
          <w:sz w:val="24"/>
          <w:szCs w:val="24"/>
        </w:rPr>
        <w:t xml:space="preserve">Figure </w:t>
      </w:r>
      <w:r w:rsidR="00DA1F97">
        <w:rPr>
          <w:noProof/>
          <w:sz w:val="24"/>
          <w:szCs w:val="24"/>
        </w:rPr>
        <w:t>19</w:t>
      </w:r>
      <w:r w:rsidR="00EF1A81">
        <w:rPr>
          <w:rFonts w:ascii="Times New Roman" w:hAnsi="Times New Roman" w:cs="Times New Roman"/>
          <w:color w:val="000000"/>
          <w:sz w:val="24"/>
          <w:szCs w:val="24"/>
          <w:shd w:val="clear" w:color="auto" w:fill="FFFFFF"/>
        </w:rPr>
        <w:fldChar w:fldCharType="end"/>
      </w:r>
      <w:r w:rsidR="00EF1A81">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summaries the cumulative probability of pollen concentration in different </w:t>
      </w:r>
      <w:r w:rsidR="00EF1A81">
        <w:rPr>
          <w:rFonts w:ascii="Times New Roman" w:hAnsi="Times New Roman" w:cs="Times New Roman"/>
          <w:color w:val="000000"/>
          <w:sz w:val="24"/>
          <w:szCs w:val="24"/>
          <w:shd w:val="clear" w:color="auto" w:fill="FFFFFF"/>
        </w:rPr>
        <w:t>climate regions</w:t>
      </w:r>
      <w:r>
        <w:rPr>
          <w:rFonts w:ascii="Times New Roman" w:hAnsi="Times New Roman" w:cs="Times New Roman"/>
          <w:color w:val="000000"/>
          <w:sz w:val="24"/>
          <w:szCs w:val="24"/>
          <w:shd w:val="clear" w:color="auto" w:fill="FFFFFF"/>
        </w:rPr>
        <w:t>. The reported peak values were 1794</w:t>
      </w:r>
      <w:r w:rsidR="006E3950">
        <w:rPr>
          <w:rFonts w:ascii="Times New Roman" w:hAnsi="Times New Roman" w:cs="Times New Roman"/>
          <w:color w:val="000000"/>
          <w:sz w:val="24"/>
          <w:szCs w:val="24"/>
          <w:shd w:val="clear" w:color="auto" w:fill="FFFFFF"/>
        </w:rPr>
        <w:t>grai</w:t>
      </w:r>
      <w:r w:rsidR="00010504">
        <w:rPr>
          <w:rFonts w:ascii="Times New Roman" w:hAnsi="Times New Roman" w:cs="Times New Roman"/>
          <w:color w:val="000000"/>
          <w:sz w:val="24"/>
          <w:szCs w:val="24"/>
          <w:shd w:val="clear" w:color="auto" w:fill="FFFFFF"/>
        </w:rPr>
        <w:t>n/m</w:t>
      </w:r>
      <w:r w:rsidR="00010504">
        <w:rPr>
          <w:rFonts w:ascii="Times New Roman" w:hAnsi="Times New Roman" w:cs="Times New Roman"/>
          <w:color w:val="000000"/>
          <w:sz w:val="24"/>
          <w:szCs w:val="24"/>
          <w:shd w:val="clear" w:color="auto" w:fill="FFFFFF"/>
          <w:vertAlign w:val="superscript"/>
        </w:rPr>
        <w:t>3</w:t>
      </w:r>
      <w:r>
        <w:rPr>
          <w:rFonts w:ascii="Times New Roman" w:hAnsi="Times New Roman" w:cs="Times New Roman"/>
          <w:color w:val="000000"/>
          <w:sz w:val="24"/>
          <w:szCs w:val="24"/>
          <w:shd w:val="clear" w:color="auto" w:fill="FFFFFF"/>
        </w:rPr>
        <w:t xml:space="preserve"> for Ambrosia, 1242</w:t>
      </w:r>
      <w:r w:rsidR="00010504" w:rsidRPr="00010504">
        <w:rPr>
          <w:rFonts w:ascii="Times New Roman" w:hAnsi="Times New Roman" w:cs="Times New Roman"/>
          <w:color w:val="000000"/>
          <w:sz w:val="24"/>
          <w:szCs w:val="24"/>
          <w:shd w:val="clear" w:color="auto" w:fill="FFFFFF"/>
        </w:rPr>
        <w:t xml:space="preserve"> </w:t>
      </w:r>
      <w:r w:rsidR="006E3950">
        <w:rPr>
          <w:rFonts w:ascii="Times New Roman" w:hAnsi="Times New Roman" w:cs="Times New Roman"/>
          <w:color w:val="000000"/>
          <w:sz w:val="24"/>
          <w:szCs w:val="24"/>
          <w:shd w:val="clear" w:color="auto" w:fill="FFFFFF"/>
        </w:rPr>
        <w:t>gra</w:t>
      </w:r>
      <w:r w:rsidR="00010504">
        <w:rPr>
          <w:rFonts w:ascii="Times New Roman" w:hAnsi="Times New Roman" w:cs="Times New Roman"/>
          <w:color w:val="000000"/>
          <w:sz w:val="24"/>
          <w:szCs w:val="24"/>
          <w:shd w:val="clear" w:color="auto" w:fill="FFFFFF"/>
        </w:rPr>
        <w:t>in/m</w:t>
      </w:r>
      <w:r w:rsidR="00010504">
        <w:rPr>
          <w:rFonts w:ascii="Times New Roman" w:hAnsi="Times New Roman" w:cs="Times New Roman"/>
          <w:color w:val="000000"/>
          <w:sz w:val="24"/>
          <w:szCs w:val="24"/>
          <w:shd w:val="clear" w:color="auto" w:fill="FFFFFF"/>
          <w:vertAlign w:val="superscript"/>
        </w:rPr>
        <w:t>3</w:t>
      </w:r>
      <w:r>
        <w:rPr>
          <w:rFonts w:ascii="Times New Roman" w:hAnsi="Times New Roman" w:cs="Times New Roman"/>
          <w:color w:val="000000"/>
          <w:sz w:val="24"/>
          <w:szCs w:val="24"/>
          <w:shd w:val="clear" w:color="auto" w:fill="FFFFFF"/>
        </w:rPr>
        <w:t xml:space="preserve"> </w:t>
      </w:r>
      <w:r w:rsidR="00EF1A81">
        <w:rPr>
          <w:rFonts w:ascii="Times New Roman" w:hAnsi="Times New Roman" w:cs="Times New Roman"/>
          <w:color w:val="000000"/>
          <w:sz w:val="24"/>
          <w:szCs w:val="24"/>
          <w:shd w:val="clear" w:color="auto" w:fill="FFFFFF"/>
        </w:rPr>
        <w:t xml:space="preserve">for </w:t>
      </w:r>
      <w:r>
        <w:rPr>
          <w:rFonts w:ascii="Times New Roman" w:hAnsi="Times New Roman" w:cs="Times New Roman"/>
          <w:color w:val="000000"/>
          <w:sz w:val="24"/>
          <w:szCs w:val="24"/>
          <w:shd w:val="clear" w:color="auto" w:fill="FFFFFF"/>
        </w:rPr>
        <w:t>Artemisia, 1827</w:t>
      </w:r>
      <w:r w:rsidR="00010504" w:rsidRPr="00010504">
        <w:rPr>
          <w:rFonts w:ascii="Times New Roman" w:hAnsi="Times New Roman" w:cs="Times New Roman"/>
          <w:color w:val="000000"/>
          <w:sz w:val="24"/>
          <w:szCs w:val="24"/>
          <w:shd w:val="clear" w:color="auto" w:fill="FFFFFF"/>
        </w:rPr>
        <w:t xml:space="preserve"> </w:t>
      </w:r>
      <w:r w:rsidR="006E3950">
        <w:rPr>
          <w:rFonts w:ascii="Times New Roman" w:hAnsi="Times New Roman" w:cs="Times New Roman"/>
          <w:color w:val="000000"/>
          <w:sz w:val="24"/>
          <w:szCs w:val="24"/>
          <w:shd w:val="clear" w:color="auto" w:fill="FFFFFF"/>
        </w:rPr>
        <w:t>gra</w:t>
      </w:r>
      <w:r w:rsidR="00010504">
        <w:rPr>
          <w:rFonts w:ascii="Times New Roman" w:hAnsi="Times New Roman" w:cs="Times New Roman"/>
          <w:color w:val="000000"/>
          <w:sz w:val="24"/>
          <w:szCs w:val="24"/>
          <w:shd w:val="clear" w:color="auto" w:fill="FFFFFF"/>
        </w:rPr>
        <w:t>in/m</w:t>
      </w:r>
      <w:r w:rsidR="00010504">
        <w:rPr>
          <w:rFonts w:ascii="Times New Roman" w:hAnsi="Times New Roman" w:cs="Times New Roman"/>
          <w:color w:val="000000"/>
          <w:sz w:val="24"/>
          <w:szCs w:val="24"/>
          <w:shd w:val="clear" w:color="auto" w:fill="FFFFFF"/>
          <w:vertAlign w:val="superscript"/>
        </w:rPr>
        <w:t>3</w:t>
      </w:r>
      <w:r>
        <w:rPr>
          <w:rFonts w:ascii="Times New Roman" w:hAnsi="Times New Roman" w:cs="Times New Roman"/>
          <w:color w:val="000000"/>
          <w:sz w:val="24"/>
          <w:szCs w:val="24"/>
          <w:shd w:val="clear" w:color="auto" w:fill="FFFFFF"/>
        </w:rPr>
        <w:t xml:space="preserve"> for Betula, 1320</w:t>
      </w:r>
      <w:r w:rsidR="00010504" w:rsidRPr="00010504">
        <w:rPr>
          <w:rFonts w:ascii="Times New Roman" w:hAnsi="Times New Roman" w:cs="Times New Roman"/>
          <w:color w:val="000000"/>
          <w:sz w:val="24"/>
          <w:szCs w:val="24"/>
          <w:shd w:val="clear" w:color="auto" w:fill="FFFFFF"/>
        </w:rPr>
        <w:t xml:space="preserve"> </w:t>
      </w:r>
      <w:r w:rsidR="006E3950">
        <w:rPr>
          <w:rFonts w:ascii="Times New Roman" w:hAnsi="Times New Roman" w:cs="Times New Roman"/>
          <w:color w:val="000000"/>
          <w:sz w:val="24"/>
          <w:szCs w:val="24"/>
          <w:shd w:val="clear" w:color="auto" w:fill="FFFFFF"/>
        </w:rPr>
        <w:t>gra</w:t>
      </w:r>
      <w:r w:rsidR="00010504">
        <w:rPr>
          <w:rFonts w:ascii="Times New Roman" w:hAnsi="Times New Roman" w:cs="Times New Roman"/>
          <w:color w:val="000000"/>
          <w:sz w:val="24"/>
          <w:szCs w:val="24"/>
          <w:shd w:val="clear" w:color="auto" w:fill="FFFFFF"/>
        </w:rPr>
        <w:t>in/m</w:t>
      </w:r>
      <w:r w:rsidR="00010504">
        <w:rPr>
          <w:rFonts w:ascii="Times New Roman" w:hAnsi="Times New Roman" w:cs="Times New Roman"/>
          <w:color w:val="000000"/>
          <w:sz w:val="24"/>
          <w:szCs w:val="24"/>
          <w:shd w:val="clear" w:color="auto" w:fill="FFFFFF"/>
          <w:vertAlign w:val="superscript"/>
        </w:rPr>
        <w:t>3</w:t>
      </w:r>
      <w:r>
        <w:rPr>
          <w:rFonts w:ascii="Times New Roman" w:hAnsi="Times New Roman" w:cs="Times New Roman"/>
          <w:color w:val="000000"/>
          <w:sz w:val="24"/>
          <w:szCs w:val="24"/>
          <w:shd w:val="clear" w:color="auto" w:fill="FFFFFF"/>
        </w:rPr>
        <w:t xml:space="preserve"> for Gramineae and 1423</w:t>
      </w:r>
      <w:r w:rsidR="00010504" w:rsidRPr="00010504">
        <w:rPr>
          <w:rFonts w:ascii="Times New Roman" w:hAnsi="Times New Roman" w:cs="Times New Roman"/>
          <w:color w:val="000000"/>
          <w:sz w:val="24"/>
          <w:szCs w:val="24"/>
          <w:shd w:val="clear" w:color="auto" w:fill="FFFFFF"/>
        </w:rPr>
        <w:t xml:space="preserve"> </w:t>
      </w:r>
      <w:r w:rsidR="006E3950">
        <w:rPr>
          <w:rFonts w:ascii="Times New Roman" w:hAnsi="Times New Roman" w:cs="Times New Roman"/>
          <w:color w:val="000000"/>
          <w:sz w:val="24"/>
          <w:szCs w:val="24"/>
          <w:shd w:val="clear" w:color="auto" w:fill="FFFFFF"/>
        </w:rPr>
        <w:t>gra</w:t>
      </w:r>
      <w:r w:rsidR="00010504">
        <w:rPr>
          <w:rFonts w:ascii="Times New Roman" w:hAnsi="Times New Roman" w:cs="Times New Roman"/>
          <w:color w:val="000000"/>
          <w:sz w:val="24"/>
          <w:szCs w:val="24"/>
          <w:shd w:val="clear" w:color="auto" w:fill="FFFFFF"/>
        </w:rPr>
        <w:t>in/m</w:t>
      </w:r>
      <w:r w:rsidR="00010504">
        <w:rPr>
          <w:rFonts w:ascii="Times New Roman" w:hAnsi="Times New Roman" w:cs="Times New Roman"/>
          <w:color w:val="000000"/>
          <w:sz w:val="24"/>
          <w:szCs w:val="24"/>
          <w:shd w:val="clear" w:color="auto" w:fill="FFFFFF"/>
          <w:vertAlign w:val="superscript"/>
        </w:rPr>
        <w:t>3</w:t>
      </w:r>
      <w:r>
        <w:rPr>
          <w:rFonts w:ascii="Times New Roman" w:hAnsi="Times New Roman" w:cs="Times New Roman"/>
          <w:color w:val="000000"/>
          <w:sz w:val="24"/>
          <w:szCs w:val="24"/>
          <w:shd w:val="clear" w:color="auto" w:fill="FFFFFF"/>
        </w:rPr>
        <w:t xml:space="preserve"> for </w:t>
      </w:r>
      <w:r w:rsidR="007D6C2F">
        <w:rPr>
          <w:rFonts w:ascii="Times New Roman" w:hAnsi="Times New Roman" w:cs="Times New Roman"/>
          <w:color w:val="000000"/>
          <w:sz w:val="24"/>
          <w:szCs w:val="24"/>
          <w:shd w:val="clear" w:color="auto" w:fill="FFFFFF"/>
        </w:rPr>
        <w:t>Quercus</w:t>
      </w:r>
      <w:r w:rsidR="00EF1A81">
        <w:rPr>
          <w:rFonts w:ascii="Times New Roman" w:hAnsi="Times New Roman" w:cs="Times New Roman"/>
          <w:color w:val="000000"/>
          <w:sz w:val="24"/>
          <w:szCs w:val="24"/>
          <w:shd w:val="clear" w:color="auto" w:fill="FFFFFF"/>
        </w:rPr>
        <w:t>, respectively</w:t>
      </w:r>
      <w:r w:rsidR="007D6C2F">
        <w:rPr>
          <w:rFonts w:ascii="Times New Roman" w:hAnsi="Times New Roman" w:cs="Times New Roman"/>
          <w:color w:val="000000"/>
          <w:sz w:val="24"/>
          <w:szCs w:val="24"/>
          <w:shd w:val="clear" w:color="auto" w:fill="FFFFFF"/>
        </w:rPr>
        <w:t>. Different climate regions show different pollen concentrations. In the Northeast, Central and East</w:t>
      </w:r>
      <w:ins w:id="28" w:author="Yong" w:date="2013-12-15T17:02:00Z">
        <w:r w:rsidR="00EF1A81">
          <w:rPr>
            <w:rFonts w:ascii="Times New Roman" w:hAnsi="Times New Roman" w:cs="Times New Roman"/>
            <w:color w:val="000000"/>
            <w:sz w:val="24"/>
            <w:szCs w:val="24"/>
            <w:shd w:val="clear" w:color="auto" w:fill="FFFFFF"/>
          </w:rPr>
          <w:t xml:space="preserve"> </w:t>
        </w:r>
      </w:ins>
      <w:r w:rsidR="00EF1A81">
        <w:rPr>
          <w:rFonts w:ascii="Times New Roman" w:hAnsi="Times New Roman" w:cs="Times New Roman"/>
          <w:color w:val="000000"/>
          <w:sz w:val="24"/>
          <w:szCs w:val="24"/>
          <w:shd w:val="clear" w:color="auto" w:fill="FFFFFF"/>
        </w:rPr>
        <w:t>North Central climate regions</w:t>
      </w:r>
      <w:r w:rsidR="007D6C2F">
        <w:rPr>
          <w:rFonts w:ascii="Times New Roman" w:hAnsi="Times New Roman" w:cs="Times New Roman"/>
          <w:color w:val="000000"/>
          <w:sz w:val="24"/>
          <w:szCs w:val="24"/>
          <w:shd w:val="clear" w:color="auto" w:fill="FFFFFF"/>
        </w:rPr>
        <w:t xml:space="preserve">, the mean concentrations of Betula and Quercus are the </w:t>
      </w:r>
      <w:r w:rsidR="00EF1A81">
        <w:rPr>
          <w:rFonts w:ascii="Times New Roman" w:hAnsi="Times New Roman" w:cs="Times New Roman"/>
          <w:color w:val="000000"/>
          <w:sz w:val="24"/>
          <w:szCs w:val="24"/>
          <w:shd w:val="clear" w:color="auto" w:fill="FFFFFF"/>
        </w:rPr>
        <w:t>higher than those in other climate regions</w:t>
      </w:r>
      <w:r w:rsidR="007D6C2F">
        <w:rPr>
          <w:rFonts w:ascii="Times New Roman" w:hAnsi="Times New Roman" w:cs="Times New Roman"/>
          <w:color w:val="000000"/>
          <w:sz w:val="24"/>
          <w:szCs w:val="24"/>
          <w:shd w:val="clear" w:color="auto" w:fill="FFFFFF"/>
        </w:rPr>
        <w:t>. In the West, South and Southwest</w:t>
      </w:r>
      <w:r w:rsidR="00EF1A81">
        <w:rPr>
          <w:rFonts w:ascii="Times New Roman" w:hAnsi="Times New Roman" w:cs="Times New Roman"/>
          <w:color w:val="000000"/>
          <w:sz w:val="24"/>
          <w:szCs w:val="24"/>
          <w:shd w:val="clear" w:color="auto" w:fill="FFFFFF"/>
        </w:rPr>
        <w:t xml:space="preserve"> climate regions</w:t>
      </w:r>
      <w:r w:rsidR="007D6C2F">
        <w:rPr>
          <w:rFonts w:ascii="Times New Roman" w:hAnsi="Times New Roman" w:cs="Times New Roman"/>
          <w:color w:val="000000"/>
          <w:sz w:val="24"/>
          <w:szCs w:val="24"/>
          <w:shd w:val="clear" w:color="auto" w:fill="FFFFFF"/>
        </w:rPr>
        <w:t xml:space="preserve">, Ambrosia and Artemisia shows the </w:t>
      </w:r>
      <w:r w:rsidR="00EF1A81">
        <w:rPr>
          <w:rFonts w:ascii="Times New Roman" w:hAnsi="Times New Roman" w:cs="Times New Roman"/>
          <w:color w:val="000000"/>
          <w:sz w:val="24"/>
          <w:szCs w:val="24"/>
          <w:shd w:val="clear" w:color="auto" w:fill="FFFFFF"/>
        </w:rPr>
        <w:t>high concentrations</w:t>
      </w:r>
      <w:r w:rsidR="007D6C2F">
        <w:rPr>
          <w:rFonts w:ascii="Times New Roman" w:hAnsi="Times New Roman" w:cs="Times New Roman"/>
          <w:color w:val="000000"/>
          <w:sz w:val="24"/>
          <w:szCs w:val="24"/>
          <w:shd w:val="clear" w:color="auto" w:fill="FFFFFF"/>
        </w:rPr>
        <w:t xml:space="preserve">. </w:t>
      </w:r>
    </w:p>
    <w:p w:rsidR="00BC14FE" w:rsidRDefault="007D6C2F" w:rsidP="00EA040C">
      <w:pPr>
        <w:spacing w:line="480" w:lineRule="auto"/>
        <w:ind w:firstLineChars="300"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surface loading was calculated based on </w:t>
      </w:r>
      <w:r w:rsidR="00BC14FE">
        <w:rPr>
          <w:rFonts w:ascii="Times New Roman" w:hAnsi="Times New Roman" w:cs="Times New Roman"/>
          <w:color w:val="000000"/>
          <w:sz w:val="24"/>
          <w:szCs w:val="24"/>
          <w:shd w:val="clear" w:color="auto" w:fill="FFFFFF"/>
        </w:rPr>
        <w:t xml:space="preserve">small particle transport model and </w:t>
      </w:r>
      <w:r>
        <w:rPr>
          <w:rFonts w:ascii="Times New Roman" w:hAnsi="Times New Roman" w:cs="Times New Roman"/>
          <w:color w:val="000000"/>
          <w:sz w:val="24"/>
          <w:szCs w:val="24"/>
          <w:shd w:val="clear" w:color="auto" w:fill="FFFFFF"/>
        </w:rPr>
        <w:t xml:space="preserve">dry deposition model and Einstein-stokes equation. The key parameter is the pollen deposition </w:t>
      </w:r>
      <w:r w:rsidR="00EA040C">
        <w:rPr>
          <w:rFonts w:ascii="Times New Roman" w:hAnsi="Times New Roman" w:cs="Times New Roman"/>
          <w:color w:val="000000"/>
          <w:sz w:val="24"/>
          <w:szCs w:val="24"/>
          <w:shd w:val="clear" w:color="auto" w:fill="FFFFFF"/>
        </w:rPr>
        <w:t>velocity</w:t>
      </w:r>
      <w:r>
        <w:rPr>
          <w:rFonts w:ascii="Times New Roman" w:hAnsi="Times New Roman" w:cs="Times New Roman"/>
          <w:color w:val="000000"/>
          <w:sz w:val="24"/>
          <w:szCs w:val="24"/>
          <w:shd w:val="clear" w:color="auto" w:fill="FFFFFF"/>
        </w:rPr>
        <w:t xml:space="preserve">, which </w:t>
      </w:r>
      <w:proofErr w:type="gramStart"/>
      <w:r w:rsidR="00BC14FE">
        <w:rPr>
          <w:rFonts w:ascii="Times New Roman" w:hAnsi="Times New Roman" w:cs="Times New Roman"/>
          <w:color w:val="000000"/>
          <w:sz w:val="24"/>
          <w:szCs w:val="24"/>
          <w:shd w:val="clear" w:color="auto" w:fill="FFFFFF"/>
        </w:rPr>
        <w:t>is</w:t>
      </w:r>
      <w:proofErr w:type="gramEnd"/>
      <w:r>
        <w:rPr>
          <w:rFonts w:ascii="Times New Roman" w:hAnsi="Times New Roman" w:cs="Times New Roman"/>
          <w:color w:val="000000"/>
          <w:sz w:val="24"/>
          <w:szCs w:val="24"/>
          <w:shd w:val="clear" w:color="auto" w:fill="FFFFFF"/>
        </w:rPr>
        <w:t xml:space="preserve"> 0.0909 grain/m</w:t>
      </w:r>
      <w:r>
        <w:rPr>
          <w:rFonts w:ascii="Times New Roman" w:hAnsi="Times New Roman" w:cs="Times New Roman"/>
          <w:color w:val="000000"/>
          <w:sz w:val="24"/>
          <w:szCs w:val="24"/>
          <w:shd w:val="clear" w:color="auto" w:fill="FFFFFF"/>
          <w:vertAlign w:val="superscript"/>
        </w:rPr>
        <w:t>2</w:t>
      </w:r>
      <w:r>
        <w:rPr>
          <w:rFonts w:ascii="Times New Roman" w:hAnsi="Times New Roman" w:cs="Times New Roman"/>
          <w:color w:val="000000"/>
          <w:sz w:val="24"/>
          <w:szCs w:val="24"/>
          <w:shd w:val="clear" w:color="auto" w:fill="FFFFFF"/>
        </w:rPr>
        <w:t xml:space="preserve"> for airborne </w:t>
      </w:r>
      <w:r w:rsidR="00BC14FE">
        <w:rPr>
          <w:rFonts w:ascii="Times New Roman" w:hAnsi="Times New Roman" w:cs="Times New Roman"/>
          <w:color w:val="000000"/>
          <w:sz w:val="24"/>
          <w:szCs w:val="24"/>
          <w:shd w:val="clear" w:color="auto" w:fill="FFFFFF"/>
        </w:rPr>
        <w:t>pollen. This parameter is affected by many physical parameters which are listed in Table 3.</w:t>
      </w:r>
    </w:p>
    <w:p w:rsidR="00986DBC" w:rsidRDefault="00BC14FE" w:rsidP="002720F4">
      <w:pPr>
        <w:spacing w:line="480" w:lineRule="auto"/>
        <w:ind w:firstLineChars="300" w:firstLine="720"/>
        <w:rPr>
          <w:rFonts w:hint="eastAsia"/>
        </w:rPr>
      </w:pPr>
      <w:r>
        <w:rPr>
          <w:rFonts w:ascii="Times New Roman" w:hAnsi="Times New Roman" w:cs="Times New Roman"/>
          <w:color w:val="000000"/>
          <w:sz w:val="24"/>
          <w:szCs w:val="24"/>
          <w:shd w:val="clear" w:color="auto" w:fill="FFFFFF"/>
        </w:rPr>
        <w:t xml:space="preserve">Indoor and outdoor time of human would affect the surface loading rate </w:t>
      </w:r>
      <w:r w:rsidR="00FD2A1F">
        <w:rPr>
          <w:rFonts w:ascii="Times New Roman" w:hAnsi="Times New Roman" w:cs="Times New Roman"/>
          <w:color w:val="000000"/>
          <w:sz w:val="24"/>
          <w:szCs w:val="24"/>
          <w:shd w:val="clear" w:color="auto" w:fill="FFFFFF"/>
        </w:rPr>
        <w:t>significantly (</w:t>
      </w:r>
      <w:r w:rsidRPr="00BC14FE">
        <w:rPr>
          <w:rFonts w:ascii="Times New Roman" w:hAnsi="Times New Roman" w:cs="Times New Roman"/>
          <w:color w:val="000000"/>
          <w:sz w:val="24"/>
          <w:szCs w:val="24"/>
          <w:shd w:val="clear" w:color="auto" w:fill="FFFFFF"/>
        </w:rPr>
        <w:t>Zhang, Y., et al. (2013)).</w:t>
      </w:r>
      <w:r w:rsidR="00EF1A81">
        <w:rPr>
          <w:rFonts w:ascii="Times New Roman" w:hAnsi="Times New Roman" w:cs="Times New Roman"/>
          <w:color w:val="000000"/>
          <w:sz w:val="24"/>
          <w:szCs w:val="24"/>
          <w:shd w:val="clear" w:color="auto" w:fill="FFFFFF"/>
        </w:rPr>
        <w:t xml:space="preserve"> </w:t>
      </w:r>
      <w:commentRangeStart w:id="29"/>
      <w:r w:rsidR="00EF1A81">
        <w:rPr>
          <w:rFonts w:ascii="Times New Roman" w:hAnsi="Times New Roman" w:cs="Times New Roman"/>
          <w:color w:val="000000"/>
          <w:sz w:val="24"/>
          <w:szCs w:val="24"/>
          <w:shd w:val="clear" w:color="auto" w:fill="FFFFFF"/>
        </w:rPr>
        <w:t>T</w:t>
      </w:r>
      <w:r w:rsidR="00EF1A81" w:rsidRPr="00BC14FE">
        <w:rPr>
          <w:rFonts w:ascii="Times New Roman" w:hAnsi="Times New Roman" w:cs="Times New Roman"/>
          <w:color w:val="000000"/>
          <w:sz w:val="24"/>
          <w:szCs w:val="24"/>
          <w:shd w:val="clear" w:color="auto" w:fill="FFFFFF"/>
        </w:rPr>
        <w:t xml:space="preserve">he </w:t>
      </w:r>
      <w:r w:rsidRPr="00BC14FE">
        <w:rPr>
          <w:rFonts w:ascii="Times New Roman" w:hAnsi="Times New Roman" w:cs="Times New Roman"/>
          <w:color w:val="000000"/>
          <w:sz w:val="24"/>
          <w:szCs w:val="24"/>
          <w:shd w:val="clear" w:color="auto" w:fill="FFFFFF"/>
        </w:rPr>
        <w:t xml:space="preserve">parameter ventilation rate </w:t>
      </w:r>
      <w:r w:rsidR="00EF1A81">
        <w:rPr>
          <w:rFonts w:ascii="Times New Roman" w:hAnsi="Times New Roman" w:cs="Times New Roman"/>
          <w:color w:val="000000"/>
          <w:sz w:val="24"/>
          <w:szCs w:val="24"/>
          <w:shd w:val="clear" w:color="auto" w:fill="FFFFFF"/>
        </w:rPr>
        <w:t>is</w:t>
      </w:r>
      <w:r w:rsidR="00EF1A81" w:rsidRPr="00BC14FE">
        <w:rPr>
          <w:rFonts w:ascii="Times New Roman" w:hAnsi="Times New Roman" w:cs="Times New Roman"/>
          <w:color w:val="000000"/>
          <w:sz w:val="24"/>
          <w:szCs w:val="24"/>
          <w:shd w:val="clear" w:color="auto" w:fill="FFFFFF"/>
        </w:rPr>
        <w:t xml:space="preserve"> </w:t>
      </w:r>
      <w:r w:rsidRPr="00BC14FE">
        <w:rPr>
          <w:rFonts w:ascii="Times New Roman" w:hAnsi="Times New Roman" w:cs="Times New Roman"/>
          <w:color w:val="000000"/>
          <w:sz w:val="24"/>
          <w:szCs w:val="24"/>
          <w:shd w:val="clear" w:color="auto" w:fill="FFFFFF"/>
        </w:rPr>
        <w:t xml:space="preserve">carried out to illustrate the difference between </w:t>
      </w:r>
      <w:r w:rsidR="00EF1A81" w:rsidRPr="00BC14FE">
        <w:rPr>
          <w:rFonts w:ascii="Times New Roman" w:hAnsi="Times New Roman" w:cs="Times New Roman"/>
          <w:color w:val="000000"/>
          <w:sz w:val="24"/>
          <w:szCs w:val="24"/>
          <w:shd w:val="clear" w:color="auto" w:fill="FFFFFF"/>
        </w:rPr>
        <w:t xml:space="preserve">indoor and outdoor </w:t>
      </w:r>
      <w:r w:rsidRPr="00BC14FE">
        <w:rPr>
          <w:rFonts w:ascii="Times New Roman" w:hAnsi="Times New Roman" w:cs="Times New Roman"/>
          <w:color w:val="000000"/>
          <w:sz w:val="24"/>
          <w:szCs w:val="24"/>
          <w:shd w:val="clear" w:color="auto" w:fill="FFFFFF"/>
        </w:rPr>
        <w:t>pollen concentration</w:t>
      </w:r>
      <w:r w:rsidR="00EF1A81">
        <w:rPr>
          <w:rFonts w:ascii="Times New Roman" w:hAnsi="Times New Roman" w:cs="Times New Roman"/>
          <w:color w:val="000000"/>
          <w:sz w:val="24"/>
          <w:szCs w:val="24"/>
          <w:shd w:val="clear" w:color="auto" w:fill="FFFFFF"/>
        </w:rPr>
        <w:t>s</w:t>
      </w:r>
      <w:r w:rsidR="002720F4" w:rsidRPr="00BC14FE">
        <w:rPr>
          <w:rFonts w:ascii="Times New Roman" w:hAnsi="Times New Roman" w:cs="Times New Roman"/>
          <w:color w:val="000000"/>
          <w:sz w:val="24"/>
          <w:szCs w:val="24"/>
          <w:shd w:val="clear" w:color="auto" w:fill="FFFFFF"/>
        </w:rPr>
        <w:t>.</w:t>
      </w:r>
      <w:commentRangeEnd w:id="29"/>
      <w:r w:rsidR="00EF1A81">
        <w:rPr>
          <w:rStyle w:val="ae"/>
        </w:rPr>
        <w:commentReference w:id="29"/>
      </w:r>
      <w:r w:rsidR="002720F4">
        <w:rPr>
          <w:rFonts w:ascii="Times New Roman" w:hAnsi="Times New Roman" w:cs="Times New Roman"/>
          <w:color w:val="000000"/>
          <w:sz w:val="24"/>
          <w:szCs w:val="24"/>
          <w:shd w:val="clear" w:color="auto" w:fill="FFFFFF"/>
        </w:rPr>
        <w:t xml:space="preserve"> The</w:t>
      </w:r>
      <w:r>
        <w:rPr>
          <w:rFonts w:ascii="Times New Roman" w:hAnsi="Times New Roman" w:cs="Times New Roman"/>
          <w:color w:val="000000"/>
          <w:sz w:val="24"/>
          <w:szCs w:val="24"/>
          <w:shd w:val="clear" w:color="auto" w:fill="FFFFFF"/>
        </w:rPr>
        <w:t xml:space="preserve"> </w:t>
      </w:r>
      <w:r w:rsidR="002720F4">
        <w:rPr>
          <w:rFonts w:ascii="Times New Roman" w:hAnsi="Times New Roman" w:cs="Times New Roman"/>
          <w:color w:val="000000"/>
          <w:sz w:val="24"/>
          <w:szCs w:val="24"/>
          <w:shd w:val="clear" w:color="auto" w:fill="FFFFFF"/>
        </w:rPr>
        <w:t xml:space="preserve">outdoor concentration of pollen is normally 5-8 times higher than </w:t>
      </w:r>
      <w:r w:rsidR="00EF1A81">
        <w:rPr>
          <w:rFonts w:ascii="Times New Roman" w:hAnsi="Times New Roman" w:cs="Times New Roman"/>
          <w:color w:val="000000"/>
          <w:sz w:val="24"/>
          <w:szCs w:val="24"/>
          <w:shd w:val="clear" w:color="auto" w:fill="FFFFFF"/>
        </w:rPr>
        <w:t xml:space="preserve">indoor </w:t>
      </w:r>
      <w:r w:rsidR="002720F4">
        <w:rPr>
          <w:rFonts w:ascii="Times New Roman" w:hAnsi="Times New Roman" w:cs="Times New Roman"/>
          <w:color w:val="000000"/>
          <w:sz w:val="24"/>
          <w:szCs w:val="24"/>
          <w:shd w:val="clear" w:color="auto" w:fill="FFFFFF"/>
        </w:rPr>
        <w:lastRenderedPageBreak/>
        <w:t>concentration. There is no reports about pollen shows that if this prediction is valid. Similar methods and data are reported mainly about particulate matters (PM2.5 and PM10) and pesticides (</w:t>
      </w:r>
      <w:r w:rsidR="002720F4" w:rsidRPr="00D61707">
        <w:t>Zhang, Y., et al. (2013)</w:t>
      </w:r>
      <w:r w:rsidR="002720F4">
        <w:t>).</w:t>
      </w:r>
    </w:p>
    <w:p w:rsidR="00D324FF" w:rsidRDefault="0044119F" w:rsidP="00490BF9">
      <w:pPr>
        <w:pStyle w:val="2"/>
        <w:ind w:firstLine="630"/>
      </w:pPr>
      <w:r>
        <w:t xml:space="preserve"> </w:t>
      </w:r>
      <w:r w:rsidR="00524BD0" w:rsidRPr="00524BD0">
        <w:t>Exposures to Pollen</w:t>
      </w:r>
    </w:p>
    <w:p w:rsidR="00524BD0" w:rsidRPr="00D557A7" w:rsidRDefault="00524BD0" w:rsidP="001F7B7C">
      <w:pPr>
        <w:pStyle w:val="a7"/>
        <w:spacing w:line="480" w:lineRule="auto"/>
        <w:ind w:firstLine="420"/>
        <w:rPr>
          <w:rFonts w:ascii="Times New Roman" w:eastAsiaTheme="minorEastAsia" w:hAnsi="Times New Roman" w:cs="Times New Roman"/>
          <w:color w:val="000000"/>
          <w:sz w:val="24"/>
          <w:szCs w:val="24"/>
          <w:shd w:val="clear" w:color="auto" w:fill="FFFFFF"/>
        </w:rPr>
      </w:pPr>
      <w:r w:rsidRPr="000930FE">
        <w:rPr>
          <w:rFonts w:ascii="Times New Roman" w:eastAsiaTheme="minorEastAsia" w:hAnsi="Times New Roman" w:cs="Times New Roman"/>
          <w:color w:val="000000"/>
          <w:sz w:val="24"/>
          <w:szCs w:val="24"/>
          <w:shd w:val="clear" w:color="auto" w:fill="FFFFFF"/>
        </w:rPr>
        <w:t xml:space="preserve">While </w:t>
      </w:r>
      <w:r w:rsidR="00BC265E" w:rsidRPr="000930FE">
        <w:rPr>
          <w:rFonts w:ascii="Times New Roman" w:eastAsiaTheme="minorEastAsia" w:hAnsi="Times New Roman" w:cs="Times New Roman"/>
          <w:color w:val="000000"/>
          <w:sz w:val="24"/>
          <w:szCs w:val="24"/>
          <w:shd w:val="clear" w:color="auto" w:fill="FFFFFF"/>
        </w:rPr>
        <w:t xml:space="preserve">the </w:t>
      </w:r>
      <w:r w:rsidRPr="000930FE">
        <w:rPr>
          <w:rFonts w:ascii="Times New Roman" w:eastAsiaTheme="minorEastAsia" w:hAnsi="Times New Roman" w:cs="Times New Roman"/>
          <w:color w:val="000000"/>
          <w:sz w:val="24"/>
          <w:szCs w:val="24"/>
          <w:shd w:val="clear" w:color="auto" w:fill="FFFFFF"/>
        </w:rPr>
        <w:t xml:space="preserve">female and male </w:t>
      </w:r>
      <w:r w:rsidR="00BC265E" w:rsidRPr="000930FE">
        <w:rPr>
          <w:rFonts w:ascii="Times New Roman" w:eastAsiaTheme="minorEastAsia" w:hAnsi="Times New Roman" w:cs="Times New Roman"/>
          <w:color w:val="000000"/>
          <w:sz w:val="24"/>
          <w:szCs w:val="24"/>
          <w:shd w:val="clear" w:color="auto" w:fill="FFFFFF"/>
        </w:rPr>
        <w:t xml:space="preserve">residents </w:t>
      </w:r>
      <w:r w:rsidRPr="000930FE">
        <w:rPr>
          <w:rFonts w:ascii="Times New Roman" w:eastAsiaTheme="minorEastAsia" w:hAnsi="Times New Roman" w:cs="Times New Roman"/>
          <w:color w:val="000000"/>
          <w:sz w:val="24"/>
          <w:szCs w:val="24"/>
          <w:shd w:val="clear" w:color="auto" w:fill="FFFFFF"/>
        </w:rPr>
        <w:t>distributions of</w:t>
      </w:r>
      <w:r w:rsidR="00BC265E" w:rsidRPr="000930FE">
        <w:rPr>
          <w:rFonts w:ascii="Times New Roman" w:eastAsiaTheme="minorEastAsia" w:hAnsi="Times New Roman" w:cs="Times New Roman"/>
          <w:color w:val="000000"/>
          <w:sz w:val="24"/>
          <w:szCs w:val="24"/>
          <w:shd w:val="clear" w:color="auto" w:fill="FFFFFF"/>
        </w:rPr>
        <w:t xml:space="preserve"> body weight,</w:t>
      </w:r>
      <w:r w:rsidRPr="000930FE">
        <w:rPr>
          <w:rFonts w:ascii="Times New Roman" w:eastAsiaTheme="minorEastAsia" w:hAnsi="Times New Roman" w:cs="Times New Roman"/>
          <w:color w:val="000000"/>
          <w:sz w:val="24"/>
          <w:szCs w:val="24"/>
          <w:shd w:val="clear" w:color="auto" w:fill="FFFFFF"/>
        </w:rPr>
        <w:t xml:space="preserve"> inhalation </w:t>
      </w:r>
      <w:r w:rsidR="00BC265E" w:rsidRPr="000930FE">
        <w:rPr>
          <w:rFonts w:ascii="Times New Roman" w:eastAsiaTheme="minorEastAsia" w:hAnsi="Times New Roman" w:cs="Times New Roman"/>
          <w:color w:val="000000"/>
          <w:sz w:val="24"/>
          <w:szCs w:val="24"/>
          <w:shd w:val="clear" w:color="auto" w:fill="FFFFFF"/>
        </w:rPr>
        <w:t>rate</w:t>
      </w:r>
      <w:r w:rsidR="001C5ED6">
        <w:rPr>
          <w:rFonts w:ascii="Times New Roman" w:eastAsiaTheme="minorEastAsia" w:hAnsi="Times New Roman" w:cs="Times New Roman"/>
          <w:color w:val="000000"/>
          <w:sz w:val="24"/>
          <w:szCs w:val="24"/>
          <w:shd w:val="clear" w:color="auto" w:fill="FFFFFF"/>
        </w:rPr>
        <w:t xml:space="preserve"> and</w:t>
      </w:r>
      <w:r w:rsidR="001C5ED6" w:rsidRPr="000930FE">
        <w:rPr>
          <w:rFonts w:ascii="Times New Roman" w:eastAsiaTheme="minorEastAsia" w:hAnsi="Times New Roman" w:cs="Times New Roman"/>
          <w:color w:val="000000"/>
          <w:sz w:val="24"/>
          <w:szCs w:val="24"/>
          <w:shd w:val="clear" w:color="auto" w:fill="FFFFFF"/>
        </w:rPr>
        <w:t xml:space="preserve"> </w:t>
      </w:r>
      <w:r w:rsidR="00BC265E" w:rsidRPr="000930FE">
        <w:rPr>
          <w:rFonts w:ascii="Times New Roman" w:eastAsiaTheme="minorEastAsia" w:hAnsi="Times New Roman" w:cs="Times New Roman"/>
          <w:color w:val="000000"/>
          <w:sz w:val="24"/>
          <w:szCs w:val="24"/>
          <w:shd w:val="clear" w:color="auto" w:fill="FFFFFF"/>
        </w:rPr>
        <w:t xml:space="preserve">body skin surface </w:t>
      </w:r>
      <w:r w:rsidRPr="000930FE">
        <w:rPr>
          <w:rFonts w:ascii="Times New Roman" w:eastAsiaTheme="minorEastAsia" w:hAnsi="Times New Roman" w:cs="Times New Roman"/>
          <w:color w:val="000000"/>
          <w:sz w:val="24"/>
          <w:szCs w:val="24"/>
          <w:shd w:val="clear" w:color="auto" w:fill="FFFFFF"/>
        </w:rPr>
        <w:t xml:space="preserve">are different, no significant differences in simulated exposures between female and male </w:t>
      </w:r>
      <w:r w:rsidR="000930FE" w:rsidRPr="000930FE">
        <w:rPr>
          <w:rFonts w:ascii="Times New Roman" w:eastAsiaTheme="minorEastAsia" w:hAnsi="Times New Roman" w:cs="Times New Roman"/>
          <w:color w:val="000000"/>
          <w:sz w:val="24"/>
          <w:szCs w:val="24"/>
          <w:shd w:val="clear" w:color="auto" w:fill="FFFFFF"/>
        </w:rPr>
        <w:t>residents</w:t>
      </w:r>
      <w:r w:rsidRPr="000930FE">
        <w:rPr>
          <w:rFonts w:ascii="Times New Roman" w:eastAsiaTheme="minorEastAsia" w:hAnsi="Times New Roman" w:cs="Times New Roman"/>
          <w:color w:val="000000"/>
          <w:sz w:val="24"/>
          <w:szCs w:val="24"/>
          <w:shd w:val="clear" w:color="auto" w:fill="FFFFFF"/>
        </w:rPr>
        <w:t xml:space="preserve"> were identified based on a </w:t>
      </w:r>
      <w:r w:rsidR="00665627">
        <w:rPr>
          <w:rFonts w:ascii="Times New Roman" w:eastAsiaTheme="minorEastAsia" w:hAnsi="Times New Roman" w:cs="Times New Roman"/>
          <w:color w:val="000000"/>
          <w:sz w:val="24"/>
          <w:szCs w:val="24"/>
          <w:shd w:val="clear" w:color="auto" w:fill="FFFFFF"/>
        </w:rPr>
        <w:t>t-</w:t>
      </w:r>
      <w:r w:rsidR="000930FE" w:rsidRPr="000930FE">
        <w:rPr>
          <w:rFonts w:ascii="Times New Roman" w:eastAsiaTheme="minorEastAsia" w:hAnsi="Times New Roman" w:cs="Times New Roman"/>
          <w:color w:val="000000"/>
          <w:sz w:val="24"/>
          <w:szCs w:val="24"/>
          <w:shd w:val="clear" w:color="auto" w:fill="FFFFFF"/>
        </w:rPr>
        <w:t>test</w:t>
      </w:r>
      <w:r w:rsidRPr="000930FE">
        <w:rPr>
          <w:rFonts w:ascii="Times New Roman" w:eastAsiaTheme="minorEastAsia" w:hAnsi="Times New Roman" w:cs="Times New Roman"/>
          <w:color w:val="000000"/>
          <w:sz w:val="24"/>
          <w:szCs w:val="24"/>
          <w:shd w:val="clear" w:color="auto" w:fill="FFFFFF"/>
        </w:rPr>
        <w:t xml:space="preserve">. Thus data from all </w:t>
      </w:r>
      <w:r w:rsidR="000930FE" w:rsidRPr="000930FE">
        <w:rPr>
          <w:rFonts w:ascii="Times New Roman" w:eastAsiaTheme="minorEastAsia" w:hAnsi="Times New Roman" w:cs="Times New Roman"/>
          <w:color w:val="000000"/>
          <w:sz w:val="24"/>
          <w:szCs w:val="24"/>
          <w:shd w:val="clear" w:color="auto" w:fill="FFFFFF"/>
        </w:rPr>
        <w:t>residents</w:t>
      </w:r>
      <w:r w:rsidRPr="000930FE">
        <w:rPr>
          <w:rFonts w:ascii="Times New Roman" w:eastAsiaTheme="minorEastAsia" w:hAnsi="Times New Roman" w:cs="Times New Roman"/>
          <w:color w:val="000000"/>
          <w:sz w:val="24"/>
          <w:szCs w:val="24"/>
          <w:shd w:val="clear" w:color="auto" w:fill="FFFFFF"/>
        </w:rPr>
        <w:t xml:space="preserve"> were combined. </w:t>
      </w:r>
      <w:commentRangeStart w:id="30"/>
      <w:proofErr w:type="gramStart"/>
      <w:r w:rsidR="000930FE">
        <w:rPr>
          <w:rFonts w:ascii="Times New Roman" w:eastAsiaTheme="minorEastAsia" w:hAnsi="Times New Roman" w:cs="Times New Roman"/>
          <w:color w:val="000000"/>
          <w:sz w:val="24"/>
          <w:szCs w:val="24"/>
          <w:shd w:val="clear" w:color="auto" w:fill="FFFFFF"/>
        </w:rPr>
        <w:t>we</w:t>
      </w:r>
      <w:proofErr w:type="gramEnd"/>
      <w:r w:rsidR="000930FE">
        <w:rPr>
          <w:rFonts w:ascii="Times New Roman" w:eastAsiaTheme="minorEastAsia" w:hAnsi="Times New Roman" w:cs="Times New Roman"/>
          <w:color w:val="000000"/>
          <w:sz w:val="24"/>
          <w:szCs w:val="24"/>
          <w:shd w:val="clear" w:color="auto" w:fill="FFFFFF"/>
        </w:rPr>
        <w:t xml:space="preserve"> used normalized method to </w:t>
      </w:r>
      <w:r w:rsidR="00D557A7">
        <w:rPr>
          <w:rFonts w:ascii="Times New Roman" w:eastAsiaTheme="minorEastAsia" w:hAnsi="Times New Roman" w:cs="Times New Roman"/>
          <w:color w:val="000000"/>
          <w:sz w:val="24"/>
          <w:szCs w:val="24"/>
          <w:shd w:val="clear" w:color="auto" w:fill="FFFFFF"/>
        </w:rPr>
        <w:t xml:space="preserve">scale down the size </w:t>
      </w:r>
      <w:r w:rsidR="001C5ED6">
        <w:rPr>
          <w:rFonts w:ascii="Times New Roman" w:eastAsiaTheme="minorEastAsia" w:hAnsi="Times New Roman" w:cs="Times New Roman"/>
          <w:color w:val="000000"/>
          <w:sz w:val="24"/>
          <w:szCs w:val="24"/>
          <w:shd w:val="clear" w:color="auto" w:fill="FFFFFF"/>
        </w:rPr>
        <w:t xml:space="preserve">of </w:t>
      </w:r>
      <w:r w:rsidR="000930FE">
        <w:rPr>
          <w:rFonts w:ascii="Times New Roman" w:eastAsiaTheme="minorEastAsia" w:hAnsi="Times New Roman" w:cs="Times New Roman"/>
          <w:color w:val="000000"/>
          <w:sz w:val="24"/>
          <w:szCs w:val="24"/>
          <w:shd w:val="clear" w:color="auto" w:fill="FFFFFF"/>
        </w:rPr>
        <w:t xml:space="preserve">the population in each climate region </w:t>
      </w:r>
      <w:r w:rsidR="00D557A7">
        <w:rPr>
          <w:rFonts w:ascii="Times New Roman" w:eastAsiaTheme="minorEastAsia" w:hAnsi="Times New Roman" w:cs="Times New Roman"/>
          <w:color w:val="000000"/>
          <w:sz w:val="24"/>
          <w:szCs w:val="24"/>
          <w:shd w:val="clear" w:color="auto" w:fill="FFFFFF"/>
        </w:rPr>
        <w:t>to 100000,</w:t>
      </w:r>
      <w:ins w:id="31" w:author="Yong" w:date="2013-12-15T17:12:00Z">
        <w:r w:rsidR="001C5ED6">
          <w:rPr>
            <w:rFonts w:ascii="Times New Roman" w:eastAsiaTheme="minorEastAsia" w:hAnsi="Times New Roman" w:cs="Times New Roman"/>
            <w:color w:val="000000"/>
            <w:sz w:val="24"/>
            <w:szCs w:val="24"/>
            <w:shd w:val="clear" w:color="auto" w:fill="FFFFFF"/>
          </w:rPr>
          <w:t xml:space="preserve"> </w:t>
        </w:r>
      </w:ins>
      <w:r w:rsidR="00D557A7">
        <w:rPr>
          <w:rFonts w:ascii="Times New Roman" w:eastAsiaTheme="minorEastAsia" w:hAnsi="Times New Roman" w:cs="Times New Roman"/>
          <w:color w:val="000000"/>
          <w:sz w:val="24"/>
          <w:szCs w:val="24"/>
          <w:shd w:val="clear" w:color="auto" w:fill="FFFFFF"/>
        </w:rPr>
        <w:t>so the exposure to pollen in each climate region could be compared</w:t>
      </w:r>
      <w:commentRangeEnd w:id="30"/>
      <w:r w:rsidR="001C5ED6">
        <w:rPr>
          <w:rStyle w:val="ae"/>
          <w:rFonts w:ascii="Cambria Math" w:eastAsiaTheme="minorEastAsia" w:hAnsi="Cambria Math" w:cstheme="minorBidi"/>
        </w:rPr>
        <w:commentReference w:id="30"/>
      </w:r>
      <w:r w:rsidR="00D557A7">
        <w:rPr>
          <w:rFonts w:ascii="Times New Roman" w:eastAsiaTheme="minorEastAsia" w:hAnsi="Times New Roman" w:cs="Times New Roman"/>
          <w:color w:val="000000"/>
          <w:sz w:val="24"/>
          <w:szCs w:val="24"/>
          <w:shd w:val="clear" w:color="auto" w:fill="FFFFFF"/>
        </w:rPr>
        <w:t xml:space="preserve">. </w:t>
      </w:r>
      <w:commentRangeStart w:id="32"/>
      <w:r w:rsidR="00D557A7">
        <w:rPr>
          <w:rFonts w:ascii="Times New Roman" w:eastAsiaTheme="minorEastAsia" w:hAnsi="Times New Roman" w:cs="Times New Roman"/>
          <w:color w:val="000000"/>
          <w:sz w:val="24"/>
          <w:szCs w:val="24"/>
          <w:shd w:val="clear" w:color="auto" w:fill="FFFFFF"/>
        </w:rPr>
        <w:t>The distribution curve by age is maintained in every region</w:t>
      </w:r>
      <w:commentRangeEnd w:id="32"/>
      <w:r w:rsidR="001C5ED6">
        <w:rPr>
          <w:rStyle w:val="ae"/>
          <w:rFonts w:ascii="Cambria Math" w:eastAsiaTheme="minorEastAsia" w:hAnsi="Cambria Math" w:cstheme="minorBidi"/>
        </w:rPr>
        <w:commentReference w:id="32"/>
      </w:r>
      <w:r w:rsidR="00D557A7">
        <w:rPr>
          <w:rFonts w:ascii="Times New Roman" w:eastAsiaTheme="minorEastAsia" w:hAnsi="Times New Roman" w:cs="Times New Roman"/>
          <w:color w:val="000000"/>
          <w:sz w:val="24"/>
          <w:szCs w:val="24"/>
          <w:shd w:val="clear" w:color="auto" w:fill="FFFFFF"/>
        </w:rPr>
        <w:t>.</w:t>
      </w:r>
      <w:r w:rsidR="000930FE">
        <w:rPr>
          <w:rFonts w:ascii="Times New Roman" w:hAnsi="Times New Roman" w:cs="Times New Roman"/>
          <w:color w:val="000000"/>
          <w:sz w:val="24"/>
          <w:szCs w:val="24"/>
          <w:shd w:val="clear" w:color="auto" w:fill="FFFFFF"/>
        </w:rPr>
        <w:t xml:space="preserve"> </w:t>
      </w:r>
      <w:commentRangeStart w:id="33"/>
      <w:r w:rsidRPr="00524BD0">
        <w:rPr>
          <w:rFonts w:ascii="Times New Roman" w:hAnsi="Times New Roman" w:cs="Times New Roman"/>
          <w:color w:val="000000"/>
          <w:sz w:val="24"/>
          <w:szCs w:val="24"/>
          <w:shd w:val="clear" w:color="auto" w:fill="FFFFFF"/>
        </w:rPr>
        <w:t xml:space="preserve">Figure </w:t>
      </w:r>
      <w:r w:rsidR="000930FE">
        <w:rPr>
          <w:rFonts w:ascii="Times New Roman" w:hAnsi="Times New Roman" w:cs="Times New Roman"/>
          <w:color w:val="000000"/>
          <w:sz w:val="24"/>
          <w:szCs w:val="24"/>
          <w:shd w:val="clear" w:color="auto" w:fill="FFFFFF"/>
        </w:rPr>
        <w:t>20 to Figure 21</w:t>
      </w:r>
      <w:commentRangeEnd w:id="33"/>
      <w:r w:rsidR="001C5ED6">
        <w:rPr>
          <w:rStyle w:val="ae"/>
          <w:rFonts w:ascii="Cambria Math" w:eastAsiaTheme="minorEastAsia" w:hAnsi="Cambria Math" w:cstheme="minorBidi"/>
        </w:rPr>
        <w:commentReference w:id="33"/>
      </w:r>
      <w:r w:rsidRPr="00524BD0">
        <w:rPr>
          <w:rFonts w:ascii="Times New Roman" w:hAnsi="Times New Roman" w:cs="Times New Roman"/>
          <w:color w:val="000000"/>
          <w:sz w:val="24"/>
          <w:szCs w:val="24"/>
          <w:shd w:val="clear" w:color="auto" w:fill="FFFFFF"/>
        </w:rPr>
        <w:t xml:space="preserve"> show the simulated cumulative probability of </w:t>
      </w:r>
      <w:r w:rsidR="000930FE">
        <w:rPr>
          <w:rFonts w:ascii="Times New Roman" w:hAnsi="Times New Roman" w:cs="Times New Roman"/>
          <w:color w:val="000000"/>
          <w:sz w:val="24"/>
          <w:szCs w:val="24"/>
          <w:shd w:val="clear" w:color="auto" w:fill="FFFFFF"/>
        </w:rPr>
        <w:t>resident</w:t>
      </w:r>
      <w:r w:rsidRPr="00524BD0">
        <w:rPr>
          <w:rFonts w:ascii="Times New Roman" w:hAnsi="Times New Roman" w:cs="Times New Roman"/>
          <w:color w:val="000000"/>
          <w:sz w:val="24"/>
          <w:szCs w:val="24"/>
          <w:shd w:val="clear" w:color="auto" w:fill="FFFFFF"/>
        </w:rPr>
        <w:t xml:space="preserve">s’ daily exposures to </w:t>
      </w:r>
      <w:r w:rsidR="000930FE">
        <w:rPr>
          <w:rFonts w:ascii="Times New Roman" w:hAnsi="Times New Roman" w:cs="Times New Roman"/>
          <w:color w:val="000000"/>
          <w:sz w:val="24"/>
          <w:szCs w:val="24"/>
          <w:shd w:val="clear" w:color="auto" w:fill="FFFFFF"/>
        </w:rPr>
        <w:t>pollen</w:t>
      </w:r>
      <w:r w:rsidRPr="00524BD0">
        <w:rPr>
          <w:rFonts w:ascii="Times New Roman" w:hAnsi="Times New Roman" w:cs="Times New Roman"/>
          <w:color w:val="000000"/>
          <w:sz w:val="24"/>
          <w:szCs w:val="24"/>
          <w:shd w:val="clear" w:color="auto" w:fill="FFFFFF"/>
        </w:rPr>
        <w:t xml:space="preserve"> </w:t>
      </w:r>
      <w:r w:rsidR="00D557A7">
        <w:rPr>
          <w:rFonts w:ascii="Times New Roman" w:hAnsi="Times New Roman" w:cs="Times New Roman"/>
          <w:color w:val="000000"/>
          <w:sz w:val="24"/>
          <w:szCs w:val="24"/>
          <w:shd w:val="clear" w:color="auto" w:fill="FFFFFF"/>
        </w:rPr>
        <w:t>under three different exposure routes.</w:t>
      </w:r>
      <w:r w:rsidR="001C5ED6">
        <w:rPr>
          <w:rFonts w:ascii="Times New Roman" w:hAnsi="Times New Roman" w:cs="Times New Roman"/>
          <w:color w:val="000000"/>
          <w:sz w:val="24"/>
          <w:szCs w:val="24"/>
          <w:shd w:val="clear" w:color="auto" w:fill="FFFFFF"/>
        </w:rPr>
        <w:t xml:space="preserve"> T</w:t>
      </w:r>
      <w:r w:rsidR="001C5ED6" w:rsidRPr="00524BD0">
        <w:rPr>
          <w:rFonts w:ascii="Times New Roman" w:hAnsi="Times New Roman" w:cs="Times New Roman"/>
          <w:color w:val="000000"/>
          <w:sz w:val="24"/>
          <w:szCs w:val="24"/>
          <w:shd w:val="clear" w:color="auto" w:fill="FFFFFF"/>
        </w:rPr>
        <w:t xml:space="preserve">he </w:t>
      </w:r>
      <w:r w:rsidRPr="00524BD0">
        <w:rPr>
          <w:rFonts w:ascii="Times New Roman" w:hAnsi="Times New Roman" w:cs="Times New Roman"/>
          <w:color w:val="000000"/>
          <w:sz w:val="24"/>
          <w:szCs w:val="24"/>
          <w:shd w:val="clear" w:color="auto" w:fill="FFFFFF"/>
        </w:rPr>
        <w:t xml:space="preserve">medians of the daily exposures </w:t>
      </w:r>
      <w:r w:rsidR="00D557A7">
        <w:rPr>
          <w:rFonts w:ascii="Times New Roman" w:hAnsi="Times New Roman" w:cs="Times New Roman"/>
          <w:color w:val="000000"/>
          <w:sz w:val="24"/>
          <w:szCs w:val="24"/>
          <w:shd w:val="clear" w:color="auto" w:fill="FFFFFF"/>
        </w:rPr>
        <w:t xml:space="preserve">of Ambrosia, Artemisia, Betula, Gramineae, Quercus </w:t>
      </w:r>
      <w:r w:rsidRPr="00524BD0">
        <w:rPr>
          <w:rFonts w:ascii="Times New Roman" w:hAnsi="Times New Roman" w:cs="Times New Roman"/>
          <w:color w:val="000000"/>
          <w:sz w:val="24"/>
          <w:szCs w:val="24"/>
          <w:shd w:val="clear" w:color="auto" w:fill="FFFFFF"/>
        </w:rPr>
        <w:t xml:space="preserve">were </w:t>
      </w:r>
      <w:commentRangeStart w:id="34"/>
      <w:r w:rsidRPr="00524BD0">
        <w:rPr>
          <w:rFonts w:ascii="Times New Roman" w:hAnsi="Times New Roman" w:cs="Times New Roman"/>
          <w:color w:val="000000"/>
          <w:sz w:val="24"/>
          <w:szCs w:val="24"/>
          <w:shd w:val="clear" w:color="auto" w:fill="FFFFFF"/>
        </w:rPr>
        <w:t>2.3×10</w:t>
      </w:r>
      <w:r w:rsidRPr="00D557A7">
        <w:rPr>
          <w:rFonts w:ascii="Times New Roman" w:hAnsi="Times New Roman" w:cs="Times New Roman"/>
          <w:color w:val="000000"/>
          <w:sz w:val="24"/>
          <w:szCs w:val="24"/>
          <w:shd w:val="clear" w:color="auto" w:fill="FFFFFF"/>
          <w:vertAlign w:val="superscript"/>
        </w:rPr>
        <w:t>-3</w:t>
      </w:r>
      <w:r w:rsidRPr="00524BD0">
        <w:rPr>
          <w:rFonts w:ascii="Times New Roman" w:hAnsi="Times New Roman" w:cs="Times New Roman"/>
          <w:color w:val="000000"/>
          <w:sz w:val="24"/>
          <w:szCs w:val="24"/>
          <w:shd w:val="clear" w:color="auto" w:fill="FFFFFF"/>
        </w:rPr>
        <w:t>, 1.2</w:t>
      </w:r>
      <w:r w:rsidR="00D557A7" w:rsidRPr="00524BD0">
        <w:rPr>
          <w:rFonts w:ascii="Times New Roman" w:hAnsi="Times New Roman" w:cs="Times New Roman"/>
          <w:color w:val="000000"/>
          <w:sz w:val="24"/>
          <w:szCs w:val="24"/>
          <w:shd w:val="clear" w:color="auto" w:fill="FFFFFF"/>
        </w:rPr>
        <w:t>×10</w:t>
      </w:r>
      <w:r w:rsidR="00D557A7" w:rsidRPr="00D557A7">
        <w:rPr>
          <w:rFonts w:ascii="Times New Roman" w:hAnsi="Times New Roman" w:cs="Times New Roman"/>
          <w:color w:val="000000"/>
          <w:sz w:val="24"/>
          <w:szCs w:val="24"/>
          <w:shd w:val="clear" w:color="auto" w:fill="FFFFFF"/>
          <w:vertAlign w:val="superscript"/>
        </w:rPr>
        <w:t>-3</w:t>
      </w:r>
      <w:r w:rsidRPr="00524BD0">
        <w:rPr>
          <w:rFonts w:ascii="Times New Roman" w:hAnsi="Times New Roman" w:cs="Times New Roman"/>
          <w:color w:val="000000"/>
          <w:sz w:val="24"/>
          <w:szCs w:val="24"/>
          <w:shd w:val="clear" w:color="auto" w:fill="FFFFFF"/>
        </w:rPr>
        <w:t>,</w:t>
      </w:r>
      <w:r w:rsidR="001C5ED6">
        <w:rPr>
          <w:rFonts w:ascii="Times New Roman" w:hAnsi="Times New Roman" w:cs="Times New Roman"/>
          <w:color w:val="000000"/>
          <w:sz w:val="24"/>
          <w:szCs w:val="24"/>
          <w:shd w:val="clear" w:color="auto" w:fill="FFFFFF"/>
        </w:rPr>
        <w:t xml:space="preserve"> </w:t>
      </w:r>
      <w:r w:rsidR="00D557A7">
        <w:rPr>
          <w:rFonts w:ascii="Times New Roman" w:hAnsi="Times New Roman" w:cs="Times New Roman"/>
          <w:color w:val="000000"/>
          <w:sz w:val="24"/>
          <w:szCs w:val="24"/>
          <w:shd w:val="clear" w:color="auto" w:fill="FFFFFF"/>
        </w:rPr>
        <w:t>9.5</w:t>
      </w:r>
      <w:r w:rsidR="00D557A7" w:rsidRPr="00524BD0">
        <w:rPr>
          <w:rFonts w:ascii="Times New Roman" w:hAnsi="Times New Roman" w:cs="Times New Roman"/>
          <w:color w:val="000000"/>
          <w:sz w:val="24"/>
          <w:szCs w:val="24"/>
          <w:shd w:val="clear" w:color="auto" w:fill="FFFFFF"/>
        </w:rPr>
        <w:t>×10</w:t>
      </w:r>
      <w:r w:rsidR="00D557A7" w:rsidRPr="00D557A7">
        <w:rPr>
          <w:rFonts w:ascii="Times New Roman" w:hAnsi="Times New Roman" w:cs="Times New Roman"/>
          <w:color w:val="000000"/>
          <w:sz w:val="24"/>
          <w:szCs w:val="24"/>
          <w:shd w:val="clear" w:color="auto" w:fill="FFFFFF"/>
          <w:vertAlign w:val="superscript"/>
        </w:rPr>
        <w:t>-</w:t>
      </w:r>
      <w:r w:rsidR="00D557A7">
        <w:rPr>
          <w:rFonts w:ascii="Times New Roman" w:hAnsi="Times New Roman" w:cs="Times New Roman"/>
          <w:color w:val="000000"/>
          <w:sz w:val="24"/>
          <w:szCs w:val="24"/>
          <w:shd w:val="clear" w:color="auto" w:fill="FFFFFF"/>
          <w:vertAlign w:val="superscript"/>
        </w:rPr>
        <w:t>2</w:t>
      </w:r>
      <w:r w:rsidR="00D557A7">
        <w:rPr>
          <w:rFonts w:ascii="Times New Roman" w:hAnsi="Times New Roman" w:cs="Times New Roman"/>
          <w:color w:val="000000"/>
          <w:sz w:val="24"/>
          <w:szCs w:val="24"/>
          <w:shd w:val="clear" w:color="auto" w:fill="FFFFFF"/>
        </w:rPr>
        <w:t>, 3.2</w:t>
      </w:r>
      <w:r w:rsidR="00D557A7" w:rsidRPr="00524BD0">
        <w:rPr>
          <w:rFonts w:ascii="Times New Roman" w:hAnsi="Times New Roman" w:cs="Times New Roman"/>
          <w:color w:val="000000"/>
          <w:sz w:val="24"/>
          <w:szCs w:val="24"/>
          <w:shd w:val="clear" w:color="auto" w:fill="FFFFFF"/>
        </w:rPr>
        <w:t>×10</w:t>
      </w:r>
      <w:r w:rsidR="00D557A7" w:rsidRPr="00D557A7">
        <w:rPr>
          <w:rFonts w:ascii="Times New Roman" w:hAnsi="Times New Roman" w:cs="Times New Roman"/>
          <w:color w:val="000000"/>
          <w:sz w:val="24"/>
          <w:szCs w:val="24"/>
          <w:shd w:val="clear" w:color="auto" w:fill="FFFFFF"/>
          <w:vertAlign w:val="superscript"/>
        </w:rPr>
        <w:t>-3</w:t>
      </w:r>
      <w:proofErr w:type="gramStart"/>
      <w:r w:rsidR="00D557A7">
        <w:rPr>
          <w:rFonts w:ascii="Times New Roman" w:hAnsi="Times New Roman" w:cs="Times New Roman"/>
          <w:color w:val="000000"/>
          <w:sz w:val="24"/>
          <w:szCs w:val="24"/>
          <w:shd w:val="clear" w:color="auto" w:fill="FFFFFF"/>
        </w:rPr>
        <w:t>,1.4</w:t>
      </w:r>
      <w:proofErr w:type="gramEnd"/>
      <w:r w:rsidR="00D557A7" w:rsidRPr="00524BD0">
        <w:rPr>
          <w:rFonts w:ascii="Times New Roman" w:hAnsi="Times New Roman" w:cs="Times New Roman"/>
          <w:color w:val="000000"/>
          <w:sz w:val="24"/>
          <w:szCs w:val="24"/>
          <w:shd w:val="clear" w:color="auto" w:fill="FFFFFF"/>
        </w:rPr>
        <w:t>×10</w:t>
      </w:r>
      <w:r w:rsidR="00D557A7" w:rsidRPr="00D557A7">
        <w:rPr>
          <w:rFonts w:ascii="Times New Roman" w:hAnsi="Times New Roman" w:cs="Times New Roman"/>
          <w:color w:val="000000"/>
          <w:sz w:val="24"/>
          <w:szCs w:val="24"/>
          <w:shd w:val="clear" w:color="auto" w:fill="FFFFFF"/>
          <w:vertAlign w:val="superscript"/>
        </w:rPr>
        <w:t>-</w:t>
      </w:r>
      <w:r w:rsidR="00D557A7">
        <w:rPr>
          <w:rFonts w:ascii="Times New Roman" w:hAnsi="Times New Roman" w:cs="Times New Roman"/>
          <w:color w:val="000000"/>
          <w:sz w:val="24"/>
          <w:szCs w:val="24"/>
          <w:shd w:val="clear" w:color="auto" w:fill="FFFFFF"/>
          <w:vertAlign w:val="superscript"/>
        </w:rPr>
        <w:t>2</w:t>
      </w:r>
      <w:commentRangeEnd w:id="34"/>
      <w:r w:rsidR="001C5ED6">
        <w:rPr>
          <w:rStyle w:val="ae"/>
          <w:rFonts w:ascii="Cambria Math" w:eastAsiaTheme="minorEastAsia" w:hAnsi="Cambria Math" w:cstheme="minorBidi"/>
        </w:rPr>
        <w:commentReference w:id="34"/>
      </w:r>
      <w:r w:rsidR="00D557A7">
        <w:rPr>
          <w:rFonts w:ascii="Times New Roman" w:hAnsi="Times New Roman" w:cs="Times New Roman"/>
          <w:color w:val="000000"/>
          <w:sz w:val="24"/>
          <w:szCs w:val="24"/>
          <w:shd w:val="clear" w:color="auto" w:fill="FFFFFF"/>
        </w:rPr>
        <w:t>, respectively.</w:t>
      </w:r>
    </w:p>
    <w:p w:rsidR="004C7C64" w:rsidRPr="004C7C64" w:rsidRDefault="000D7FE0" w:rsidP="003C0FB8">
      <w:pPr>
        <w:pStyle w:val="2"/>
        <w:ind w:firstLine="630"/>
      </w:pPr>
      <w:r>
        <w:t xml:space="preserve"> </w:t>
      </w:r>
      <w:r w:rsidR="004C7C64">
        <w:t>Sensitivity Analysis</w:t>
      </w:r>
      <w:r w:rsidR="002702CC" w:rsidRPr="004C7C64">
        <w:t xml:space="preserve"> </w:t>
      </w:r>
    </w:p>
    <w:p w:rsidR="00F64FB2" w:rsidRDefault="002702CC" w:rsidP="00DE3195">
      <w:pPr>
        <w:spacing w:line="480" w:lineRule="auto"/>
        <w:ind w:firstLineChars="300" w:firstLine="720"/>
        <w:rPr>
          <w:rFonts w:ascii="Times New Roman" w:hAnsi="Times New Roman" w:cs="Times New Roman"/>
          <w:color w:val="000000"/>
          <w:sz w:val="24"/>
          <w:szCs w:val="24"/>
          <w:shd w:val="clear" w:color="auto" w:fill="FFFFFF"/>
        </w:rPr>
      </w:pPr>
      <w:r w:rsidRPr="000F454B">
        <w:rPr>
          <w:rFonts w:ascii="Times New Roman" w:hAnsi="Times New Roman" w:cs="Times New Roman"/>
          <w:color w:val="000000"/>
          <w:sz w:val="24"/>
          <w:szCs w:val="24"/>
          <w:shd w:val="clear" w:color="auto" w:fill="FFFFFF"/>
        </w:rPr>
        <w:t xml:space="preserve">The global sensitivity of the simulated exposures to different </w:t>
      </w:r>
      <w:r w:rsidR="002720F4">
        <w:rPr>
          <w:rFonts w:ascii="Times New Roman" w:hAnsi="Times New Roman" w:cs="Times New Roman"/>
          <w:color w:val="000000"/>
          <w:sz w:val="24"/>
          <w:szCs w:val="24"/>
          <w:shd w:val="clear" w:color="auto" w:fill="FFFFFF"/>
        </w:rPr>
        <w:t xml:space="preserve">18 </w:t>
      </w:r>
      <w:r w:rsidR="00696769" w:rsidRPr="000F454B">
        <w:rPr>
          <w:rFonts w:ascii="Times New Roman" w:hAnsi="Times New Roman" w:cs="Times New Roman"/>
          <w:color w:val="000000"/>
          <w:sz w:val="24"/>
          <w:szCs w:val="24"/>
          <w:shd w:val="clear" w:color="auto" w:fill="FFFFFF"/>
        </w:rPr>
        <w:t>parameters is</w:t>
      </w:r>
      <w:r w:rsidRPr="000F454B">
        <w:rPr>
          <w:rFonts w:ascii="Times New Roman" w:hAnsi="Times New Roman" w:cs="Times New Roman"/>
          <w:color w:val="000000"/>
          <w:sz w:val="24"/>
          <w:szCs w:val="24"/>
          <w:shd w:val="clear" w:color="auto" w:fill="FFFFFF"/>
        </w:rPr>
        <w:t xml:space="preserve"> illustrated in</w:t>
      </w:r>
      <w:r w:rsidR="00541D53">
        <w:rPr>
          <w:rFonts w:ascii="Times New Roman" w:hAnsi="Times New Roman" w:cs="Times New Roman"/>
          <w:color w:val="000000"/>
          <w:sz w:val="24"/>
          <w:szCs w:val="24"/>
          <w:shd w:val="clear" w:color="auto" w:fill="FFFFFF"/>
        </w:rPr>
        <w:t xml:space="preserve"> (</w:t>
      </w:r>
      <w:r w:rsidR="00541D53">
        <w:rPr>
          <w:rFonts w:ascii="Times New Roman" w:hAnsi="Times New Roman" w:cs="Times New Roman"/>
          <w:color w:val="000000"/>
          <w:sz w:val="24"/>
          <w:szCs w:val="24"/>
          <w:shd w:val="clear" w:color="auto" w:fill="FFFFFF"/>
        </w:rPr>
        <w:fldChar w:fldCharType="begin"/>
      </w:r>
      <w:r w:rsidR="00541D53">
        <w:rPr>
          <w:rFonts w:ascii="Times New Roman" w:hAnsi="Times New Roman" w:cs="Times New Roman"/>
          <w:color w:val="000000"/>
          <w:sz w:val="24"/>
          <w:szCs w:val="24"/>
          <w:shd w:val="clear" w:color="auto" w:fill="FFFFFF"/>
        </w:rPr>
        <w:instrText xml:space="preserve"> REF _Ref375003229 \h </w:instrText>
      </w:r>
      <w:r w:rsidR="00541D53">
        <w:rPr>
          <w:rFonts w:ascii="Times New Roman" w:hAnsi="Times New Roman" w:cs="Times New Roman"/>
          <w:color w:val="000000"/>
          <w:sz w:val="24"/>
          <w:szCs w:val="24"/>
          <w:shd w:val="clear" w:color="auto" w:fill="FFFFFF"/>
        </w:rPr>
      </w:r>
      <w:r w:rsidR="00541D53">
        <w:rPr>
          <w:rFonts w:ascii="Times New Roman" w:hAnsi="Times New Roman" w:cs="Times New Roman"/>
          <w:color w:val="000000"/>
          <w:sz w:val="24"/>
          <w:szCs w:val="24"/>
          <w:shd w:val="clear" w:color="auto" w:fill="FFFFFF"/>
        </w:rPr>
        <w:fldChar w:fldCharType="separate"/>
      </w:r>
      <w:r w:rsidR="00541D53" w:rsidRPr="00624CEE">
        <w:rPr>
          <w:sz w:val="24"/>
          <w:szCs w:val="24"/>
        </w:rPr>
        <w:t xml:space="preserve">Figure </w:t>
      </w:r>
      <w:r w:rsidR="00541D53">
        <w:rPr>
          <w:noProof/>
          <w:sz w:val="24"/>
          <w:szCs w:val="24"/>
        </w:rPr>
        <w:t>25</w:t>
      </w:r>
      <w:r w:rsidR="00541D53">
        <w:rPr>
          <w:rFonts w:ascii="Times New Roman" w:hAnsi="Times New Roman" w:cs="Times New Roman"/>
          <w:color w:val="000000"/>
          <w:sz w:val="24"/>
          <w:szCs w:val="24"/>
          <w:shd w:val="clear" w:color="auto" w:fill="FFFFFF"/>
        </w:rPr>
        <w:fldChar w:fldCharType="end"/>
      </w:r>
      <w:proofErr w:type="gramStart"/>
      <w:r w:rsidR="00541D53">
        <w:rPr>
          <w:rFonts w:ascii="Times New Roman" w:hAnsi="Times New Roman" w:cs="Times New Roman"/>
          <w:color w:val="000000"/>
          <w:sz w:val="24"/>
          <w:szCs w:val="24"/>
          <w:shd w:val="clear" w:color="auto" w:fill="FFFFFF"/>
        </w:rPr>
        <w:t>)(</w:t>
      </w:r>
      <w:proofErr w:type="gramEnd"/>
      <w:r w:rsidR="00541D53">
        <w:rPr>
          <w:rFonts w:ascii="Times New Roman" w:hAnsi="Times New Roman" w:cs="Times New Roman"/>
          <w:color w:val="000000"/>
          <w:sz w:val="24"/>
          <w:szCs w:val="24"/>
          <w:shd w:val="clear" w:color="auto" w:fill="FFFFFF"/>
        </w:rPr>
        <w:fldChar w:fldCharType="begin"/>
      </w:r>
      <w:r w:rsidR="00541D53">
        <w:rPr>
          <w:rFonts w:ascii="Times New Roman" w:hAnsi="Times New Roman" w:cs="Times New Roman"/>
          <w:color w:val="000000"/>
          <w:sz w:val="24"/>
          <w:szCs w:val="24"/>
          <w:shd w:val="clear" w:color="auto" w:fill="FFFFFF"/>
        </w:rPr>
        <w:instrText xml:space="preserve"> REF _Ref375003231 \h </w:instrText>
      </w:r>
      <w:r w:rsidR="00541D53">
        <w:rPr>
          <w:rFonts w:ascii="Times New Roman" w:hAnsi="Times New Roman" w:cs="Times New Roman"/>
          <w:color w:val="000000"/>
          <w:sz w:val="24"/>
          <w:szCs w:val="24"/>
          <w:shd w:val="clear" w:color="auto" w:fill="FFFFFF"/>
        </w:rPr>
      </w:r>
      <w:r w:rsidR="00541D53">
        <w:rPr>
          <w:rFonts w:ascii="Times New Roman" w:hAnsi="Times New Roman" w:cs="Times New Roman"/>
          <w:color w:val="000000"/>
          <w:sz w:val="24"/>
          <w:szCs w:val="24"/>
          <w:shd w:val="clear" w:color="auto" w:fill="FFFFFF"/>
        </w:rPr>
        <w:fldChar w:fldCharType="separate"/>
      </w:r>
      <w:r w:rsidR="00541D53" w:rsidRPr="00E63027">
        <w:rPr>
          <w:sz w:val="24"/>
          <w:szCs w:val="24"/>
        </w:rPr>
        <w:t xml:space="preserve">Figure </w:t>
      </w:r>
      <w:r w:rsidR="00541D53">
        <w:rPr>
          <w:noProof/>
          <w:sz w:val="24"/>
          <w:szCs w:val="24"/>
        </w:rPr>
        <w:t>26</w:t>
      </w:r>
      <w:r w:rsidR="00541D53">
        <w:rPr>
          <w:rFonts w:ascii="Times New Roman" w:hAnsi="Times New Roman" w:cs="Times New Roman"/>
          <w:color w:val="000000"/>
          <w:sz w:val="24"/>
          <w:szCs w:val="24"/>
          <w:shd w:val="clear" w:color="auto" w:fill="FFFFFF"/>
        </w:rPr>
        <w:fldChar w:fldCharType="end"/>
      </w:r>
      <w:r w:rsidR="00541D53">
        <w:rPr>
          <w:rFonts w:ascii="Times New Roman" w:hAnsi="Times New Roman" w:cs="Times New Roman"/>
          <w:color w:val="000000"/>
          <w:sz w:val="24"/>
          <w:szCs w:val="24"/>
          <w:shd w:val="clear" w:color="auto" w:fill="FFFFFF"/>
        </w:rPr>
        <w:t>)</w:t>
      </w:r>
      <w:r w:rsidR="00696769">
        <w:rPr>
          <w:rFonts w:ascii="Times New Roman" w:hAnsi="Times New Roman" w:cs="Times New Roman"/>
          <w:color w:val="000000"/>
          <w:sz w:val="24"/>
          <w:szCs w:val="24"/>
          <w:shd w:val="clear" w:color="auto" w:fill="FFFFFF"/>
        </w:rPr>
        <w:t>, for Central Climate Region and Southeast Climate Region, respectively. Overall</w:t>
      </w:r>
      <w:r w:rsidRPr="000F454B">
        <w:rPr>
          <w:rFonts w:ascii="Times New Roman" w:hAnsi="Times New Roman" w:cs="Times New Roman"/>
          <w:color w:val="000000"/>
          <w:sz w:val="24"/>
          <w:szCs w:val="24"/>
          <w:shd w:val="clear" w:color="auto" w:fill="FFFFFF"/>
        </w:rPr>
        <w:t>, the global NSC of</w:t>
      </w:r>
      <w:r w:rsidR="00C4510A">
        <w:rPr>
          <w:rFonts w:ascii="Times New Roman" w:hAnsi="Times New Roman" w:cs="Times New Roman"/>
          <w:color w:val="000000"/>
          <w:sz w:val="24"/>
          <w:szCs w:val="24"/>
          <w:shd w:val="clear" w:color="auto" w:fill="FFFFFF"/>
        </w:rPr>
        <w:t xml:space="preserve"> all parameters varied between </w:t>
      </w:r>
      <w:r w:rsidRPr="000F454B">
        <w:rPr>
          <w:rFonts w:ascii="Times New Roman" w:hAnsi="Times New Roman" w:cs="Times New Roman"/>
          <w:color w:val="000000"/>
          <w:sz w:val="24"/>
          <w:szCs w:val="24"/>
          <w:shd w:val="clear" w:color="auto" w:fill="FFFFFF"/>
        </w:rPr>
        <w:t>0.</w:t>
      </w:r>
      <w:r w:rsidR="00C4510A">
        <w:rPr>
          <w:rFonts w:ascii="Times New Roman" w:hAnsi="Times New Roman" w:cs="Times New Roman"/>
          <w:color w:val="000000"/>
          <w:sz w:val="24"/>
          <w:szCs w:val="24"/>
          <w:shd w:val="clear" w:color="auto" w:fill="FFFFFF"/>
        </w:rPr>
        <w:t>0</w:t>
      </w:r>
      <w:r w:rsidRPr="000F454B">
        <w:rPr>
          <w:rFonts w:ascii="Times New Roman" w:hAnsi="Times New Roman" w:cs="Times New Roman"/>
          <w:color w:val="000000"/>
          <w:sz w:val="24"/>
          <w:szCs w:val="24"/>
          <w:shd w:val="clear" w:color="auto" w:fill="FFFFFF"/>
        </w:rPr>
        <w:t xml:space="preserve"> and 0.</w:t>
      </w:r>
      <w:r w:rsidR="00C4510A">
        <w:rPr>
          <w:rFonts w:ascii="Times New Roman" w:hAnsi="Times New Roman" w:cs="Times New Roman"/>
          <w:color w:val="000000"/>
          <w:sz w:val="24"/>
          <w:szCs w:val="24"/>
          <w:shd w:val="clear" w:color="auto" w:fill="FFFFFF"/>
        </w:rPr>
        <w:t>3</w:t>
      </w:r>
      <w:r w:rsidRPr="000F454B">
        <w:rPr>
          <w:rFonts w:ascii="Times New Roman" w:hAnsi="Times New Roman" w:cs="Times New Roman"/>
          <w:color w:val="000000"/>
          <w:sz w:val="24"/>
          <w:szCs w:val="24"/>
          <w:shd w:val="clear" w:color="auto" w:fill="FFFFFF"/>
        </w:rPr>
        <w:t>5,</w:t>
      </w:r>
      <w:r w:rsidR="000F454B">
        <w:rPr>
          <w:rFonts w:ascii="Times New Roman" w:hAnsi="Times New Roman" w:cs="Times New Roman"/>
          <w:color w:val="000000"/>
          <w:sz w:val="24"/>
          <w:szCs w:val="24"/>
          <w:shd w:val="clear" w:color="auto" w:fill="FFFFFF"/>
        </w:rPr>
        <w:t xml:space="preserve"> </w:t>
      </w:r>
      <w:r w:rsidR="00134471">
        <w:rPr>
          <w:rFonts w:ascii="Times New Roman" w:hAnsi="Times New Roman" w:cs="Times New Roman"/>
          <w:color w:val="000000"/>
          <w:sz w:val="24"/>
          <w:szCs w:val="24"/>
          <w:shd w:val="clear" w:color="auto" w:fill="FFFFFF"/>
        </w:rPr>
        <w:t>indicating the robustness of this</w:t>
      </w:r>
      <w:r w:rsidRPr="000F454B">
        <w:rPr>
          <w:rFonts w:ascii="Times New Roman" w:hAnsi="Times New Roman" w:cs="Times New Roman"/>
          <w:color w:val="000000"/>
          <w:sz w:val="24"/>
          <w:szCs w:val="24"/>
          <w:shd w:val="clear" w:color="auto" w:fill="FFFFFF"/>
        </w:rPr>
        <w:t xml:space="preserve"> modeling approach. Ingestion </w:t>
      </w:r>
      <w:r w:rsidR="003F2442">
        <w:rPr>
          <w:rFonts w:ascii="Times New Roman" w:hAnsi="Times New Roman" w:cs="Times New Roman"/>
          <w:color w:val="000000"/>
          <w:sz w:val="24"/>
          <w:szCs w:val="24"/>
          <w:shd w:val="clear" w:color="auto" w:fill="FFFFFF"/>
        </w:rPr>
        <w:t>exposure</w:t>
      </w:r>
      <w:r w:rsidRPr="000F454B">
        <w:rPr>
          <w:rFonts w:ascii="Times New Roman" w:hAnsi="Times New Roman" w:cs="Times New Roman"/>
          <w:color w:val="000000"/>
          <w:sz w:val="24"/>
          <w:szCs w:val="24"/>
          <w:shd w:val="clear" w:color="auto" w:fill="FFFFFF"/>
        </w:rPr>
        <w:t xml:space="preserve"> were more</w:t>
      </w:r>
      <w:r w:rsidR="000F454B">
        <w:rPr>
          <w:rFonts w:ascii="Times New Roman" w:hAnsi="Times New Roman" w:cs="Times New Roman"/>
          <w:color w:val="000000"/>
          <w:sz w:val="24"/>
          <w:szCs w:val="24"/>
          <w:shd w:val="clear" w:color="auto" w:fill="FFFFFF"/>
        </w:rPr>
        <w:t xml:space="preserve"> </w:t>
      </w:r>
      <w:r w:rsidR="00134471">
        <w:rPr>
          <w:rFonts w:ascii="Times New Roman" w:hAnsi="Times New Roman" w:cs="Times New Roman"/>
          <w:color w:val="000000"/>
          <w:sz w:val="24"/>
          <w:szCs w:val="24"/>
          <w:shd w:val="clear" w:color="auto" w:fill="FFFFFF"/>
        </w:rPr>
        <w:t>s</w:t>
      </w:r>
      <w:r w:rsidRPr="000F454B">
        <w:rPr>
          <w:rFonts w:ascii="Times New Roman" w:hAnsi="Times New Roman" w:cs="Times New Roman"/>
          <w:color w:val="000000"/>
          <w:sz w:val="24"/>
          <w:szCs w:val="24"/>
          <w:shd w:val="clear" w:color="auto" w:fill="FFFFFF"/>
        </w:rPr>
        <w:t>ensitive to parameter perturbations, with averag</w:t>
      </w:r>
      <w:r w:rsidR="008C7E0F">
        <w:rPr>
          <w:rFonts w:ascii="Times New Roman" w:hAnsi="Times New Roman" w:cs="Times New Roman"/>
          <w:color w:val="000000"/>
          <w:sz w:val="24"/>
          <w:szCs w:val="24"/>
          <w:shd w:val="clear" w:color="auto" w:fill="FFFFFF"/>
        </w:rPr>
        <w:t xml:space="preserve">e absolute global NSC, </w:t>
      </w:r>
      <w:commentRangeStart w:id="35"/>
      <w:r w:rsidR="008C7E0F">
        <w:rPr>
          <w:rFonts w:ascii="Times New Roman" w:hAnsi="Times New Roman" w:cs="Times New Roman"/>
          <w:color w:val="000000"/>
          <w:sz w:val="24"/>
          <w:szCs w:val="24"/>
          <w:shd w:val="clear" w:color="auto" w:fill="FFFFFF"/>
        </w:rPr>
        <w:t>| NSCg |</w:t>
      </w:r>
      <w:commentRangeEnd w:id="35"/>
      <w:r w:rsidR="00A1622A">
        <w:rPr>
          <w:rStyle w:val="ae"/>
        </w:rPr>
        <w:commentReference w:id="35"/>
      </w:r>
      <w:r w:rsidRPr="000F454B">
        <w:rPr>
          <w:rFonts w:ascii="Times New Roman" w:hAnsi="Times New Roman" w:cs="Times New Roman"/>
          <w:color w:val="000000"/>
          <w:sz w:val="24"/>
          <w:szCs w:val="24"/>
          <w:shd w:val="clear" w:color="auto" w:fill="FFFFFF"/>
        </w:rPr>
        <w:t xml:space="preserve">, being 0.15 </w:t>
      </w:r>
      <w:r w:rsidR="0044561E">
        <w:rPr>
          <w:rFonts w:ascii="Times New Roman" w:hAnsi="Times New Roman" w:cs="Times New Roman"/>
          <w:color w:val="000000"/>
          <w:sz w:val="24"/>
          <w:szCs w:val="24"/>
          <w:shd w:val="clear" w:color="auto" w:fill="FFFFFF"/>
        </w:rPr>
        <w:t xml:space="preserve">to </w:t>
      </w:r>
      <w:r w:rsidRPr="000F454B">
        <w:rPr>
          <w:rFonts w:ascii="Times New Roman" w:hAnsi="Times New Roman" w:cs="Times New Roman"/>
          <w:color w:val="000000"/>
          <w:sz w:val="24"/>
          <w:szCs w:val="24"/>
          <w:shd w:val="clear" w:color="auto" w:fill="FFFFFF"/>
        </w:rPr>
        <w:t>0.</w:t>
      </w:r>
      <w:r w:rsidR="0044561E">
        <w:rPr>
          <w:rFonts w:ascii="Times New Roman" w:hAnsi="Times New Roman" w:cs="Times New Roman"/>
          <w:color w:val="000000"/>
          <w:sz w:val="24"/>
          <w:szCs w:val="24"/>
          <w:shd w:val="clear" w:color="auto" w:fill="FFFFFF"/>
        </w:rPr>
        <w:t xml:space="preserve">35. </w:t>
      </w:r>
      <w:r w:rsidRPr="000F454B">
        <w:rPr>
          <w:rFonts w:ascii="Times New Roman" w:hAnsi="Times New Roman" w:cs="Times New Roman"/>
          <w:color w:val="000000"/>
          <w:sz w:val="24"/>
          <w:szCs w:val="24"/>
          <w:shd w:val="clear" w:color="auto" w:fill="FFFFFF"/>
        </w:rPr>
        <w:t xml:space="preserve">Sensitive parameters included: </w:t>
      </w:r>
      <w:r w:rsidR="00493306">
        <w:rPr>
          <w:rFonts w:ascii="Times New Roman" w:hAnsi="Times New Roman" w:cs="Times New Roman"/>
          <w:color w:val="000000"/>
          <w:sz w:val="24"/>
          <w:szCs w:val="24"/>
          <w:shd w:val="clear" w:color="auto" w:fill="FFFFFF"/>
        </w:rPr>
        <w:t xml:space="preserve">viscosity of </w:t>
      </w:r>
      <w:proofErr w:type="gramStart"/>
      <w:r w:rsidR="00493306">
        <w:rPr>
          <w:rFonts w:ascii="Times New Roman" w:hAnsi="Times New Roman" w:cs="Times New Roman"/>
          <w:color w:val="000000"/>
          <w:sz w:val="24"/>
          <w:szCs w:val="24"/>
          <w:shd w:val="clear" w:color="auto" w:fill="FFFFFF"/>
        </w:rPr>
        <w:t>air(</w:t>
      </w:r>
      <w:proofErr w:type="gramEnd"/>
      <w:r w:rsidR="00A1622A">
        <w:rPr>
          <w:rFonts w:ascii="Times New Roman" w:hAnsi="Times New Roman" w:cs="Times New Roman"/>
          <w:color w:val="000000"/>
          <w:sz w:val="24"/>
          <w:szCs w:val="24"/>
          <w:shd w:val="clear" w:color="auto" w:fill="FFFFFF"/>
        </w:rPr>
        <w:t>µ</w:t>
      </w:r>
      <w:r w:rsidR="00493306">
        <w:rPr>
          <w:rFonts w:ascii="Times New Roman" w:hAnsi="Times New Roman" w:cs="Times New Roman"/>
          <w:color w:val="000000"/>
          <w:sz w:val="24"/>
          <w:szCs w:val="24"/>
          <w:shd w:val="clear" w:color="auto" w:fill="FFFFFF"/>
        </w:rPr>
        <w:t>),</w:t>
      </w:r>
      <w:ins w:id="36" w:author="Yong" w:date="2013-12-15T17:30:00Z">
        <w:r w:rsidR="00A1622A">
          <w:rPr>
            <w:rFonts w:ascii="Times New Roman" w:hAnsi="Times New Roman" w:cs="Times New Roman"/>
            <w:color w:val="000000"/>
            <w:sz w:val="24"/>
            <w:szCs w:val="24"/>
            <w:shd w:val="clear" w:color="auto" w:fill="FFFFFF"/>
          </w:rPr>
          <w:t xml:space="preserve"> </w:t>
        </w:r>
      </w:ins>
      <w:r w:rsidR="00493306">
        <w:rPr>
          <w:rFonts w:ascii="Times New Roman" w:hAnsi="Times New Roman" w:cs="Times New Roman"/>
          <w:color w:val="000000"/>
          <w:sz w:val="24"/>
          <w:szCs w:val="24"/>
          <w:shd w:val="clear" w:color="auto" w:fill="FFFFFF"/>
        </w:rPr>
        <w:t>diameter of pollen(Dp), friction velocity(u*)</w:t>
      </w:r>
      <w:r w:rsidR="00DE3195" w:rsidRPr="00297704">
        <w:rPr>
          <w:rFonts w:ascii="Times New Roman" w:hAnsi="Times New Roman" w:cs="Times New Roman"/>
          <w:color w:val="000000"/>
          <w:sz w:val="24"/>
          <w:szCs w:val="24"/>
          <w:shd w:val="clear" w:color="auto" w:fill="FFFFFF"/>
        </w:rPr>
        <w:t xml:space="preserve"> </w:t>
      </w:r>
      <w:r w:rsidR="00DE3195" w:rsidRPr="00DE3195">
        <w:rPr>
          <w:rFonts w:ascii="Times New Roman" w:hAnsi="Times New Roman" w:cs="Times New Roman"/>
          <w:color w:val="000000"/>
          <w:sz w:val="24"/>
          <w:szCs w:val="24"/>
          <w:shd w:val="clear" w:color="auto" w:fill="FFFFFF"/>
        </w:rPr>
        <w:t xml:space="preserve">and </w:t>
      </w:r>
      <w:r w:rsidR="00493306">
        <w:rPr>
          <w:rFonts w:ascii="Times New Roman" w:hAnsi="Times New Roman" w:cs="Times New Roman"/>
          <w:color w:val="000000"/>
          <w:sz w:val="24"/>
          <w:szCs w:val="24"/>
          <w:shd w:val="clear" w:color="auto" w:fill="FFFFFF"/>
        </w:rPr>
        <w:t>hand surface r</w:t>
      </w:r>
      <w:r w:rsidR="00933CD8">
        <w:rPr>
          <w:rFonts w:ascii="Times New Roman" w:hAnsi="Times New Roman" w:cs="Times New Roman"/>
          <w:color w:val="000000"/>
          <w:sz w:val="24"/>
          <w:szCs w:val="24"/>
          <w:shd w:val="clear" w:color="auto" w:fill="FFFFFF"/>
        </w:rPr>
        <w:t>atio</w:t>
      </w:r>
      <w:r w:rsidR="00DE3195" w:rsidRPr="00DE3195">
        <w:rPr>
          <w:rFonts w:ascii="Times New Roman" w:hAnsi="Times New Roman" w:cs="Times New Roman"/>
          <w:color w:val="000000"/>
          <w:sz w:val="24"/>
          <w:szCs w:val="24"/>
          <w:shd w:val="clear" w:color="auto" w:fill="FFFFFF"/>
        </w:rPr>
        <w:t xml:space="preserve"> (</w:t>
      </w:r>
      <w:r w:rsidR="00493306">
        <w:rPr>
          <w:rFonts w:ascii="Times New Roman" w:hAnsi="Times New Roman" w:cs="Times New Roman"/>
          <w:color w:val="000000"/>
          <w:sz w:val="24"/>
          <w:szCs w:val="24"/>
          <w:shd w:val="clear" w:color="auto" w:fill="FFFFFF"/>
        </w:rPr>
        <w:t>Sr</w:t>
      </w:r>
      <w:r w:rsidR="00DE3195" w:rsidRPr="00DE3195">
        <w:rPr>
          <w:rFonts w:ascii="Times New Roman" w:hAnsi="Times New Roman" w:cs="Times New Roman"/>
          <w:color w:val="000000"/>
          <w:sz w:val="24"/>
          <w:szCs w:val="24"/>
          <w:shd w:val="clear" w:color="auto" w:fill="FFFFFF"/>
        </w:rPr>
        <w:t xml:space="preserve">). Inhalation exposure was less sensitive to modeling </w:t>
      </w:r>
      <w:r w:rsidR="00297704" w:rsidRPr="00DE3195">
        <w:rPr>
          <w:rFonts w:ascii="Times New Roman" w:hAnsi="Times New Roman" w:cs="Times New Roman"/>
          <w:color w:val="000000"/>
          <w:sz w:val="24"/>
          <w:szCs w:val="24"/>
          <w:shd w:val="clear" w:color="auto" w:fill="FFFFFF"/>
        </w:rPr>
        <w:t>parameters.</w:t>
      </w:r>
      <w:r w:rsidR="00297704">
        <w:rPr>
          <w:rFonts w:ascii="Times New Roman" w:hAnsi="Times New Roman" w:cs="Times New Roman"/>
          <w:color w:val="000000"/>
          <w:sz w:val="24"/>
          <w:szCs w:val="24"/>
          <w:shd w:val="clear" w:color="auto" w:fill="FFFFFF"/>
        </w:rPr>
        <w:t xml:space="preserve"> </w:t>
      </w:r>
      <w:commentRangeStart w:id="37"/>
      <w:r w:rsidR="00297704">
        <w:rPr>
          <w:rFonts w:ascii="Times New Roman" w:hAnsi="Times New Roman" w:cs="Times New Roman"/>
          <w:color w:val="000000"/>
          <w:sz w:val="24"/>
          <w:szCs w:val="24"/>
          <w:shd w:val="clear" w:color="auto" w:fill="FFFFFF"/>
        </w:rPr>
        <w:t>The</w:t>
      </w:r>
      <w:r w:rsidR="00493306">
        <w:rPr>
          <w:rFonts w:ascii="Times New Roman" w:hAnsi="Times New Roman" w:cs="Times New Roman"/>
          <w:color w:val="000000"/>
          <w:sz w:val="24"/>
          <w:szCs w:val="24"/>
          <w:shd w:val="clear" w:color="auto" w:fill="FFFFFF"/>
        </w:rPr>
        <w:t xml:space="preserve"> outliers are </w:t>
      </w:r>
      <w:r w:rsidR="00493306">
        <w:rPr>
          <w:rFonts w:ascii="Times New Roman" w:hAnsi="Times New Roman" w:cs="Times New Roman"/>
          <w:color w:val="000000"/>
          <w:sz w:val="24"/>
          <w:szCs w:val="24"/>
          <w:shd w:val="clear" w:color="auto" w:fill="FFFFFF"/>
        </w:rPr>
        <w:lastRenderedPageBreak/>
        <w:t xml:space="preserve">friction </w:t>
      </w:r>
      <w:r w:rsidR="00297704">
        <w:rPr>
          <w:rFonts w:ascii="Times New Roman" w:hAnsi="Times New Roman" w:cs="Times New Roman"/>
          <w:color w:val="000000"/>
          <w:sz w:val="24"/>
          <w:szCs w:val="24"/>
          <w:shd w:val="clear" w:color="auto" w:fill="FFFFFF"/>
        </w:rPr>
        <w:t>velocity (</w:t>
      </w:r>
      <w:r w:rsidR="00493306">
        <w:rPr>
          <w:rFonts w:ascii="Times New Roman" w:hAnsi="Times New Roman" w:cs="Times New Roman"/>
          <w:color w:val="000000"/>
          <w:sz w:val="24"/>
          <w:szCs w:val="24"/>
          <w:shd w:val="clear" w:color="auto" w:fill="FFFFFF"/>
        </w:rPr>
        <w:t>u*)</w:t>
      </w:r>
      <w:r w:rsidR="00493306" w:rsidRPr="00297704">
        <w:rPr>
          <w:rFonts w:ascii="Times New Roman" w:hAnsi="Times New Roman" w:cs="Times New Roman"/>
          <w:color w:val="000000"/>
          <w:sz w:val="24"/>
          <w:szCs w:val="24"/>
          <w:shd w:val="clear" w:color="auto" w:fill="FFFFFF"/>
        </w:rPr>
        <w:t xml:space="preserve">, </w:t>
      </w:r>
      <w:r w:rsidR="00297704" w:rsidRPr="00297704">
        <w:rPr>
          <w:rFonts w:ascii="Times New Roman" w:hAnsi="Times New Roman" w:cs="Times New Roman"/>
          <w:color w:val="000000"/>
          <w:sz w:val="24"/>
          <w:szCs w:val="24"/>
          <w:shd w:val="clear" w:color="auto" w:fill="FFFFFF"/>
        </w:rPr>
        <w:t xml:space="preserve">diameter of </w:t>
      </w:r>
      <w:r w:rsidR="008C6F56" w:rsidRPr="00297704">
        <w:rPr>
          <w:rFonts w:ascii="Times New Roman" w:hAnsi="Times New Roman" w:cs="Times New Roman"/>
          <w:color w:val="000000"/>
          <w:sz w:val="24"/>
          <w:szCs w:val="24"/>
          <w:shd w:val="clear" w:color="auto" w:fill="FFFFFF"/>
        </w:rPr>
        <w:t>pollen (</w:t>
      </w:r>
      <w:proofErr w:type="gramStart"/>
      <w:r w:rsidR="00A1622A" w:rsidRPr="009D0CDB">
        <w:rPr>
          <w:rFonts w:ascii="Times New Roman" w:hAnsi="Times New Roman" w:cs="Times New Roman"/>
          <w:i/>
          <w:color w:val="000000"/>
          <w:sz w:val="24"/>
          <w:szCs w:val="24"/>
          <w:shd w:val="clear" w:color="auto" w:fill="FFFFFF"/>
        </w:rPr>
        <w:t>D</w:t>
      </w:r>
      <w:ins w:id="38" w:author="Yong" w:date="2013-12-15T17:30:00Z">
        <w:r w:rsidR="00A1622A" w:rsidRPr="009D0CDB">
          <w:rPr>
            <w:rFonts w:ascii="Times New Roman" w:hAnsi="Times New Roman" w:cs="Times New Roman"/>
            <w:i/>
            <w:color w:val="000000"/>
            <w:sz w:val="24"/>
            <w:szCs w:val="24"/>
            <w:shd w:val="clear" w:color="auto" w:fill="FFFFFF"/>
            <w:vertAlign w:val="subscript"/>
          </w:rPr>
          <w:t>p</w:t>
        </w:r>
      </w:ins>
      <w:proofErr w:type="gramEnd"/>
      <w:r w:rsidR="00297704" w:rsidRPr="00297704">
        <w:rPr>
          <w:rFonts w:ascii="Times New Roman" w:hAnsi="Times New Roman" w:cs="Times New Roman"/>
          <w:color w:val="000000"/>
          <w:sz w:val="24"/>
          <w:szCs w:val="24"/>
          <w:shd w:val="clear" w:color="auto" w:fill="FFFFFF"/>
        </w:rPr>
        <w:t xml:space="preserve">), indoor </w:t>
      </w:r>
      <w:r w:rsidR="008C6F56" w:rsidRPr="00297704">
        <w:rPr>
          <w:rFonts w:ascii="Times New Roman" w:hAnsi="Times New Roman" w:cs="Times New Roman"/>
          <w:color w:val="000000"/>
          <w:sz w:val="24"/>
          <w:szCs w:val="24"/>
          <w:shd w:val="clear" w:color="auto" w:fill="FFFFFF"/>
        </w:rPr>
        <w:t>time (</w:t>
      </w:r>
      <w:proofErr w:type="spellStart"/>
      <w:r w:rsidR="00297704" w:rsidRPr="00297704">
        <w:rPr>
          <w:rFonts w:ascii="Times New Roman" w:hAnsi="Times New Roman" w:cs="Times New Roman"/>
          <w:color w:val="000000"/>
          <w:sz w:val="24"/>
          <w:szCs w:val="24"/>
          <w:shd w:val="clear" w:color="auto" w:fill="FFFFFF"/>
        </w:rPr>
        <w:t>Ind</w:t>
      </w:r>
      <w:proofErr w:type="spellEnd"/>
      <w:r w:rsidR="00297704" w:rsidRPr="00297704">
        <w:rPr>
          <w:rFonts w:ascii="Times New Roman" w:hAnsi="Times New Roman" w:cs="Times New Roman"/>
          <w:color w:val="000000"/>
          <w:sz w:val="24"/>
          <w:szCs w:val="24"/>
          <w:shd w:val="clear" w:color="auto" w:fill="FFFFFF"/>
        </w:rPr>
        <w:t>)</w:t>
      </w:r>
      <w:r w:rsidR="00297704">
        <w:rPr>
          <w:rFonts w:ascii="Times New Roman" w:hAnsi="Times New Roman" w:cs="Times New Roman"/>
          <w:color w:val="000000"/>
          <w:sz w:val="24"/>
          <w:szCs w:val="24"/>
          <w:shd w:val="clear" w:color="auto" w:fill="FFFFFF"/>
        </w:rPr>
        <w:t xml:space="preserve">, </w:t>
      </w:r>
      <w:r w:rsidR="00297704" w:rsidRPr="00297704">
        <w:rPr>
          <w:rFonts w:ascii="Times New Roman" w:hAnsi="Times New Roman" w:cs="Times New Roman"/>
          <w:color w:val="000000"/>
          <w:sz w:val="24"/>
          <w:szCs w:val="24"/>
          <w:shd w:val="clear" w:color="auto" w:fill="FFFFFF"/>
        </w:rPr>
        <w:t xml:space="preserve">mean free path of air </w:t>
      </w:r>
      <w:r w:rsidR="008C6F56" w:rsidRPr="00297704">
        <w:rPr>
          <w:rFonts w:ascii="Times New Roman" w:hAnsi="Times New Roman" w:cs="Times New Roman"/>
          <w:color w:val="000000"/>
          <w:sz w:val="24"/>
          <w:szCs w:val="24"/>
          <w:shd w:val="clear" w:color="auto" w:fill="FFFFFF"/>
        </w:rPr>
        <w:t>molecules (</w:t>
      </w:r>
      <w:r w:rsidR="00297704" w:rsidRPr="00297704">
        <w:rPr>
          <w:rFonts w:ascii="Times New Roman" w:hAnsi="Times New Roman" w:cs="Times New Roman"/>
          <w:color w:val="000000"/>
          <w:sz w:val="24"/>
          <w:szCs w:val="24"/>
          <w:shd w:val="clear" w:color="auto" w:fill="FFFFFF"/>
        </w:rPr>
        <w:t>λ)</w:t>
      </w:r>
      <w:r w:rsidR="00297704">
        <w:rPr>
          <w:rFonts w:ascii="Times New Roman" w:hAnsi="Times New Roman" w:cs="Times New Roman"/>
          <w:color w:val="000000"/>
          <w:sz w:val="24"/>
          <w:szCs w:val="24"/>
          <w:shd w:val="clear" w:color="auto" w:fill="FFFFFF"/>
        </w:rPr>
        <w:t>.</w:t>
      </w:r>
      <w:commentRangeEnd w:id="37"/>
      <w:r w:rsidR="00A1622A">
        <w:rPr>
          <w:rStyle w:val="ae"/>
        </w:rPr>
        <w:commentReference w:id="37"/>
      </w:r>
      <w:ins w:id="39" w:author="Yong" w:date="2013-12-15T17:31:00Z">
        <w:r w:rsidR="00A1622A">
          <w:rPr>
            <w:rFonts w:ascii="Times New Roman" w:hAnsi="Times New Roman" w:cs="Times New Roman"/>
            <w:color w:val="000000"/>
            <w:sz w:val="24"/>
            <w:szCs w:val="24"/>
            <w:shd w:val="clear" w:color="auto" w:fill="FFFFFF"/>
          </w:rPr>
          <w:t xml:space="preserve"> </w:t>
        </w:r>
      </w:ins>
      <w:proofErr w:type="gramStart"/>
      <w:r w:rsidR="00DE3195" w:rsidRPr="00DE3195">
        <w:rPr>
          <w:rFonts w:ascii="Times New Roman" w:hAnsi="Times New Roman" w:cs="Times New Roman"/>
          <w:color w:val="000000"/>
          <w:sz w:val="24"/>
          <w:szCs w:val="24"/>
          <w:shd w:val="clear" w:color="auto" w:fill="FFFFFF"/>
        </w:rPr>
        <w:t>T</w:t>
      </w:r>
      <w:r w:rsidR="00297704">
        <w:rPr>
          <w:rFonts w:ascii="Times New Roman" w:hAnsi="Times New Roman" w:cs="Times New Roman"/>
          <w:color w:val="000000"/>
          <w:sz w:val="24"/>
          <w:szCs w:val="24"/>
          <w:shd w:val="clear" w:color="auto" w:fill="FFFFFF"/>
        </w:rPr>
        <w:t>otal exposures has</w:t>
      </w:r>
      <w:proofErr w:type="gramEnd"/>
      <w:r w:rsidR="00297704">
        <w:rPr>
          <w:rFonts w:ascii="Times New Roman" w:hAnsi="Times New Roman" w:cs="Times New Roman"/>
          <w:color w:val="000000"/>
          <w:sz w:val="24"/>
          <w:szCs w:val="24"/>
          <w:shd w:val="clear" w:color="auto" w:fill="FFFFFF"/>
        </w:rPr>
        <w:t xml:space="preserve"> nearly the same sensitive parameters as inhalation exposure.</w:t>
      </w:r>
    </w:p>
    <w:p w:rsidR="00594975" w:rsidRDefault="00F64FB2" w:rsidP="001673A8">
      <w:pPr>
        <w:spacing w:line="480" w:lineRule="auto"/>
        <w:ind w:firstLine="420"/>
        <w:rPr>
          <w:rFonts w:ascii="Times New Roman" w:hAnsi="Times New Roman" w:cs="Times New Roman"/>
          <w:color w:val="000000"/>
          <w:sz w:val="24"/>
          <w:szCs w:val="24"/>
          <w:shd w:val="clear" w:color="auto" w:fill="FFFFFF"/>
        </w:rPr>
      </w:pPr>
      <w:r w:rsidRPr="00F64FB2">
        <w:rPr>
          <w:rFonts w:ascii="Times New Roman" w:hAnsi="Times New Roman" w:cs="Times New Roman"/>
          <w:color w:val="000000"/>
          <w:sz w:val="24"/>
          <w:szCs w:val="24"/>
          <w:shd w:val="clear" w:color="auto" w:fill="FFFFFF"/>
        </w:rPr>
        <w:t xml:space="preserve">High interaction and nonlinearity effects among parameters were found </w:t>
      </w:r>
      <w:r w:rsidR="008D02A0">
        <w:rPr>
          <w:rFonts w:ascii="Times New Roman" w:hAnsi="Times New Roman" w:cs="Times New Roman"/>
          <w:color w:val="000000"/>
          <w:sz w:val="24"/>
          <w:szCs w:val="24"/>
          <w:shd w:val="clear" w:color="auto" w:fill="FFFFFF"/>
        </w:rPr>
        <w:t xml:space="preserve">in dermal contact and ingestion routes </w:t>
      </w:r>
      <w:r w:rsidRPr="00F64FB2">
        <w:rPr>
          <w:rFonts w:ascii="Times New Roman" w:hAnsi="Times New Roman" w:cs="Times New Roman"/>
          <w:color w:val="000000"/>
          <w:sz w:val="24"/>
          <w:szCs w:val="24"/>
          <w:shd w:val="clear" w:color="auto" w:fill="FFFFFF"/>
        </w:rPr>
        <w:t xml:space="preserve">for </w:t>
      </w:r>
      <w:r w:rsidR="00582296">
        <w:rPr>
          <w:rFonts w:ascii="Times New Roman" w:hAnsi="Times New Roman" w:cs="Times New Roman"/>
          <w:color w:val="000000"/>
          <w:sz w:val="24"/>
          <w:szCs w:val="24"/>
          <w:shd w:val="clear" w:color="auto" w:fill="FFFFFF"/>
        </w:rPr>
        <w:t xml:space="preserve">pollen </w:t>
      </w:r>
      <w:r w:rsidRPr="00F64FB2">
        <w:rPr>
          <w:rFonts w:ascii="Times New Roman" w:hAnsi="Times New Roman" w:cs="Times New Roman"/>
          <w:color w:val="000000"/>
          <w:sz w:val="24"/>
          <w:szCs w:val="24"/>
          <w:shd w:val="clear" w:color="auto" w:fill="FFFFFF"/>
        </w:rPr>
        <w:t>exposures</w:t>
      </w:r>
      <w:r w:rsidR="008C6F56">
        <w:rPr>
          <w:rFonts w:ascii="Times New Roman" w:hAnsi="Times New Roman" w:cs="Times New Roman"/>
          <w:color w:val="000000"/>
          <w:sz w:val="24"/>
          <w:szCs w:val="24"/>
          <w:shd w:val="clear" w:color="auto" w:fill="FFFFFF"/>
        </w:rPr>
        <w:t>.</w:t>
      </w:r>
      <w:r w:rsidRPr="00F64FB2">
        <w:rPr>
          <w:rFonts w:ascii="Times New Roman" w:hAnsi="Times New Roman" w:cs="Times New Roman"/>
          <w:color w:val="000000"/>
          <w:sz w:val="24"/>
          <w:szCs w:val="24"/>
          <w:shd w:val="clear" w:color="auto" w:fill="FFFFFF"/>
        </w:rPr>
        <w:t xml:space="preserve"> </w:t>
      </w:r>
      <w:r w:rsidR="008C6F56">
        <w:rPr>
          <w:rFonts w:ascii="Times New Roman" w:hAnsi="Times New Roman" w:cs="Times New Roman"/>
          <w:color w:val="000000"/>
          <w:sz w:val="24"/>
          <w:szCs w:val="24"/>
          <w:shd w:val="clear" w:color="auto" w:fill="FFFFFF"/>
        </w:rPr>
        <w:t>A</w:t>
      </w:r>
      <w:r w:rsidRPr="00F64FB2">
        <w:rPr>
          <w:rFonts w:ascii="Times New Roman" w:hAnsi="Times New Roman" w:cs="Times New Roman"/>
          <w:color w:val="000000"/>
          <w:sz w:val="24"/>
          <w:szCs w:val="24"/>
          <w:shd w:val="clear" w:color="auto" w:fill="FFFFFF"/>
        </w:rPr>
        <w:t xml:space="preserve">verage interaction effects </w:t>
      </w:r>
      <w:commentRangeStart w:id="40"/>
      <w:r w:rsidRPr="00F64FB2">
        <w:rPr>
          <w:rFonts w:ascii="Times New Roman" w:hAnsi="Times New Roman" w:cs="Times New Roman"/>
          <w:color w:val="000000"/>
          <w:sz w:val="24"/>
          <w:szCs w:val="24"/>
          <w:shd w:val="clear" w:color="auto" w:fill="FFFFFF"/>
        </w:rPr>
        <w:t>STD</w:t>
      </w:r>
      <w:commentRangeEnd w:id="40"/>
      <w:r w:rsidR="00A1622A">
        <w:rPr>
          <w:rStyle w:val="ae"/>
        </w:rPr>
        <w:commentReference w:id="40"/>
      </w:r>
      <w:r w:rsidRPr="00F64FB2">
        <w:rPr>
          <w:rFonts w:ascii="Times New Roman" w:hAnsi="Times New Roman" w:cs="Times New Roman"/>
          <w:color w:val="000000"/>
          <w:sz w:val="24"/>
          <w:szCs w:val="24"/>
          <w:shd w:val="clear" w:color="auto" w:fill="FFFFFF"/>
        </w:rPr>
        <w:t xml:space="preserve"> being</w:t>
      </w:r>
      <w:r w:rsidR="008D02A0">
        <w:rPr>
          <w:rFonts w:ascii="Times New Roman" w:hAnsi="Times New Roman" w:cs="Times New Roman"/>
          <w:color w:val="000000"/>
          <w:sz w:val="24"/>
          <w:szCs w:val="24"/>
          <w:shd w:val="clear" w:color="auto" w:fill="FFFFFF"/>
        </w:rPr>
        <w:t xml:space="preserve"> 0</w:t>
      </w:r>
      <w:r w:rsidR="008C6F56">
        <w:rPr>
          <w:rFonts w:ascii="Times New Roman" w:hAnsi="Times New Roman" w:cs="Times New Roman"/>
          <w:color w:val="000000"/>
          <w:sz w:val="24"/>
          <w:szCs w:val="24"/>
          <w:shd w:val="clear" w:color="auto" w:fill="FFFFFF"/>
        </w:rPr>
        <w:t>.3</w:t>
      </w:r>
      <w:r w:rsidR="008D02A0">
        <w:rPr>
          <w:rFonts w:ascii="Times New Roman" w:hAnsi="Times New Roman" w:cs="Times New Roman"/>
          <w:color w:val="000000"/>
          <w:sz w:val="24"/>
          <w:szCs w:val="24"/>
          <w:shd w:val="clear" w:color="auto" w:fill="FFFFFF"/>
        </w:rPr>
        <w:t xml:space="preserve"> and 0.</w:t>
      </w:r>
      <w:r w:rsidR="008C6F56">
        <w:rPr>
          <w:rFonts w:ascii="Times New Roman" w:hAnsi="Times New Roman" w:cs="Times New Roman"/>
          <w:color w:val="000000"/>
          <w:sz w:val="24"/>
          <w:szCs w:val="24"/>
          <w:shd w:val="clear" w:color="auto" w:fill="FFFFFF"/>
        </w:rPr>
        <w:t>6</w:t>
      </w:r>
      <w:r w:rsidR="00860276">
        <w:rPr>
          <w:rFonts w:ascii="Times New Roman" w:hAnsi="Times New Roman" w:cs="Times New Roman"/>
          <w:color w:val="000000"/>
          <w:sz w:val="24"/>
          <w:szCs w:val="24"/>
          <w:shd w:val="clear" w:color="auto" w:fill="FFFFFF"/>
        </w:rPr>
        <w:t>,</w:t>
      </w:r>
      <w:r w:rsidR="00860276" w:rsidRPr="00F64FB2">
        <w:rPr>
          <w:rFonts w:ascii="Times New Roman" w:hAnsi="Times New Roman" w:cs="Times New Roman"/>
          <w:color w:val="000000"/>
          <w:sz w:val="24"/>
          <w:szCs w:val="24"/>
          <w:shd w:val="clear" w:color="auto" w:fill="FFFFFF"/>
        </w:rPr>
        <w:t xml:space="preserve"> respectively</w:t>
      </w:r>
      <w:r w:rsidRPr="00F64FB2">
        <w:rPr>
          <w:rFonts w:ascii="Times New Roman" w:hAnsi="Times New Roman" w:cs="Times New Roman"/>
          <w:color w:val="000000"/>
          <w:sz w:val="24"/>
          <w:szCs w:val="24"/>
          <w:shd w:val="clear" w:color="auto" w:fill="FFFFFF"/>
        </w:rPr>
        <w:t xml:space="preserve">. Parameters with high interaction and nonlinearity </w:t>
      </w:r>
      <w:r w:rsidR="008D02A0" w:rsidRPr="00F64FB2">
        <w:rPr>
          <w:rFonts w:ascii="Times New Roman" w:hAnsi="Times New Roman" w:cs="Times New Roman"/>
          <w:color w:val="000000"/>
          <w:sz w:val="24"/>
          <w:szCs w:val="24"/>
          <w:shd w:val="clear" w:color="auto" w:fill="FFFFFF"/>
        </w:rPr>
        <w:t>effects included</w:t>
      </w:r>
      <w:r w:rsidRPr="00F64FB2">
        <w:rPr>
          <w:rFonts w:ascii="Times New Roman" w:hAnsi="Times New Roman" w:cs="Times New Roman"/>
          <w:color w:val="000000"/>
          <w:sz w:val="24"/>
          <w:szCs w:val="24"/>
          <w:shd w:val="clear" w:color="auto" w:fill="FFFFFF"/>
        </w:rPr>
        <w:t xml:space="preserve"> </w:t>
      </w:r>
      <w:r w:rsidR="00860276">
        <w:rPr>
          <w:rFonts w:ascii="Times New Roman" w:hAnsi="Times New Roman" w:cs="Times New Roman"/>
          <w:color w:val="000000"/>
          <w:sz w:val="24"/>
          <w:szCs w:val="24"/>
          <w:shd w:val="clear" w:color="auto" w:fill="FFFFFF"/>
        </w:rPr>
        <w:t>friction velocity (</w:t>
      </w:r>
      <w:r w:rsidR="008C6F56">
        <w:rPr>
          <w:rFonts w:ascii="Times New Roman" w:hAnsi="Times New Roman" w:cs="Times New Roman" w:hint="eastAsia"/>
          <w:color w:val="000000"/>
          <w:sz w:val="24"/>
          <w:szCs w:val="24"/>
          <w:shd w:val="clear" w:color="auto" w:fill="FFFFFF"/>
        </w:rPr>
        <w:t>u</w:t>
      </w:r>
      <w:r w:rsidR="008C6F56">
        <w:rPr>
          <w:rFonts w:ascii="Times New Roman" w:hAnsi="Times New Roman" w:cs="Times New Roman"/>
          <w:color w:val="000000"/>
          <w:sz w:val="24"/>
          <w:szCs w:val="24"/>
          <w:shd w:val="clear" w:color="auto" w:fill="FFFFFF"/>
        </w:rPr>
        <w:t>*</w:t>
      </w:r>
      <w:r w:rsidR="008C6F56" w:rsidRPr="00860276">
        <w:rPr>
          <w:rFonts w:ascii="Times New Roman" w:hAnsi="Times New Roman" w:cs="Times New Roman"/>
          <w:color w:val="000000"/>
          <w:sz w:val="24"/>
          <w:szCs w:val="24"/>
          <w:shd w:val="clear" w:color="auto" w:fill="FFFFFF"/>
        </w:rPr>
        <w:t>)</w:t>
      </w:r>
      <w:r w:rsidR="008C6F56">
        <w:rPr>
          <w:rFonts w:ascii="Times New Roman" w:hAnsi="Times New Roman" w:cs="Times New Roman"/>
          <w:color w:val="000000"/>
          <w:sz w:val="24"/>
          <w:szCs w:val="24"/>
          <w:shd w:val="clear" w:color="auto" w:fill="FFFFFF"/>
        </w:rPr>
        <w:t>, viscosity of air</w:t>
      </w:r>
      <w:r w:rsidRPr="00F64FB2">
        <w:rPr>
          <w:rFonts w:ascii="Times New Roman" w:hAnsi="Times New Roman" w:cs="Times New Roman"/>
          <w:color w:val="000000"/>
          <w:sz w:val="24"/>
          <w:szCs w:val="24"/>
          <w:shd w:val="clear" w:color="auto" w:fill="FFFFFF"/>
        </w:rPr>
        <w:t xml:space="preserve"> (</w:t>
      </w:r>
      <w:r w:rsidR="00A1622A">
        <w:rPr>
          <w:rFonts w:ascii="Times New Roman" w:hAnsi="Times New Roman" w:cs="Times New Roman"/>
          <w:color w:val="000000"/>
          <w:sz w:val="24"/>
          <w:szCs w:val="24"/>
          <w:shd w:val="clear" w:color="auto" w:fill="FFFFFF"/>
        </w:rPr>
        <w:t>µ</w:t>
      </w:r>
      <w:r w:rsidRPr="00F64FB2">
        <w:rPr>
          <w:rFonts w:ascii="Times New Roman" w:hAnsi="Times New Roman" w:cs="Times New Roman"/>
          <w:color w:val="000000"/>
          <w:sz w:val="24"/>
          <w:szCs w:val="24"/>
          <w:shd w:val="clear" w:color="auto" w:fill="FFFFFF"/>
        </w:rPr>
        <w:t xml:space="preserve">), low interaction </w:t>
      </w:r>
      <w:r>
        <w:rPr>
          <w:rFonts w:ascii="Times New Roman" w:hAnsi="Times New Roman" w:cs="Times New Roman"/>
          <w:color w:val="000000"/>
          <w:sz w:val="24"/>
          <w:szCs w:val="24"/>
          <w:shd w:val="clear" w:color="auto" w:fill="FFFFFF"/>
        </w:rPr>
        <w:t>e</w:t>
      </w:r>
      <w:r w:rsidRPr="00F64FB2">
        <w:rPr>
          <w:rFonts w:ascii="Times New Roman" w:hAnsi="Times New Roman" w:cs="Times New Roman"/>
          <w:color w:val="000000"/>
          <w:sz w:val="24"/>
          <w:szCs w:val="24"/>
          <w:shd w:val="clear" w:color="auto" w:fill="FFFFFF"/>
        </w:rPr>
        <w:t>ffects were found for exposure parameters</w:t>
      </w:r>
      <w:r w:rsidR="008D02A0">
        <w:rPr>
          <w:rFonts w:ascii="Times New Roman" w:hAnsi="Times New Roman" w:cs="Times New Roman"/>
          <w:color w:val="000000"/>
          <w:sz w:val="24"/>
          <w:szCs w:val="24"/>
          <w:shd w:val="clear" w:color="auto" w:fill="FFFFFF"/>
        </w:rPr>
        <w:t xml:space="preserve"> in inhalation route</w:t>
      </w:r>
      <w:r w:rsidRPr="00F64FB2">
        <w:rPr>
          <w:rFonts w:ascii="Times New Roman" w:hAnsi="Times New Roman" w:cs="Times New Roman"/>
          <w:color w:val="000000"/>
          <w:sz w:val="24"/>
          <w:szCs w:val="24"/>
          <w:shd w:val="clear" w:color="auto" w:fill="FFFFFF"/>
        </w:rPr>
        <w:t xml:space="preserve">. </w:t>
      </w:r>
      <w:commentRangeStart w:id="41"/>
      <w:r w:rsidR="008C6F56">
        <w:rPr>
          <w:rFonts w:ascii="Times New Roman" w:hAnsi="Times New Roman" w:cs="Times New Roman"/>
          <w:color w:val="000000"/>
          <w:sz w:val="24"/>
          <w:szCs w:val="24"/>
          <w:shd w:val="clear" w:color="auto" w:fill="FFFFFF"/>
        </w:rPr>
        <w:t>They are hand to mouth frequency (</w:t>
      </w:r>
      <w:proofErr w:type="spellStart"/>
      <w:r w:rsidR="008C6F56">
        <w:rPr>
          <w:rFonts w:ascii="Times New Roman" w:hAnsi="Times New Roman" w:cs="Times New Roman"/>
          <w:color w:val="000000"/>
          <w:sz w:val="24"/>
          <w:szCs w:val="24"/>
          <w:shd w:val="clear" w:color="auto" w:fill="FFFFFF"/>
        </w:rPr>
        <w:t>Fr</w:t>
      </w:r>
      <w:proofErr w:type="spellEnd"/>
      <w:r w:rsidR="008C6F56">
        <w:rPr>
          <w:rFonts w:ascii="Times New Roman" w:hAnsi="Times New Roman" w:cs="Times New Roman"/>
          <w:color w:val="000000"/>
          <w:sz w:val="24"/>
          <w:szCs w:val="24"/>
          <w:shd w:val="clear" w:color="auto" w:fill="FFFFFF"/>
        </w:rPr>
        <w:t>)</w:t>
      </w:r>
      <w:commentRangeEnd w:id="41"/>
      <w:r w:rsidR="00A1622A">
        <w:rPr>
          <w:rStyle w:val="ae"/>
        </w:rPr>
        <w:commentReference w:id="41"/>
      </w:r>
      <w:r w:rsidR="008C6F56" w:rsidRPr="00F64FB2">
        <w:rPr>
          <w:rFonts w:ascii="Times New Roman" w:hAnsi="Times New Roman" w:cs="Times New Roman"/>
          <w:color w:val="000000"/>
          <w:sz w:val="24"/>
          <w:szCs w:val="24"/>
          <w:shd w:val="clear" w:color="auto" w:fill="FFFFFF"/>
        </w:rPr>
        <w:t xml:space="preserve"> </w:t>
      </w:r>
      <w:r w:rsidR="008C6F56">
        <w:rPr>
          <w:rFonts w:ascii="Times New Roman" w:hAnsi="Times New Roman" w:cs="Times New Roman"/>
          <w:color w:val="000000"/>
          <w:sz w:val="24"/>
          <w:szCs w:val="24"/>
          <w:shd w:val="clear" w:color="auto" w:fill="FFFFFF"/>
        </w:rPr>
        <w:t>.T</w:t>
      </w:r>
      <w:r w:rsidR="008C6F56" w:rsidRPr="00F64FB2">
        <w:rPr>
          <w:rFonts w:ascii="Times New Roman" w:hAnsi="Times New Roman" w:cs="Times New Roman"/>
          <w:color w:val="000000"/>
          <w:sz w:val="24"/>
          <w:szCs w:val="24"/>
          <w:shd w:val="clear" w:color="auto" w:fill="FFFFFF"/>
        </w:rPr>
        <w:t>his</w:t>
      </w:r>
      <w:r w:rsidRPr="00F64FB2">
        <w:rPr>
          <w:rFonts w:ascii="Times New Roman" w:hAnsi="Times New Roman" w:cs="Times New Roman"/>
          <w:color w:val="000000"/>
          <w:sz w:val="24"/>
          <w:szCs w:val="24"/>
          <w:shd w:val="clear" w:color="auto" w:fill="FFFFFF"/>
        </w:rPr>
        <w:t xml:space="preserve"> resulted from the fact that</w:t>
      </w:r>
      <w:r w:rsidR="00860276">
        <w:rPr>
          <w:rFonts w:ascii="Times New Roman" w:hAnsi="Times New Roman" w:cs="Times New Roman"/>
          <w:color w:val="000000"/>
          <w:sz w:val="24"/>
          <w:szCs w:val="24"/>
          <w:shd w:val="clear" w:color="auto" w:fill="FFFFFF"/>
        </w:rPr>
        <w:t xml:space="preserve"> </w:t>
      </w:r>
      <w:r w:rsidR="008C6F56">
        <w:rPr>
          <w:rFonts w:ascii="Times New Roman" w:hAnsi="Times New Roman" w:cs="Times New Roman"/>
          <w:color w:val="000000"/>
          <w:sz w:val="24"/>
          <w:szCs w:val="24"/>
          <w:shd w:val="clear" w:color="auto" w:fill="FFFFFF"/>
        </w:rPr>
        <w:t>only infant</w:t>
      </w:r>
      <w:r w:rsidR="00A22EE7">
        <w:rPr>
          <w:rFonts w:ascii="Times New Roman" w:hAnsi="Times New Roman" w:cs="Times New Roman"/>
          <w:color w:val="000000"/>
          <w:sz w:val="24"/>
          <w:szCs w:val="24"/>
          <w:shd w:val="clear" w:color="auto" w:fill="FFFFFF"/>
        </w:rPr>
        <w:t>s</w:t>
      </w:r>
      <w:r w:rsidR="008C6F56">
        <w:rPr>
          <w:rFonts w:ascii="Times New Roman" w:hAnsi="Times New Roman" w:cs="Times New Roman"/>
          <w:color w:val="000000"/>
          <w:sz w:val="24"/>
          <w:szCs w:val="24"/>
          <w:shd w:val="clear" w:color="auto" w:fill="FFFFFF"/>
        </w:rPr>
        <w:t xml:space="preserve"> and young people </w:t>
      </w:r>
      <w:r w:rsidR="00A22EE7">
        <w:rPr>
          <w:rFonts w:ascii="Times New Roman" w:hAnsi="Times New Roman" w:cs="Times New Roman"/>
          <w:color w:val="000000"/>
          <w:sz w:val="24"/>
          <w:szCs w:val="24"/>
          <w:shd w:val="clear" w:color="auto" w:fill="FFFFFF"/>
        </w:rPr>
        <w:t xml:space="preserve">often </w:t>
      </w:r>
      <w:r w:rsidR="008C6F56">
        <w:rPr>
          <w:rFonts w:ascii="Times New Roman" w:hAnsi="Times New Roman" w:cs="Times New Roman"/>
          <w:color w:val="000000"/>
          <w:sz w:val="24"/>
          <w:szCs w:val="24"/>
          <w:shd w:val="clear" w:color="auto" w:fill="FFFFFF"/>
        </w:rPr>
        <w:t>tend to touch their mouth and face using hand</w:t>
      </w:r>
      <w:r w:rsidRPr="00F64FB2">
        <w:rPr>
          <w:rFonts w:ascii="Times New Roman" w:hAnsi="Times New Roman" w:cs="Times New Roman"/>
          <w:color w:val="000000"/>
          <w:sz w:val="24"/>
          <w:szCs w:val="24"/>
          <w:shd w:val="clear" w:color="auto" w:fill="FFFFFF"/>
        </w:rPr>
        <w:t>.</w:t>
      </w:r>
      <w:r w:rsidR="002702CC" w:rsidRPr="000F454B">
        <w:rPr>
          <w:rFonts w:ascii="Times New Roman" w:hAnsi="Times New Roman" w:cs="Times New Roman"/>
          <w:color w:val="000000"/>
          <w:sz w:val="24"/>
          <w:szCs w:val="24"/>
          <w:shd w:val="clear" w:color="auto" w:fill="FFFFFF"/>
        </w:rPr>
        <w:t xml:space="preserve"> </w:t>
      </w:r>
      <w:r w:rsidR="00A22EE7">
        <w:rPr>
          <w:rFonts w:ascii="Times New Roman" w:hAnsi="Times New Roman" w:cs="Times New Roman"/>
          <w:color w:val="000000"/>
          <w:sz w:val="24"/>
          <w:szCs w:val="24"/>
          <w:shd w:val="clear" w:color="auto" w:fill="FFFFFF"/>
        </w:rPr>
        <w:t xml:space="preserve">And these people are only a small part of the whole population. </w:t>
      </w:r>
    </w:p>
    <w:p w:rsidR="00594975" w:rsidRDefault="00594975" w:rsidP="001673A8">
      <w:pPr>
        <w:spacing w:line="480" w:lineRule="auto"/>
        <w:ind w:firstLine="4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We can see that in different </w:t>
      </w:r>
      <w:r w:rsidR="000B20B4">
        <w:rPr>
          <w:rFonts w:ascii="Times New Roman" w:hAnsi="Times New Roman" w:cs="Times New Roman"/>
          <w:color w:val="000000"/>
          <w:sz w:val="24"/>
          <w:szCs w:val="24"/>
          <w:shd w:val="clear" w:color="auto" w:fill="FFFFFF"/>
        </w:rPr>
        <w:t>region (</w:t>
      </w:r>
      <w:r w:rsidR="00720EA4">
        <w:rPr>
          <w:rFonts w:ascii="Times New Roman" w:hAnsi="Times New Roman" w:cs="Times New Roman"/>
          <w:color w:val="000000"/>
          <w:sz w:val="24"/>
          <w:szCs w:val="24"/>
          <w:shd w:val="clear" w:color="auto" w:fill="FFFFFF"/>
        </w:rPr>
        <w:t>figure 25 and figure 26)</w:t>
      </w:r>
      <w:r>
        <w:rPr>
          <w:rFonts w:ascii="Times New Roman" w:hAnsi="Times New Roman" w:cs="Times New Roman"/>
          <w:color w:val="000000"/>
          <w:sz w:val="24"/>
          <w:szCs w:val="24"/>
          <w:shd w:val="clear" w:color="auto" w:fill="FFFFFF"/>
        </w:rPr>
        <w:t xml:space="preserve"> the parameter </w:t>
      </w:r>
      <w:r w:rsidR="00A1622A">
        <w:rPr>
          <w:rFonts w:ascii="Times New Roman" w:hAnsi="Times New Roman" w:cs="Times New Roman"/>
          <w:color w:val="000000"/>
          <w:sz w:val="24"/>
          <w:szCs w:val="24"/>
          <w:shd w:val="clear" w:color="auto" w:fill="FFFFFF"/>
        </w:rPr>
        <w:t xml:space="preserve">sensitivities </w:t>
      </w:r>
      <w:r>
        <w:rPr>
          <w:rFonts w:ascii="Times New Roman" w:hAnsi="Times New Roman" w:cs="Times New Roman"/>
          <w:color w:val="000000"/>
          <w:sz w:val="24"/>
          <w:szCs w:val="24"/>
          <w:shd w:val="clear" w:color="auto" w:fill="FFFFFF"/>
        </w:rPr>
        <w:t xml:space="preserve">are slightly different. </w:t>
      </w:r>
      <w:commentRangeStart w:id="42"/>
      <w:r>
        <w:rPr>
          <w:rFonts w:ascii="Times New Roman" w:hAnsi="Times New Roman" w:cs="Times New Roman"/>
          <w:color w:val="000000"/>
          <w:sz w:val="24"/>
          <w:szCs w:val="24"/>
          <w:shd w:val="clear" w:color="auto" w:fill="FFFFFF"/>
        </w:rPr>
        <w:t>This could be explained as the effect of the proportion of different age groups of the population in each region</w:t>
      </w:r>
      <w:commentRangeEnd w:id="42"/>
      <w:r w:rsidR="00A1622A">
        <w:rPr>
          <w:rStyle w:val="ae"/>
        </w:rPr>
        <w:commentReference w:id="42"/>
      </w:r>
      <w:r>
        <w:rPr>
          <w:rFonts w:ascii="Times New Roman" w:hAnsi="Times New Roman" w:cs="Times New Roman"/>
          <w:color w:val="000000"/>
          <w:sz w:val="24"/>
          <w:szCs w:val="24"/>
          <w:shd w:val="clear" w:color="auto" w:fill="FFFFFF"/>
        </w:rPr>
        <w:t xml:space="preserve">. </w:t>
      </w:r>
    </w:p>
    <w:p w:rsidR="00E46833" w:rsidRPr="00C53C90" w:rsidRDefault="00860276" w:rsidP="001673A8">
      <w:pPr>
        <w:spacing w:line="480" w:lineRule="auto"/>
        <w:ind w:firstLine="4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w:t>
      </w:r>
      <w:r w:rsidR="00216644">
        <w:rPr>
          <w:rFonts w:ascii="Times New Roman" w:hAnsi="Times New Roman" w:cs="Times New Roman"/>
          <w:color w:val="000000"/>
          <w:sz w:val="24"/>
          <w:szCs w:val="24"/>
          <w:shd w:val="clear" w:color="auto" w:fill="FFFFFF"/>
        </w:rPr>
        <w:t>ventilation</w:t>
      </w:r>
      <w:r w:rsidR="00216644" w:rsidRPr="00216644">
        <w:rPr>
          <w:rFonts w:ascii="Times New Roman" w:hAnsi="Times New Roman" w:cs="Times New Roman"/>
          <w:color w:val="000000"/>
          <w:sz w:val="24"/>
          <w:szCs w:val="24"/>
          <w:shd w:val="clear" w:color="auto" w:fill="FFFFFF"/>
        </w:rPr>
        <w:t xml:space="preserve"> and deposition rate coefficients depend on surface characteristics, temperatures and pesticide physicochemical properties such as fugacity</w:t>
      </w:r>
      <w:r>
        <w:rPr>
          <w:rFonts w:ascii="Times New Roman" w:hAnsi="Times New Roman" w:cs="Times New Roman"/>
          <w:color w:val="000000"/>
          <w:sz w:val="24"/>
          <w:szCs w:val="24"/>
          <w:shd w:val="clear" w:color="auto" w:fill="FFFFFF"/>
        </w:rPr>
        <w:t xml:space="preserve">. </w:t>
      </w:r>
      <w:r w:rsidR="00216644" w:rsidRPr="00216644">
        <w:rPr>
          <w:rFonts w:ascii="Times New Roman" w:hAnsi="Times New Roman" w:cs="Times New Roman"/>
          <w:color w:val="000000"/>
          <w:sz w:val="24"/>
          <w:szCs w:val="24"/>
          <w:shd w:val="clear" w:color="auto" w:fill="FFFFFF"/>
        </w:rPr>
        <w:t xml:space="preserve">Data on these dependencies are extremely limited for </w:t>
      </w:r>
      <w:r>
        <w:rPr>
          <w:rFonts w:ascii="Times New Roman" w:hAnsi="Times New Roman" w:cs="Times New Roman"/>
          <w:color w:val="000000"/>
          <w:sz w:val="24"/>
          <w:szCs w:val="24"/>
          <w:shd w:val="clear" w:color="auto" w:fill="FFFFFF"/>
        </w:rPr>
        <w:t>pollen</w:t>
      </w:r>
      <w:r w:rsidR="00216644" w:rsidRPr="00216644">
        <w:rPr>
          <w:rFonts w:ascii="Times New Roman" w:hAnsi="Times New Roman" w:cs="Times New Roman"/>
          <w:color w:val="000000"/>
          <w:sz w:val="24"/>
          <w:szCs w:val="24"/>
          <w:shd w:val="clear" w:color="auto" w:fill="FFFFFF"/>
        </w:rPr>
        <w:t xml:space="preserve"> deposition and </w:t>
      </w:r>
      <w:r>
        <w:rPr>
          <w:rFonts w:ascii="Times New Roman" w:hAnsi="Times New Roman" w:cs="Times New Roman"/>
          <w:color w:val="000000"/>
          <w:sz w:val="24"/>
          <w:szCs w:val="24"/>
          <w:shd w:val="clear" w:color="auto" w:fill="FFFFFF"/>
        </w:rPr>
        <w:t xml:space="preserve">ventilation. </w:t>
      </w:r>
      <w:r w:rsidR="00216644" w:rsidRPr="00216644">
        <w:rPr>
          <w:rFonts w:ascii="Times New Roman" w:hAnsi="Times New Roman" w:cs="Times New Roman"/>
          <w:color w:val="000000"/>
          <w:sz w:val="24"/>
          <w:szCs w:val="24"/>
          <w:shd w:val="clear" w:color="auto" w:fill="FFFFFF"/>
        </w:rPr>
        <w:t xml:space="preserve">The values of </w:t>
      </w:r>
      <w:commentRangeStart w:id="43"/>
      <w:proofErr w:type="spellStart"/>
      <w:proofErr w:type="gramStart"/>
      <w:r w:rsidR="00A22EE7">
        <w:rPr>
          <w:rFonts w:ascii="Times New Roman" w:hAnsi="Times New Roman" w:cs="Times New Roman"/>
          <w:color w:val="000000"/>
          <w:sz w:val="24"/>
          <w:szCs w:val="24"/>
          <w:shd w:val="clear" w:color="auto" w:fill="FFFFFF"/>
        </w:rPr>
        <w:t>Vd</w:t>
      </w:r>
      <w:proofErr w:type="spellEnd"/>
      <w:proofErr w:type="gramEnd"/>
      <w:r w:rsidR="00216644" w:rsidRPr="00216644">
        <w:rPr>
          <w:rFonts w:ascii="Times New Roman" w:hAnsi="Times New Roman" w:cs="Times New Roman"/>
          <w:color w:val="000000"/>
          <w:sz w:val="24"/>
          <w:szCs w:val="24"/>
          <w:shd w:val="clear" w:color="auto" w:fill="FFFFFF"/>
        </w:rPr>
        <w:t xml:space="preserve"> and </w:t>
      </w:r>
      <w:r w:rsidR="00A22EE7">
        <w:rPr>
          <w:rFonts w:ascii="Times New Roman" w:hAnsi="Times New Roman" w:cs="Times New Roman"/>
          <w:color w:val="000000"/>
          <w:sz w:val="24"/>
          <w:szCs w:val="24"/>
          <w:shd w:val="clear" w:color="auto" w:fill="FFFFFF"/>
        </w:rPr>
        <w:t>u*</w:t>
      </w:r>
      <w:commentRangeEnd w:id="43"/>
      <w:r w:rsidR="00A1622A">
        <w:rPr>
          <w:rStyle w:val="ae"/>
        </w:rPr>
        <w:commentReference w:id="43"/>
      </w:r>
      <w:r w:rsidR="00216644" w:rsidRPr="00216644">
        <w:rPr>
          <w:rFonts w:ascii="Times New Roman" w:hAnsi="Times New Roman" w:cs="Times New Roman"/>
          <w:color w:val="000000"/>
          <w:sz w:val="24"/>
          <w:szCs w:val="24"/>
          <w:shd w:val="clear" w:color="auto" w:fill="FFFFFF"/>
        </w:rPr>
        <w:t xml:space="preserve"> used in the current study were derived from references </w:t>
      </w:r>
      <w:r w:rsidR="005D6292">
        <w:rPr>
          <w:rFonts w:ascii="Times New Roman" w:hAnsi="Times New Roman" w:cs="Times New Roman"/>
          <w:color w:val="000000"/>
          <w:sz w:val="24"/>
          <w:szCs w:val="24"/>
          <w:shd w:val="clear" w:color="auto" w:fill="FFFFFF"/>
        </w:rPr>
        <w:t>(</w:t>
      </w:r>
      <w:r w:rsidR="005D6292" w:rsidRPr="00D61707">
        <w:t>Hu, X., et al. (2011).</w:t>
      </w:r>
      <w:r w:rsidR="005D6292">
        <w:rPr>
          <w:rFonts w:ascii="Times New Roman" w:hAnsi="Times New Roman" w:cs="Times New Roman"/>
          <w:color w:val="000000"/>
          <w:sz w:val="24"/>
          <w:szCs w:val="24"/>
          <w:shd w:val="clear" w:color="auto" w:fill="FFFFFF"/>
        </w:rPr>
        <w:t>)</w:t>
      </w:r>
      <w:ins w:id="44" w:author="Yong" w:date="2013-12-15T17:41:00Z">
        <w:r w:rsidR="00A1622A">
          <w:rPr>
            <w:rFonts w:ascii="Times New Roman" w:hAnsi="Times New Roman" w:cs="Times New Roman"/>
            <w:color w:val="000000"/>
            <w:sz w:val="24"/>
            <w:szCs w:val="24"/>
            <w:shd w:val="clear" w:color="auto" w:fill="FFFFFF"/>
          </w:rPr>
          <w:t xml:space="preserve"> </w:t>
        </w:r>
      </w:ins>
      <w:r w:rsidR="00216644" w:rsidRPr="00216644">
        <w:rPr>
          <w:rFonts w:ascii="Times New Roman" w:hAnsi="Times New Roman" w:cs="Times New Roman"/>
          <w:color w:val="000000"/>
          <w:sz w:val="24"/>
          <w:szCs w:val="24"/>
          <w:shd w:val="clear" w:color="auto" w:fill="FFFFFF"/>
        </w:rPr>
        <w:t xml:space="preserve">on </w:t>
      </w:r>
      <w:r>
        <w:rPr>
          <w:rFonts w:ascii="Times New Roman" w:hAnsi="Times New Roman" w:cs="Times New Roman"/>
          <w:color w:val="000000"/>
          <w:sz w:val="24"/>
          <w:szCs w:val="24"/>
          <w:shd w:val="clear" w:color="auto" w:fill="FFFFFF"/>
        </w:rPr>
        <w:t>particulate matter and small</w:t>
      </w:r>
      <w:r w:rsidR="00216644" w:rsidRPr="00216644">
        <w:rPr>
          <w:rFonts w:ascii="Times New Roman" w:hAnsi="Times New Roman" w:cs="Times New Roman"/>
          <w:color w:val="000000"/>
          <w:sz w:val="24"/>
          <w:szCs w:val="24"/>
          <w:shd w:val="clear" w:color="auto" w:fill="FFFFFF"/>
        </w:rPr>
        <w:t xml:space="preserve"> particles</w:t>
      </w:r>
      <w:r w:rsidR="005D6292">
        <w:rPr>
          <w:rFonts w:ascii="Times New Roman" w:hAnsi="Times New Roman" w:cs="Times New Roman"/>
          <w:color w:val="000000"/>
          <w:sz w:val="24"/>
          <w:szCs w:val="24"/>
          <w:shd w:val="clear" w:color="auto" w:fill="FFFFFF"/>
        </w:rPr>
        <w:t>.</w:t>
      </w:r>
      <w:r w:rsidR="00216644" w:rsidRPr="00216644">
        <w:rPr>
          <w:rFonts w:ascii="Times New Roman" w:hAnsi="Times New Roman" w:cs="Times New Roman"/>
          <w:color w:val="000000"/>
          <w:sz w:val="24"/>
          <w:szCs w:val="24"/>
          <w:shd w:val="clear" w:color="auto" w:fill="FFFFFF"/>
        </w:rPr>
        <w:t xml:space="preserve"> Widely different </w:t>
      </w:r>
      <w:r>
        <w:rPr>
          <w:rFonts w:ascii="Times New Roman" w:hAnsi="Times New Roman" w:cs="Times New Roman"/>
          <w:color w:val="000000"/>
          <w:sz w:val="24"/>
          <w:szCs w:val="24"/>
          <w:shd w:val="clear" w:color="auto" w:fill="FFFFFF"/>
        </w:rPr>
        <w:t>pollen</w:t>
      </w:r>
      <w:r w:rsidR="00216644" w:rsidRPr="00216644">
        <w:rPr>
          <w:rFonts w:ascii="Times New Roman" w:hAnsi="Times New Roman" w:cs="Times New Roman"/>
          <w:color w:val="000000"/>
          <w:sz w:val="24"/>
          <w:szCs w:val="24"/>
          <w:shd w:val="clear" w:color="auto" w:fill="FFFFFF"/>
        </w:rPr>
        <w:t xml:space="preserve"> </w:t>
      </w:r>
      <w:r w:rsidR="005D6292">
        <w:rPr>
          <w:rFonts w:ascii="Times New Roman" w:hAnsi="Times New Roman" w:cs="Times New Roman"/>
          <w:color w:val="000000"/>
          <w:sz w:val="24"/>
          <w:szCs w:val="24"/>
          <w:shd w:val="clear" w:color="auto" w:fill="FFFFFF"/>
        </w:rPr>
        <w:t xml:space="preserve">dermal contact effect </w:t>
      </w:r>
      <w:r w:rsidR="00216644" w:rsidRPr="00216644">
        <w:rPr>
          <w:rFonts w:ascii="Times New Roman" w:hAnsi="Times New Roman" w:cs="Times New Roman"/>
          <w:color w:val="000000"/>
          <w:sz w:val="24"/>
          <w:szCs w:val="24"/>
          <w:shd w:val="clear" w:color="auto" w:fill="FFFFFF"/>
        </w:rPr>
        <w:t xml:space="preserve">due to hand touch </w:t>
      </w:r>
      <w:r w:rsidRPr="00216644">
        <w:rPr>
          <w:rFonts w:ascii="Times New Roman" w:hAnsi="Times New Roman" w:cs="Times New Roman"/>
          <w:color w:val="000000"/>
          <w:sz w:val="24"/>
          <w:szCs w:val="24"/>
          <w:shd w:val="clear" w:color="auto" w:fill="FFFFFF"/>
        </w:rPr>
        <w:t xml:space="preserve">have </w:t>
      </w:r>
      <w:r>
        <w:rPr>
          <w:rFonts w:ascii="Times New Roman" w:hAnsi="Times New Roman" w:cs="Times New Roman"/>
          <w:color w:val="000000"/>
          <w:sz w:val="24"/>
          <w:szCs w:val="24"/>
          <w:shd w:val="clear" w:color="auto" w:fill="FFFFFF"/>
        </w:rPr>
        <w:t>been</w:t>
      </w:r>
      <w:r w:rsidR="00216644" w:rsidRPr="00216644">
        <w:rPr>
          <w:rFonts w:ascii="Times New Roman" w:hAnsi="Times New Roman" w:cs="Times New Roman"/>
          <w:color w:val="000000"/>
          <w:sz w:val="24"/>
          <w:szCs w:val="24"/>
          <w:shd w:val="clear" w:color="auto" w:fill="FFFFFF"/>
        </w:rPr>
        <w:t xml:space="preserve"> reported in the </w:t>
      </w:r>
      <w:r w:rsidR="00A22EE7" w:rsidRPr="00216644">
        <w:rPr>
          <w:rFonts w:ascii="Times New Roman" w:hAnsi="Times New Roman" w:cs="Times New Roman"/>
          <w:color w:val="000000"/>
          <w:sz w:val="24"/>
          <w:szCs w:val="24"/>
          <w:shd w:val="clear" w:color="auto" w:fill="FFFFFF"/>
        </w:rPr>
        <w:t>literature</w:t>
      </w:r>
      <w:r w:rsidR="00A22EE7">
        <w:rPr>
          <w:rFonts w:ascii="Times New Roman" w:hAnsi="Times New Roman" w:cs="Times New Roman"/>
          <w:color w:val="000000"/>
          <w:sz w:val="24"/>
          <w:szCs w:val="24"/>
          <w:shd w:val="clear" w:color="auto" w:fill="FFFFFF"/>
        </w:rPr>
        <w:t xml:space="preserve">s </w:t>
      </w:r>
      <w:commentRangeStart w:id="45"/>
      <w:proofErr w:type="gramStart"/>
      <w:r w:rsidR="00A22EE7">
        <w:rPr>
          <w:rFonts w:ascii="Times New Roman" w:hAnsi="Times New Roman" w:cs="Times New Roman"/>
          <w:color w:val="000000"/>
          <w:sz w:val="24"/>
          <w:szCs w:val="24"/>
          <w:shd w:val="clear" w:color="auto" w:fill="FFFFFF"/>
        </w:rPr>
        <w:t>(</w:t>
      </w:r>
      <w:r w:rsidR="005D6292" w:rsidRPr="005D6292">
        <w:t xml:space="preserve"> </w:t>
      </w:r>
      <w:proofErr w:type="spellStart"/>
      <w:r w:rsidR="005D6292" w:rsidRPr="00D61707">
        <w:t>Brożek</w:t>
      </w:r>
      <w:proofErr w:type="spellEnd"/>
      <w:proofErr w:type="gramEnd"/>
      <w:r w:rsidR="005D6292" w:rsidRPr="00D61707">
        <w:t>, J. L., et al. (2010)</w:t>
      </w:r>
      <w:r w:rsidR="00216644" w:rsidRPr="00216644">
        <w:rPr>
          <w:rFonts w:ascii="Times New Roman" w:hAnsi="Times New Roman" w:cs="Times New Roman"/>
          <w:color w:val="000000"/>
          <w:sz w:val="24"/>
          <w:szCs w:val="24"/>
          <w:shd w:val="clear" w:color="auto" w:fill="FFFFFF"/>
        </w:rPr>
        <w:t xml:space="preserve"> </w:t>
      </w:r>
      <w:r w:rsidR="005D6292">
        <w:rPr>
          <w:rFonts w:ascii="Times New Roman" w:hAnsi="Times New Roman" w:cs="Times New Roman"/>
          <w:color w:val="000000"/>
          <w:sz w:val="24"/>
          <w:szCs w:val="24"/>
          <w:shd w:val="clear" w:color="auto" w:fill="FFFFFF"/>
        </w:rPr>
        <w:t>)(</w:t>
      </w:r>
      <w:r w:rsidR="005D6292" w:rsidRPr="005D6292">
        <w:t xml:space="preserve"> </w:t>
      </w:r>
      <w:proofErr w:type="spellStart"/>
      <w:r w:rsidR="005D6292" w:rsidRPr="00D61707">
        <w:t>Behrendt</w:t>
      </w:r>
      <w:proofErr w:type="spellEnd"/>
      <w:r w:rsidR="005D6292" w:rsidRPr="00D61707">
        <w:t>, H. and W.-M. Becker (2001)</w:t>
      </w:r>
      <w:r w:rsidR="005D6292">
        <w:t>)</w:t>
      </w:r>
      <w:commentRangeEnd w:id="45"/>
      <w:r w:rsidR="00A1622A">
        <w:rPr>
          <w:rStyle w:val="ae"/>
        </w:rPr>
        <w:commentReference w:id="45"/>
      </w:r>
    </w:p>
    <w:p w:rsidR="001C5ED6" w:rsidRDefault="000E6E70" w:rsidP="009D0CDB">
      <w:pPr>
        <w:pStyle w:val="1"/>
        <w:rPr>
          <w:rFonts w:hint="eastAsia"/>
        </w:rPr>
      </w:pPr>
      <w:r>
        <w:t>Conclusion</w:t>
      </w:r>
    </w:p>
    <w:p w:rsidR="00E46833" w:rsidRPr="001C5ED6" w:rsidRDefault="001673A8" w:rsidP="001C5ED6">
      <w:pPr>
        <w:spacing w:before="120" w:after="120" w:line="480" w:lineRule="auto"/>
        <w:rPr>
          <w:rFonts w:ascii="Times New Roman" w:hAnsi="Times New Roman" w:cs="Times New Roman"/>
          <w:color w:val="000000"/>
          <w:sz w:val="24"/>
          <w:szCs w:val="24"/>
          <w:shd w:val="clear" w:color="auto" w:fill="FFFFFF"/>
        </w:rPr>
      </w:pPr>
      <w:commentRangeStart w:id="46"/>
      <w:r w:rsidRPr="001C5ED6">
        <w:rPr>
          <w:rFonts w:ascii="Times New Roman" w:hAnsi="Times New Roman" w:cs="Times New Roman"/>
          <w:color w:val="000000"/>
          <w:sz w:val="24"/>
          <w:szCs w:val="24"/>
          <w:shd w:val="clear" w:color="auto" w:fill="FFFFFF"/>
        </w:rPr>
        <w:t xml:space="preserve">The modeling system developed based on physical processes and human activity data </w:t>
      </w:r>
      <w:r w:rsidR="000A460A" w:rsidRPr="001C5ED6">
        <w:rPr>
          <w:rFonts w:ascii="Times New Roman" w:hAnsi="Times New Roman" w:cs="Times New Roman"/>
          <w:color w:val="000000"/>
          <w:sz w:val="24"/>
          <w:szCs w:val="24"/>
          <w:shd w:val="clear" w:color="auto" w:fill="FFFFFF"/>
        </w:rPr>
        <w:lastRenderedPageBreak/>
        <w:t xml:space="preserve">and demographical data </w:t>
      </w:r>
      <w:r w:rsidRPr="001C5ED6">
        <w:rPr>
          <w:rFonts w:ascii="Times New Roman" w:hAnsi="Times New Roman" w:cs="Times New Roman"/>
          <w:color w:val="000000"/>
          <w:sz w:val="24"/>
          <w:szCs w:val="24"/>
          <w:shd w:val="clear" w:color="auto" w:fill="FFFFFF"/>
        </w:rPr>
        <w:t xml:space="preserve">in the current study, can be easily adapted to simulated risks and exposure to particulate matter(PM) </w:t>
      </w:r>
      <w:r w:rsidR="000A460A" w:rsidRPr="001C5ED6">
        <w:rPr>
          <w:rFonts w:ascii="Times New Roman" w:hAnsi="Times New Roman" w:cs="Times New Roman"/>
          <w:color w:val="000000"/>
          <w:sz w:val="24"/>
          <w:szCs w:val="24"/>
          <w:shd w:val="clear" w:color="auto" w:fill="FFFFFF"/>
        </w:rPr>
        <w:t xml:space="preserve">which is also believed to be a major pollutant in the air </w:t>
      </w:r>
      <w:r w:rsidRPr="001C5ED6">
        <w:rPr>
          <w:rFonts w:ascii="Times New Roman" w:hAnsi="Times New Roman" w:cs="Times New Roman"/>
          <w:color w:val="000000"/>
          <w:sz w:val="24"/>
          <w:szCs w:val="24"/>
          <w:shd w:val="clear" w:color="auto" w:fill="FFFFFF"/>
        </w:rPr>
        <w:t>in similar environments or small scaled units such as cities or certain census. Furthermore, sensitivity analyses of the modeling system provides helpful information for planning measurements related to investigation of health risks associated with exposures to pollens or other kinds or particulate particles in the environments.</w:t>
      </w:r>
      <w:commentRangeEnd w:id="46"/>
      <w:r w:rsidR="00FF29C7">
        <w:rPr>
          <w:rStyle w:val="ae"/>
        </w:rPr>
        <w:commentReference w:id="46"/>
      </w:r>
    </w:p>
    <w:p w:rsidR="00D12A6F" w:rsidRDefault="00D12A6F">
      <w:pPr>
        <w:widowControl/>
        <w:jc w:val="left"/>
        <w:rPr>
          <w:rFonts w:cs="Calibri" w:hint="eastAsia"/>
          <w:noProof/>
          <w:sz w:val="20"/>
        </w:rPr>
      </w:pPr>
      <w:r>
        <w:br w:type="page"/>
      </w:r>
    </w:p>
    <w:p w:rsidR="00314C0A" w:rsidRDefault="00823408" w:rsidP="005E1A97">
      <w:pPr>
        <w:pStyle w:val="1"/>
        <w:rPr>
          <w:rFonts w:hint="eastAsia"/>
        </w:rPr>
      </w:pPr>
      <w:r>
        <w:lastRenderedPageBreak/>
        <w:t>Figure</w:t>
      </w:r>
    </w:p>
    <w:p w:rsidR="00E10779" w:rsidRDefault="00E10779" w:rsidP="00E10779">
      <w:pPr>
        <w:keepNext/>
        <w:rPr>
          <w:rFonts w:hint="eastAsia"/>
        </w:rPr>
      </w:pPr>
      <w:r>
        <w:rPr>
          <w:noProof/>
        </w:rPr>
        <w:drawing>
          <wp:inline distT="0" distB="0" distL="0" distR="0" wp14:anchorId="49E837B7" wp14:editId="6CAE45F6">
            <wp:extent cx="5274310" cy="323478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274310" cy="3234788"/>
                    </a:xfrm>
                    <a:prstGeom prst="rect">
                      <a:avLst/>
                    </a:prstGeom>
                  </pic:spPr>
                </pic:pic>
              </a:graphicData>
            </a:graphic>
          </wp:inline>
        </w:drawing>
      </w:r>
    </w:p>
    <w:p w:rsidR="00E10779" w:rsidRDefault="00E10779" w:rsidP="00E10779">
      <w:pPr>
        <w:pStyle w:val="a7"/>
        <w:jc w:val="left"/>
        <w:rPr>
          <w:sz w:val="24"/>
          <w:szCs w:val="24"/>
        </w:rPr>
      </w:pPr>
      <w:r w:rsidRPr="00E10779">
        <w:rPr>
          <w:sz w:val="24"/>
          <w:szCs w:val="24"/>
        </w:rPr>
        <w:t xml:space="preserve">Figure </w:t>
      </w:r>
      <w:r w:rsidR="00592BD6" w:rsidRPr="00E10779">
        <w:rPr>
          <w:sz w:val="24"/>
          <w:szCs w:val="24"/>
        </w:rPr>
        <w:fldChar w:fldCharType="begin"/>
      </w:r>
      <w:r w:rsidRPr="00E10779">
        <w:rPr>
          <w:sz w:val="24"/>
          <w:szCs w:val="24"/>
        </w:rPr>
        <w:instrText xml:space="preserve"> SEQ Figure \* ARABIC </w:instrText>
      </w:r>
      <w:r w:rsidR="00592BD6" w:rsidRPr="00E10779">
        <w:rPr>
          <w:sz w:val="24"/>
          <w:szCs w:val="24"/>
        </w:rPr>
        <w:fldChar w:fldCharType="separate"/>
      </w:r>
      <w:r w:rsidR="00DA1F97">
        <w:rPr>
          <w:noProof/>
          <w:sz w:val="24"/>
          <w:szCs w:val="24"/>
        </w:rPr>
        <w:t>1</w:t>
      </w:r>
      <w:r w:rsidR="00592BD6" w:rsidRPr="00E10779">
        <w:rPr>
          <w:sz w:val="24"/>
          <w:szCs w:val="24"/>
        </w:rPr>
        <w:fldChar w:fldCharType="end"/>
      </w:r>
      <w:r w:rsidRPr="00E10779">
        <w:rPr>
          <w:sz w:val="24"/>
          <w:szCs w:val="24"/>
        </w:rPr>
        <w:t xml:space="preserve"> </w:t>
      </w:r>
      <w:proofErr w:type="gramStart"/>
      <w:r w:rsidR="00C47BE8">
        <w:rPr>
          <w:sz w:val="24"/>
          <w:szCs w:val="24"/>
        </w:rPr>
        <w:t>The</w:t>
      </w:r>
      <w:proofErr w:type="gramEnd"/>
      <w:r w:rsidR="00C47BE8">
        <w:rPr>
          <w:sz w:val="24"/>
          <w:szCs w:val="24"/>
        </w:rPr>
        <w:t xml:space="preserve"> </w:t>
      </w:r>
      <w:r w:rsidR="00C07736" w:rsidRPr="00C07736">
        <w:rPr>
          <w:sz w:val="24"/>
          <w:szCs w:val="24"/>
        </w:rPr>
        <w:t xml:space="preserve">scheme of a </w:t>
      </w:r>
      <w:r w:rsidR="00C07736">
        <w:rPr>
          <w:sz w:val="24"/>
          <w:szCs w:val="24"/>
        </w:rPr>
        <w:t>possibly</w:t>
      </w:r>
      <w:r w:rsidR="00C07736" w:rsidRPr="00C07736">
        <w:rPr>
          <w:sz w:val="24"/>
          <w:szCs w:val="24"/>
        </w:rPr>
        <w:t xml:space="preserve"> sampling-based sensitivity analysis. Uncertainty </w:t>
      </w:r>
      <w:r w:rsidR="00DC36E0">
        <w:rPr>
          <w:sz w:val="24"/>
          <w:szCs w:val="24"/>
        </w:rPr>
        <w:t>would arise</w:t>
      </w:r>
      <w:r w:rsidR="00C07736" w:rsidRPr="00C07736">
        <w:rPr>
          <w:sz w:val="24"/>
          <w:szCs w:val="24"/>
        </w:rPr>
        <w:t xml:space="preserve"> from different sources—errors in the data, parameter estimation procedure, </w:t>
      </w:r>
      <w:r w:rsidR="00DC36E0">
        <w:rPr>
          <w:sz w:val="24"/>
          <w:szCs w:val="24"/>
        </w:rPr>
        <w:t xml:space="preserve">and </w:t>
      </w:r>
      <w:r w:rsidR="00C07736" w:rsidRPr="00C07736">
        <w:rPr>
          <w:sz w:val="24"/>
          <w:szCs w:val="24"/>
        </w:rPr>
        <w:t>alternative model structures—</w:t>
      </w:r>
      <w:r w:rsidR="00DC36E0">
        <w:rPr>
          <w:sz w:val="24"/>
          <w:szCs w:val="24"/>
        </w:rPr>
        <w:t xml:space="preserve">they </w:t>
      </w:r>
      <w:r w:rsidR="00C07736" w:rsidRPr="00C07736">
        <w:rPr>
          <w:sz w:val="24"/>
          <w:szCs w:val="24"/>
        </w:rPr>
        <w:t>are propagated through the model for uncertainty analysis and their relative importance is quantified via sensitivity analysis.</w:t>
      </w:r>
    </w:p>
    <w:p w:rsidR="00E10779" w:rsidRDefault="00E10779" w:rsidP="00E10779">
      <w:pPr>
        <w:rPr>
          <w:rFonts w:asciiTheme="majorHAnsi" w:eastAsia="黑体" w:hAnsiTheme="majorHAnsi" w:cstheme="majorBidi"/>
          <w:sz w:val="24"/>
          <w:szCs w:val="24"/>
        </w:rPr>
      </w:pPr>
    </w:p>
    <w:p w:rsidR="00D12A6F" w:rsidRDefault="00D12A6F">
      <w:pPr>
        <w:widowControl/>
        <w:jc w:val="left"/>
        <w:rPr>
          <w:rFonts w:asciiTheme="majorHAnsi" w:eastAsia="黑体" w:hAnsiTheme="majorHAnsi" w:cstheme="majorBidi"/>
          <w:sz w:val="24"/>
          <w:szCs w:val="24"/>
        </w:rPr>
      </w:pPr>
      <w:r>
        <w:rPr>
          <w:rFonts w:asciiTheme="majorHAnsi" w:eastAsia="黑体" w:hAnsiTheme="majorHAnsi" w:cstheme="majorBidi"/>
          <w:sz w:val="24"/>
          <w:szCs w:val="24"/>
        </w:rPr>
        <w:br w:type="page"/>
      </w:r>
    </w:p>
    <w:p w:rsidR="00970278" w:rsidRDefault="00970278" w:rsidP="00970278">
      <w:pPr>
        <w:keepNext/>
        <w:rPr>
          <w:rFonts w:hint="eastAsia"/>
        </w:rPr>
      </w:pPr>
      <w:r>
        <w:object w:dxaOrig="8158" w:dyaOrig="7031">
          <v:shape id="_x0000_i1043" type="#_x0000_t75" style="width:408.6pt;height:351pt" o:ole="">
            <v:imagedata r:id="rId38" o:title=""/>
          </v:shape>
          <o:OLEObject Type="Embed" ProgID="Visio.Drawing.11" ShapeID="_x0000_i1043" DrawAspect="Content" ObjectID="_1448886501" r:id="rId39"/>
        </w:object>
      </w:r>
    </w:p>
    <w:p w:rsidR="00970278" w:rsidRDefault="00970278" w:rsidP="00970278">
      <w:pPr>
        <w:pStyle w:val="a7"/>
        <w:rPr>
          <w:sz w:val="24"/>
          <w:szCs w:val="24"/>
        </w:rPr>
      </w:pPr>
      <w:r w:rsidRPr="00970278">
        <w:rPr>
          <w:sz w:val="24"/>
          <w:szCs w:val="24"/>
        </w:rPr>
        <w:t xml:space="preserve">Figure </w:t>
      </w:r>
      <w:r w:rsidR="00592BD6" w:rsidRPr="00970278">
        <w:rPr>
          <w:sz w:val="24"/>
          <w:szCs w:val="24"/>
        </w:rPr>
        <w:fldChar w:fldCharType="begin"/>
      </w:r>
      <w:r w:rsidRPr="00970278">
        <w:rPr>
          <w:sz w:val="24"/>
          <w:szCs w:val="24"/>
        </w:rPr>
        <w:instrText xml:space="preserve"> SEQ Figure \* ARABIC </w:instrText>
      </w:r>
      <w:r w:rsidR="00592BD6" w:rsidRPr="00970278">
        <w:rPr>
          <w:sz w:val="24"/>
          <w:szCs w:val="24"/>
        </w:rPr>
        <w:fldChar w:fldCharType="separate"/>
      </w:r>
      <w:r w:rsidR="00DA1F97">
        <w:rPr>
          <w:noProof/>
          <w:sz w:val="24"/>
          <w:szCs w:val="24"/>
        </w:rPr>
        <w:t>2</w:t>
      </w:r>
      <w:r w:rsidR="00592BD6" w:rsidRPr="00970278">
        <w:rPr>
          <w:sz w:val="24"/>
          <w:szCs w:val="24"/>
        </w:rPr>
        <w:fldChar w:fldCharType="end"/>
      </w:r>
      <w:r w:rsidRPr="00970278">
        <w:rPr>
          <w:sz w:val="24"/>
          <w:szCs w:val="24"/>
        </w:rPr>
        <w:t xml:space="preserve"> </w:t>
      </w:r>
      <w:r w:rsidR="00C47BE8">
        <w:rPr>
          <w:sz w:val="24"/>
          <w:szCs w:val="24"/>
        </w:rPr>
        <w:t>Th</w:t>
      </w:r>
      <w:r w:rsidR="00F9527E">
        <w:rPr>
          <w:sz w:val="24"/>
          <w:szCs w:val="24"/>
        </w:rPr>
        <w:t>ree</w:t>
      </w:r>
      <w:r w:rsidR="00C47BE8" w:rsidRPr="00D31F3E">
        <w:rPr>
          <w:sz w:val="24"/>
          <w:szCs w:val="24"/>
        </w:rPr>
        <w:t xml:space="preserve"> </w:t>
      </w:r>
      <w:r w:rsidRPr="00D31F3E">
        <w:rPr>
          <w:sz w:val="24"/>
          <w:szCs w:val="24"/>
        </w:rPr>
        <w:t xml:space="preserve">different </w:t>
      </w:r>
      <w:r w:rsidR="00C47BE8">
        <w:rPr>
          <w:sz w:val="24"/>
          <w:szCs w:val="24"/>
        </w:rPr>
        <w:t xml:space="preserve">intake </w:t>
      </w:r>
      <w:r>
        <w:rPr>
          <w:sz w:val="24"/>
          <w:szCs w:val="24"/>
        </w:rPr>
        <w:t>routes</w:t>
      </w:r>
      <w:r w:rsidRPr="00D31F3E">
        <w:rPr>
          <w:sz w:val="24"/>
          <w:szCs w:val="24"/>
        </w:rPr>
        <w:t xml:space="preserve"> of the </w:t>
      </w:r>
      <w:r w:rsidR="00355FDD" w:rsidRPr="00D31F3E">
        <w:rPr>
          <w:sz w:val="24"/>
          <w:szCs w:val="24"/>
        </w:rPr>
        <w:t>pollens</w:t>
      </w:r>
      <w:r w:rsidR="00355FDD">
        <w:rPr>
          <w:sz w:val="24"/>
          <w:szCs w:val="24"/>
        </w:rPr>
        <w:t xml:space="preserve">. </w:t>
      </w:r>
      <w:commentRangeStart w:id="47"/>
      <w:r w:rsidR="00355FDD">
        <w:rPr>
          <w:sz w:val="24"/>
          <w:szCs w:val="24"/>
        </w:rPr>
        <w:t>Route</w:t>
      </w:r>
      <w:r>
        <w:rPr>
          <w:sz w:val="24"/>
          <w:szCs w:val="24"/>
        </w:rPr>
        <w:t xml:space="preserve"> of </w:t>
      </w:r>
      <w:r w:rsidR="00355FDD">
        <w:rPr>
          <w:sz w:val="24"/>
          <w:szCs w:val="24"/>
        </w:rPr>
        <w:t xml:space="preserve">Inhalation are calculated and shown to be the dominated route of pollen </w:t>
      </w:r>
      <w:r w:rsidR="000E1B0E">
        <w:rPr>
          <w:sz w:val="24"/>
          <w:szCs w:val="24"/>
        </w:rPr>
        <w:t>intake. The</w:t>
      </w:r>
      <w:r w:rsidR="00355FDD">
        <w:rPr>
          <w:sz w:val="24"/>
          <w:szCs w:val="24"/>
        </w:rPr>
        <w:t xml:space="preserve"> exposure from inhalation is about 100 times than the other two routes which </w:t>
      </w:r>
      <w:r w:rsidR="000E1B0E">
        <w:rPr>
          <w:sz w:val="24"/>
          <w:szCs w:val="24"/>
        </w:rPr>
        <w:t>are based on the skin contact to pollens.</w:t>
      </w:r>
      <w:commentRangeEnd w:id="47"/>
      <w:r w:rsidR="00C47BE8">
        <w:rPr>
          <w:rStyle w:val="ae"/>
          <w:rFonts w:ascii="Cambria Math" w:eastAsiaTheme="minorEastAsia" w:hAnsi="Cambria Math" w:cstheme="minorBidi"/>
        </w:rPr>
        <w:commentReference w:id="47"/>
      </w:r>
    </w:p>
    <w:p w:rsidR="00970278" w:rsidRPr="00970278" w:rsidRDefault="00970278" w:rsidP="00970278">
      <w:pPr>
        <w:rPr>
          <w:rFonts w:hint="eastAsia"/>
        </w:rPr>
      </w:pPr>
    </w:p>
    <w:p w:rsidR="00D12A6F" w:rsidRDefault="00D12A6F">
      <w:pPr>
        <w:widowControl/>
        <w:jc w:val="left"/>
        <w:rPr>
          <w:rFonts w:asciiTheme="majorHAnsi" w:eastAsia="黑体" w:hAnsiTheme="majorHAnsi" w:cstheme="majorBidi"/>
          <w:sz w:val="20"/>
          <w:szCs w:val="20"/>
        </w:rPr>
      </w:pPr>
      <w:r>
        <w:br w:type="page"/>
      </w:r>
    </w:p>
    <w:p w:rsidR="00742C49" w:rsidRDefault="00A93AB0" w:rsidP="00742C49">
      <w:pPr>
        <w:keepNext/>
        <w:rPr>
          <w:rFonts w:hint="eastAsia"/>
        </w:rPr>
      </w:pPr>
      <w:r>
        <w:object w:dxaOrig="9523" w:dyaOrig="4676">
          <v:shape id="_x0000_i1044" type="#_x0000_t75" style="width:483pt;height:235.8pt" o:ole="">
            <v:imagedata r:id="rId40" o:title=""/>
          </v:shape>
          <o:OLEObject Type="Embed" ProgID="Visio.Drawing.11" ShapeID="_x0000_i1044" DrawAspect="Content" ObjectID="_1448886502" r:id="rId41"/>
        </w:object>
      </w:r>
    </w:p>
    <w:p w:rsidR="00742C49" w:rsidRPr="005E1A97" w:rsidRDefault="00742C49" w:rsidP="00742C49">
      <w:pPr>
        <w:adjustRightInd w:val="0"/>
        <w:mirrorIndents/>
        <w:jc w:val="left"/>
        <w:rPr>
          <w:rFonts w:ascii="Times New Roman" w:hAnsi="Times New Roman" w:cs="Times New Roman"/>
          <w:color w:val="000000"/>
          <w:sz w:val="24"/>
          <w:szCs w:val="24"/>
        </w:rPr>
      </w:pPr>
      <w:r w:rsidRPr="00CB3CE1">
        <w:rPr>
          <w:rFonts w:ascii="Times New Roman" w:hAnsi="Times New Roman" w:cs="Times New Roman"/>
          <w:color w:val="000000"/>
          <w:sz w:val="24"/>
          <w:szCs w:val="24"/>
        </w:rPr>
        <w:t xml:space="preserve">Figure </w:t>
      </w:r>
      <w:r w:rsidR="00592BD6" w:rsidRPr="00CB3CE1">
        <w:rPr>
          <w:rFonts w:ascii="Times New Roman" w:hAnsi="Times New Roman" w:cs="Times New Roman"/>
          <w:color w:val="000000"/>
          <w:sz w:val="24"/>
          <w:szCs w:val="24"/>
        </w:rPr>
        <w:fldChar w:fldCharType="begin"/>
      </w:r>
      <w:r w:rsidRPr="00CB3CE1">
        <w:rPr>
          <w:rFonts w:ascii="Times New Roman" w:hAnsi="Times New Roman" w:cs="Times New Roman"/>
          <w:color w:val="000000"/>
          <w:sz w:val="24"/>
          <w:szCs w:val="24"/>
        </w:rPr>
        <w:instrText xml:space="preserve"> SEQ Figure \* ARABIC </w:instrText>
      </w:r>
      <w:r w:rsidR="00592BD6" w:rsidRPr="00CB3CE1">
        <w:rPr>
          <w:rFonts w:ascii="Times New Roman" w:hAnsi="Times New Roman" w:cs="Times New Roman"/>
          <w:color w:val="000000"/>
          <w:sz w:val="24"/>
          <w:szCs w:val="24"/>
        </w:rPr>
        <w:fldChar w:fldCharType="separate"/>
      </w:r>
      <w:r w:rsidR="00DA1F97">
        <w:rPr>
          <w:rFonts w:ascii="Times New Roman" w:hAnsi="Times New Roman" w:cs="Times New Roman"/>
          <w:noProof/>
          <w:color w:val="000000"/>
          <w:sz w:val="24"/>
          <w:szCs w:val="24"/>
        </w:rPr>
        <w:t>3</w:t>
      </w:r>
      <w:r w:rsidR="00592BD6" w:rsidRPr="00CB3CE1">
        <w:rPr>
          <w:rFonts w:ascii="Times New Roman" w:hAnsi="Times New Roman" w:cs="Times New Roman"/>
          <w:color w:val="000000"/>
          <w:sz w:val="24"/>
          <w:szCs w:val="24"/>
        </w:rPr>
        <w:fldChar w:fldCharType="end"/>
      </w:r>
      <w:r w:rsidRPr="00CB3CE1">
        <w:rPr>
          <w:rFonts w:ascii="Times New Roman" w:hAnsi="Times New Roman" w:cs="Times New Roman"/>
          <w:color w:val="000000"/>
          <w:sz w:val="24"/>
          <w:szCs w:val="24"/>
        </w:rPr>
        <w:t xml:space="preserve"> </w:t>
      </w:r>
      <w:r w:rsidRPr="005E1A97">
        <w:rPr>
          <w:rFonts w:ascii="Times New Roman" w:hAnsi="Times New Roman" w:cs="Times New Roman" w:hint="eastAsia"/>
          <w:color w:val="000000"/>
          <w:sz w:val="24"/>
          <w:szCs w:val="24"/>
        </w:rPr>
        <w:t>Schematic diagram of modeling population exposure</w:t>
      </w:r>
      <w:r w:rsidRPr="005E1A97">
        <w:rPr>
          <w:rFonts w:ascii="Times New Roman" w:hAnsi="Times New Roman" w:cs="Times New Roman"/>
          <w:color w:val="000000"/>
          <w:sz w:val="24"/>
          <w:szCs w:val="24"/>
        </w:rPr>
        <w:t xml:space="preserve"> </w:t>
      </w:r>
      <w:r w:rsidRPr="005E1A97">
        <w:rPr>
          <w:rFonts w:ascii="Times New Roman" w:hAnsi="Times New Roman" w:cs="Times New Roman" w:hint="eastAsia"/>
          <w:color w:val="000000"/>
          <w:sz w:val="24"/>
          <w:szCs w:val="24"/>
        </w:rPr>
        <w:t>to pollen</w:t>
      </w:r>
      <w:del w:id="48" w:author="Yong" w:date="2013-12-15T17:52:00Z">
        <w:r w:rsidRPr="005E1A97" w:rsidDel="00C47BE8">
          <w:rPr>
            <w:rFonts w:ascii="Times New Roman" w:hAnsi="Times New Roman" w:cs="Times New Roman" w:hint="eastAsia"/>
            <w:color w:val="000000"/>
            <w:sz w:val="24"/>
            <w:szCs w:val="24"/>
          </w:rPr>
          <w:delText>s</w:delText>
        </w:r>
      </w:del>
      <w:r w:rsidRPr="005E1A97">
        <w:rPr>
          <w:rFonts w:ascii="Times New Roman" w:hAnsi="Times New Roman" w:cs="Times New Roman" w:hint="eastAsia"/>
          <w:color w:val="000000"/>
          <w:sz w:val="24"/>
          <w:szCs w:val="24"/>
        </w:rPr>
        <w:t xml:space="preserve"> in 9 climate </w:t>
      </w:r>
      <w:r>
        <w:rPr>
          <w:rFonts w:ascii="Times New Roman" w:hAnsi="Times New Roman" w:cs="Times New Roman" w:hint="eastAsia"/>
          <w:color w:val="000000"/>
          <w:sz w:val="24"/>
          <w:szCs w:val="24"/>
        </w:rPr>
        <w:t>regions</w:t>
      </w:r>
      <w:r w:rsidRPr="005E1A97">
        <w:rPr>
          <w:rFonts w:ascii="Times New Roman" w:hAnsi="Times New Roman" w:cs="Times New Roman" w:hint="eastAsia"/>
          <w:color w:val="000000"/>
          <w:sz w:val="24"/>
          <w:szCs w:val="24"/>
        </w:rPr>
        <w:t>.</w:t>
      </w:r>
      <w:r w:rsidR="00C97B2F">
        <w:rPr>
          <w:rFonts w:ascii="Times New Roman" w:hAnsi="Times New Roman" w:cs="Times New Roman" w:hint="eastAsia"/>
          <w:color w:val="000000"/>
          <w:sz w:val="24"/>
          <w:szCs w:val="24"/>
        </w:rPr>
        <w:t xml:space="preserve"> </w:t>
      </w:r>
      <w:r w:rsidR="00C97B2F" w:rsidRPr="005E1A97">
        <w:rPr>
          <w:rFonts w:ascii="Times New Roman" w:hAnsi="Times New Roman" w:cs="Times New Roman"/>
          <w:color w:val="000000"/>
          <w:sz w:val="24"/>
          <w:szCs w:val="24"/>
        </w:rPr>
        <w:t>Concentrations</w:t>
      </w:r>
      <w:r w:rsidRPr="005E1A97">
        <w:rPr>
          <w:rFonts w:ascii="Times New Roman" w:hAnsi="Times New Roman" w:cs="Times New Roman" w:hint="eastAsia"/>
          <w:color w:val="000000"/>
          <w:sz w:val="24"/>
          <w:szCs w:val="24"/>
        </w:rPr>
        <w:t xml:space="preserve"> and surface loading of pollen were simulated based on </w:t>
      </w:r>
      <w:r w:rsidR="00C47BE8">
        <w:rPr>
          <w:rFonts w:ascii="Times New Roman" w:hAnsi="Times New Roman" w:cs="Times New Roman"/>
          <w:color w:val="000000"/>
          <w:sz w:val="24"/>
          <w:szCs w:val="24"/>
        </w:rPr>
        <w:t>observed daily pollen counts from AAAAI monitoring stations</w:t>
      </w:r>
      <w:r w:rsidR="006B1976" w:rsidRPr="005E1A97">
        <w:rPr>
          <w:rFonts w:ascii="Times New Roman" w:hAnsi="Times New Roman" w:cs="Times New Roman"/>
          <w:color w:val="000000"/>
          <w:sz w:val="24"/>
          <w:szCs w:val="24"/>
        </w:rPr>
        <w:t>. Exposures</w:t>
      </w:r>
      <w:r w:rsidRPr="005E1A97">
        <w:rPr>
          <w:rFonts w:ascii="Times New Roman" w:hAnsi="Times New Roman" w:cs="Times New Roman" w:hint="eastAsia"/>
          <w:color w:val="000000"/>
          <w:sz w:val="24"/>
          <w:szCs w:val="24"/>
        </w:rPr>
        <w:t xml:space="preserve"> to pollens were simulated based on the concentration profiles and activity data of different groups by ages and sex from United States Census </w:t>
      </w:r>
      <w:r w:rsidR="006B1976" w:rsidRPr="005E1A97">
        <w:rPr>
          <w:rFonts w:ascii="Times New Roman" w:hAnsi="Times New Roman" w:cs="Times New Roman"/>
          <w:color w:val="000000"/>
          <w:sz w:val="24"/>
          <w:szCs w:val="24"/>
        </w:rPr>
        <w:t>Bureau. The</w:t>
      </w:r>
      <w:r w:rsidRPr="005E1A97">
        <w:rPr>
          <w:rFonts w:ascii="Times New Roman" w:hAnsi="Times New Roman" w:cs="Times New Roman" w:hint="eastAsia"/>
          <w:color w:val="000000"/>
          <w:sz w:val="24"/>
          <w:szCs w:val="24"/>
        </w:rPr>
        <w:t xml:space="preserve"> intake </w:t>
      </w:r>
      <w:r w:rsidR="002A4994" w:rsidRPr="005E1A97">
        <w:rPr>
          <w:rFonts w:ascii="Times New Roman" w:hAnsi="Times New Roman" w:cs="Times New Roman"/>
          <w:color w:val="000000"/>
          <w:sz w:val="24"/>
          <w:szCs w:val="24"/>
        </w:rPr>
        <w:t>dose calculated from exposure modeling is</w:t>
      </w:r>
      <w:r w:rsidRPr="005E1A97">
        <w:rPr>
          <w:rFonts w:ascii="Times New Roman" w:hAnsi="Times New Roman" w:cs="Times New Roman" w:hint="eastAsia"/>
          <w:color w:val="000000"/>
          <w:sz w:val="24"/>
          <w:szCs w:val="24"/>
        </w:rPr>
        <w:t xml:space="preserve"> then u</w:t>
      </w:r>
      <w:r w:rsidR="006B1976">
        <w:rPr>
          <w:rFonts w:ascii="Times New Roman" w:hAnsi="Times New Roman" w:cs="Times New Roman" w:hint="eastAsia"/>
          <w:color w:val="000000"/>
          <w:sz w:val="24"/>
          <w:szCs w:val="24"/>
        </w:rPr>
        <w:t>sed as input to conduct sensiti</w:t>
      </w:r>
      <w:r w:rsidRPr="005E1A97">
        <w:rPr>
          <w:rFonts w:ascii="Times New Roman" w:hAnsi="Times New Roman" w:cs="Times New Roman" w:hint="eastAsia"/>
          <w:color w:val="000000"/>
          <w:sz w:val="24"/>
          <w:szCs w:val="24"/>
        </w:rPr>
        <w:t>vity analysis.</w:t>
      </w:r>
    </w:p>
    <w:p w:rsidR="00742C49" w:rsidRPr="002A4994" w:rsidRDefault="00742C49" w:rsidP="00742C49">
      <w:pPr>
        <w:pStyle w:val="a7"/>
        <w:rPr>
          <w:sz w:val="24"/>
          <w:szCs w:val="24"/>
        </w:rPr>
      </w:pPr>
    </w:p>
    <w:p w:rsidR="00D12A6F" w:rsidRDefault="00D12A6F">
      <w:pPr>
        <w:widowControl/>
        <w:jc w:val="left"/>
        <w:rPr>
          <w:rFonts w:asciiTheme="majorHAnsi" w:eastAsia="黑体" w:hAnsiTheme="majorHAnsi" w:cstheme="majorBidi"/>
          <w:sz w:val="20"/>
          <w:szCs w:val="20"/>
        </w:rPr>
      </w:pPr>
      <w:r>
        <w:br w:type="page"/>
      </w:r>
    </w:p>
    <w:p w:rsidR="00E10779" w:rsidRDefault="00E10779" w:rsidP="00E10779">
      <w:pPr>
        <w:keepNext/>
        <w:rPr>
          <w:rFonts w:hint="eastAsia"/>
        </w:rPr>
      </w:pPr>
      <w:r>
        <w:rPr>
          <w:noProof/>
        </w:rPr>
        <w:lastRenderedPageBreak/>
        <w:drawing>
          <wp:inline distT="0" distB="0" distL="0" distR="0" wp14:anchorId="74BEF071" wp14:editId="5C1B057A">
            <wp:extent cx="5274310" cy="3470211"/>
            <wp:effectExtent l="0" t="0" r="0" b="0"/>
            <wp:docPr id="4" name="图片 4" descr="http://www1.ncdc.noaa.gov/pub/data/cmb/monitoring-references/maps/us-climate-regio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1.ncdc.noaa.gov/pub/data/cmb/monitoring-references/maps/us-climate-regions.gif"/>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3470211"/>
                    </a:xfrm>
                    <a:prstGeom prst="rect">
                      <a:avLst/>
                    </a:prstGeom>
                    <a:noFill/>
                    <a:ln>
                      <a:noFill/>
                    </a:ln>
                  </pic:spPr>
                </pic:pic>
              </a:graphicData>
            </a:graphic>
          </wp:inline>
        </w:drawing>
      </w:r>
    </w:p>
    <w:p w:rsidR="00C02919" w:rsidRDefault="00E10779" w:rsidP="00217F27">
      <w:pPr>
        <w:pStyle w:val="a7"/>
        <w:jc w:val="left"/>
        <w:rPr>
          <w:sz w:val="24"/>
          <w:szCs w:val="24"/>
        </w:rPr>
      </w:pPr>
      <w:bookmarkStart w:id="49" w:name="_Ref374305588"/>
      <w:r w:rsidRPr="00E10779">
        <w:rPr>
          <w:sz w:val="24"/>
          <w:szCs w:val="24"/>
        </w:rPr>
        <w:t xml:space="preserve">Figure </w:t>
      </w:r>
      <w:r w:rsidR="00592BD6" w:rsidRPr="00E10779">
        <w:rPr>
          <w:sz w:val="24"/>
          <w:szCs w:val="24"/>
        </w:rPr>
        <w:fldChar w:fldCharType="begin"/>
      </w:r>
      <w:r w:rsidRPr="00E10779">
        <w:rPr>
          <w:sz w:val="24"/>
          <w:szCs w:val="24"/>
        </w:rPr>
        <w:instrText xml:space="preserve"> SEQ Figure \* ARABIC </w:instrText>
      </w:r>
      <w:r w:rsidR="00592BD6" w:rsidRPr="00E10779">
        <w:rPr>
          <w:sz w:val="24"/>
          <w:szCs w:val="24"/>
        </w:rPr>
        <w:fldChar w:fldCharType="separate"/>
      </w:r>
      <w:r w:rsidR="00DA1F97">
        <w:rPr>
          <w:noProof/>
          <w:sz w:val="24"/>
          <w:szCs w:val="24"/>
        </w:rPr>
        <w:t>4</w:t>
      </w:r>
      <w:r w:rsidR="00592BD6" w:rsidRPr="00E10779">
        <w:rPr>
          <w:sz w:val="24"/>
          <w:szCs w:val="24"/>
        </w:rPr>
        <w:fldChar w:fldCharType="end"/>
      </w:r>
      <w:bookmarkEnd w:id="49"/>
      <w:r w:rsidRPr="00E10779">
        <w:rPr>
          <w:sz w:val="24"/>
          <w:szCs w:val="24"/>
        </w:rPr>
        <w:t xml:space="preserve"> </w:t>
      </w:r>
      <w:r w:rsidR="00C47BE8">
        <w:rPr>
          <w:sz w:val="24"/>
          <w:szCs w:val="24"/>
        </w:rPr>
        <w:t xml:space="preserve">Nine climate regions in the contiguous United States. </w:t>
      </w:r>
      <w:r w:rsidRPr="00E10779">
        <w:rPr>
          <w:sz w:val="24"/>
          <w:szCs w:val="24"/>
        </w:rPr>
        <w:t>Through climate analysis, National Climatic Data Center scientists have identified nine climatically consistent regions within the contiguous United States which are useful for putting current climate anomalies into a historical perspective</w:t>
      </w:r>
      <w:r w:rsidR="00592BD6">
        <w:rPr>
          <w:sz w:val="24"/>
          <w:szCs w:val="24"/>
        </w:rPr>
        <w:fldChar w:fldCharType="begin"/>
      </w:r>
      <w:r w:rsidR="00613327">
        <w:rPr>
          <w:sz w:val="24"/>
          <w:szCs w:val="24"/>
        </w:rPr>
        <w:instrText xml:space="preserve"> ADDIN EN.CITE &lt;EndNote&gt;&lt;Cite&gt;&lt;Author&gt;Karl&lt;/Author&gt;&lt;Year&gt;1984&lt;/Year&gt;&lt;RecNum&gt;34&lt;/RecNum&gt;&lt;DisplayText&gt;(Karl and Koss 1984)&lt;/DisplayText&gt;&lt;record&gt;&lt;rec-number&gt;34&lt;/rec-number&gt;&lt;foreign-keys&gt;&lt;key app="EN" db-id="2dtzart979vtdiedr97v25sr9s5rt9vep9tt" timestamp="1386773347"&gt;34&lt;/key&gt;&lt;/foreign-keys&gt;&lt;ref-type name="Book"&gt;6&lt;/ref-type&gt;&lt;contributors&gt;&lt;authors&gt;&lt;author&gt;Karl, Thomas&lt;/author&gt;&lt;author&gt;Koss, Walter James&lt;/author&gt;&lt;/authors&gt;&lt;/contributors&gt;&lt;titles&gt;&lt;title&gt;Regional and National Monthly, Seasonal, and Annual Temperature Weighted by Area, 1895-1983&lt;/title&gt;&lt;/titles&gt;&lt;dates&gt;&lt;year&gt;1984&lt;/year&gt;&lt;/dates&gt;&lt;publisher&gt;National Climatic Data Center&lt;/publisher&gt;&lt;urls&gt;&lt;/urls&gt;&lt;/record&gt;&lt;/Cite&gt;&lt;/EndNote&gt;</w:instrText>
      </w:r>
      <w:r w:rsidR="00592BD6">
        <w:rPr>
          <w:sz w:val="24"/>
          <w:szCs w:val="24"/>
        </w:rPr>
        <w:fldChar w:fldCharType="separate"/>
      </w:r>
      <w:r w:rsidR="00613327">
        <w:rPr>
          <w:noProof/>
          <w:sz w:val="24"/>
          <w:szCs w:val="24"/>
        </w:rPr>
        <w:t>(</w:t>
      </w:r>
      <w:hyperlink w:anchor="_ENREF_15" w:tooltip="Karl, 1984 #34" w:history="1">
        <w:r w:rsidR="00613327">
          <w:rPr>
            <w:noProof/>
            <w:sz w:val="24"/>
            <w:szCs w:val="24"/>
          </w:rPr>
          <w:t>Karl and Koss 1984</w:t>
        </w:r>
      </w:hyperlink>
      <w:r w:rsidR="00613327">
        <w:rPr>
          <w:noProof/>
          <w:sz w:val="24"/>
          <w:szCs w:val="24"/>
        </w:rPr>
        <w:t>)</w:t>
      </w:r>
      <w:r w:rsidR="00592BD6">
        <w:rPr>
          <w:sz w:val="24"/>
          <w:szCs w:val="24"/>
        </w:rPr>
        <w:fldChar w:fldCharType="end"/>
      </w:r>
    </w:p>
    <w:p w:rsidR="00606692" w:rsidRDefault="00606692" w:rsidP="00606692">
      <w:pPr>
        <w:rPr>
          <w:rFonts w:hint="eastAsia"/>
        </w:rPr>
      </w:pPr>
    </w:p>
    <w:p w:rsidR="00D12A6F" w:rsidRDefault="00D12A6F">
      <w:pPr>
        <w:widowControl/>
        <w:jc w:val="left"/>
        <w:rPr>
          <w:rFonts w:hint="eastAsia"/>
        </w:rPr>
      </w:pPr>
      <w:r>
        <w:br w:type="page"/>
      </w:r>
    </w:p>
    <w:p w:rsidR="00241F40" w:rsidRDefault="00241F40" w:rsidP="00241F40">
      <w:pPr>
        <w:keepNext/>
        <w:rPr>
          <w:rFonts w:hint="eastAsia"/>
        </w:rPr>
      </w:pPr>
      <w:r>
        <w:rPr>
          <w:noProof/>
        </w:rPr>
        <w:lastRenderedPageBreak/>
        <w:drawing>
          <wp:inline distT="0" distB="0" distL="0" distR="0" wp14:anchorId="13ADFEDA" wp14:editId="1516A965">
            <wp:extent cx="5274310" cy="4186484"/>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274310" cy="4186484"/>
                    </a:xfrm>
                    <a:prstGeom prst="rect">
                      <a:avLst/>
                    </a:prstGeom>
                  </pic:spPr>
                </pic:pic>
              </a:graphicData>
            </a:graphic>
          </wp:inline>
        </w:drawing>
      </w:r>
    </w:p>
    <w:p w:rsidR="00606692" w:rsidRPr="00422F5B" w:rsidRDefault="00241F40" w:rsidP="00422F5B">
      <w:pPr>
        <w:pStyle w:val="a7"/>
        <w:jc w:val="left"/>
        <w:rPr>
          <w:sz w:val="24"/>
          <w:szCs w:val="24"/>
        </w:rPr>
      </w:pPr>
      <w:bookmarkStart w:id="50" w:name="_Ref374998133"/>
      <w:r w:rsidRPr="00422F5B">
        <w:rPr>
          <w:sz w:val="24"/>
          <w:szCs w:val="24"/>
        </w:rPr>
        <w:t xml:space="preserve">Figure </w:t>
      </w:r>
      <w:r w:rsidR="00592BD6" w:rsidRPr="00422F5B">
        <w:rPr>
          <w:sz w:val="24"/>
          <w:szCs w:val="24"/>
        </w:rPr>
        <w:fldChar w:fldCharType="begin"/>
      </w:r>
      <w:r w:rsidRPr="00422F5B">
        <w:rPr>
          <w:sz w:val="24"/>
          <w:szCs w:val="24"/>
        </w:rPr>
        <w:instrText xml:space="preserve"> SEQ Figure \* ARABIC </w:instrText>
      </w:r>
      <w:r w:rsidR="00592BD6" w:rsidRPr="00422F5B">
        <w:rPr>
          <w:sz w:val="24"/>
          <w:szCs w:val="24"/>
        </w:rPr>
        <w:fldChar w:fldCharType="separate"/>
      </w:r>
      <w:r w:rsidR="00DA1F97">
        <w:rPr>
          <w:noProof/>
          <w:sz w:val="24"/>
          <w:szCs w:val="24"/>
        </w:rPr>
        <w:t>5</w:t>
      </w:r>
      <w:r w:rsidR="00592BD6" w:rsidRPr="00422F5B">
        <w:rPr>
          <w:sz w:val="24"/>
          <w:szCs w:val="24"/>
        </w:rPr>
        <w:fldChar w:fldCharType="end"/>
      </w:r>
      <w:bookmarkEnd w:id="50"/>
      <w:r w:rsidR="000337B5">
        <w:rPr>
          <w:sz w:val="24"/>
          <w:szCs w:val="24"/>
        </w:rPr>
        <w:t xml:space="preserve"> </w:t>
      </w:r>
      <w:r w:rsidR="00C4510A">
        <w:rPr>
          <w:sz w:val="24"/>
          <w:szCs w:val="24"/>
        </w:rPr>
        <w:t xml:space="preserve"> </w:t>
      </w:r>
      <w:r w:rsidR="00C47BE8">
        <w:rPr>
          <w:sz w:val="24"/>
          <w:szCs w:val="24"/>
        </w:rPr>
        <w:t xml:space="preserve">Locations </w:t>
      </w:r>
      <w:r w:rsidR="0000390D" w:rsidRPr="00422F5B">
        <w:rPr>
          <w:sz w:val="24"/>
          <w:szCs w:val="24"/>
        </w:rPr>
        <w:t xml:space="preserve">of </w:t>
      </w:r>
      <w:r w:rsidR="0000390D">
        <w:rPr>
          <w:sz w:val="24"/>
          <w:szCs w:val="24"/>
        </w:rPr>
        <w:t>87</w:t>
      </w:r>
      <w:r w:rsidR="00A47994" w:rsidRPr="00422F5B">
        <w:rPr>
          <w:sz w:val="24"/>
          <w:szCs w:val="24"/>
        </w:rPr>
        <w:t xml:space="preserve"> monitor stations </w:t>
      </w:r>
      <w:r w:rsidR="000337B5">
        <w:rPr>
          <w:sz w:val="24"/>
          <w:szCs w:val="24"/>
        </w:rPr>
        <w:t xml:space="preserve">for airborne pollen in </w:t>
      </w:r>
      <w:r w:rsidR="00C47BE8">
        <w:rPr>
          <w:sz w:val="24"/>
          <w:szCs w:val="24"/>
        </w:rPr>
        <w:t xml:space="preserve">the </w:t>
      </w:r>
      <w:r w:rsidR="000337B5">
        <w:rPr>
          <w:sz w:val="24"/>
          <w:szCs w:val="24"/>
        </w:rPr>
        <w:t>United States</w:t>
      </w:r>
      <w:ins w:id="51" w:author="Yong" w:date="2013-12-15T17:56:00Z">
        <w:r w:rsidR="00C47BE8">
          <w:rPr>
            <w:sz w:val="24"/>
            <w:szCs w:val="24"/>
          </w:rPr>
          <w:t>.</w:t>
        </w:r>
      </w:ins>
      <w:r w:rsidR="000337B5">
        <w:rPr>
          <w:sz w:val="24"/>
          <w:szCs w:val="24"/>
        </w:rPr>
        <w:t xml:space="preserve"> </w:t>
      </w:r>
      <w:r w:rsidR="00A47994" w:rsidRPr="00422F5B">
        <w:rPr>
          <w:sz w:val="24"/>
          <w:szCs w:val="24"/>
        </w:rPr>
        <w:t>Pollen counts data were obtained from those monitor stations in each climate regions.</w:t>
      </w:r>
    </w:p>
    <w:p w:rsidR="00606692" w:rsidRDefault="00606692" w:rsidP="00606692">
      <w:pPr>
        <w:rPr>
          <w:rFonts w:hint="eastAsia"/>
        </w:rPr>
      </w:pPr>
    </w:p>
    <w:p w:rsidR="00D12A6F" w:rsidRDefault="00D12A6F">
      <w:pPr>
        <w:widowControl/>
        <w:jc w:val="left"/>
        <w:rPr>
          <w:rFonts w:hint="eastAsia"/>
        </w:rPr>
      </w:pPr>
      <w:r>
        <w:br w:type="page"/>
      </w:r>
    </w:p>
    <w:p w:rsidR="00663970" w:rsidRDefault="00663970" w:rsidP="00663970">
      <w:pPr>
        <w:keepNext/>
        <w:rPr>
          <w:rFonts w:hint="eastAsia"/>
        </w:rPr>
      </w:pPr>
      <w:r>
        <w:rPr>
          <w:rFonts w:hint="eastAsia"/>
          <w:noProof/>
        </w:rPr>
        <w:lastRenderedPageBreak/>
        <w:drawing>
          <wp:inline distT="0" distB="0" distL="0" distR="0" wp14:anchorId="216D4403" wp14:editId="77D6E308">
            <wp:extent cx="5118735" cy="3836670"/>
            <wp:effectExtent l="0" t="0" r="571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676A55" w:rsidRDefault="00663970">
      <w:pPr>
        <w:widowControl/>
        <w:jc w:val="left"/>
        <w:rPr>
          <w:rFonts w:asciiTheme="majorHAnsi" w:eastAsia="黑体" w:hAnsiTheme="majorHAnsi" w:cstheme="majorBidi"/>
          <w:sz w:val="20"/>
          <w:szCs w:val="20"/>
        </w:rPr>
      </w:pPr>
      <w:r>
        <w:t xml:space="preserve">Figure </w:t>
      </w:r>
      <w:r w:rsidR="00592BD6">
        <w:fldChar w:fldCharType="begin"/>
      </w:r>
      <w:r>
        <w:instrText xml:space="preserve"> SEQ Figure \* ARABIC </w:instrText>
      </w:r>
      <w:r w:rsidR="00592BD6">
        <w:fldChar w:fldCharType="separate"/>
      </w:r>
      <w:r w:rsidR="00DA1F97">
        <w:rPr>
          <w:noProof/>
        </w:rPr>
        <w:t>6</w:t>
      </w:r>
      <w:r w:rsidR="00592BD6">
        <w:fldChar w:fldCharType="end"/>
      </w:r>
      <w:r>
        <w:t xml:space="preserve"> Activity data of human inhalation rate by weight of male and female, respectively.</w:t>
      </w:r>
      <w:r w:rsidR="00C47BE8">
        <w:t xml:space="preserve"> The </w:t>
      </w:r>
      <w:r>
        <w:t xml:space="preserve">data are from EFH handbook </w:t>
      </w:r>
      <w:r w:rsidR="00592BD6">
        <w:fldChar w:fldCharType="begin"/>
      </w:r>
      <w:r w:rsidR="00613327">
        <w:instrText xml:space="preserve"> ADDIN EN.CITE &lt;EndNote&gt;&lt;Cite&gt;&lt;Author&gt;Agency&lt;/Author&gt;&lt;Year&gt;2010&lt;/Year&gt;&lt;RecNum&gt;5&lt;/RecNum&gt;&lt;DisplayText&gt;(Agency 2010)&lt;/DisplayText&gt;&lt;record&gt;&lt;rec-number&gt;5&lt;/rec-number&gt;&lt;foreign-keys&gt;&lt;key app="EN" db-id="2dtzart979vtdiedr97v25sr9s5rt9vep9tt" timestamp="1386367713"&gt;5&lt;/key&gt;&lt;/foreign-keys&gt;&lt;ref-type name="Generic"&gt;13&lt;/ref-type&gt;&lt;contributors&gt;&lt;authors&gt;&lt;author&gt;US-Environmental Protection Agency&lt;/author&gt;&lt;/authors&gt;&lt;/contributors&gt;&lt;titles&gt;&lt;title&gt;Exposure factors handbook&lt;/title&gt;&lt;/titles&gt;&lt;dates&gt;&lt;year&gt;2010&lt;/year&gt;&lt;/dates&gt;&lt;publisher&gt;EPA Washington, DC&lt;/publisher&gt;&lt;urls&gt;&lt;/urls&gt;&lt;/record&gt;&lt;/Cite&gt;&lt;/EndNote&gt;</w:instrText>
      </w:r>
      <w:r w:rsidR="00592BD6">
        <w:fldChar w:fldCharType="separate"/>
      </w:r>
      <w:r w:rsidR="00613327">
        <w:rPr>
          <w:noProof/>
        </w:rPr>
        <w:t>(</w:t>
      </w:r>
      <w:hyperlink w:anchor="_ENREF_2" w:tooltip="Agency, 2010 #5" w:history="1">
        <w:r w:rsidR="00613327">
          <w:rPr>
            <w:noProof/>
          </w:rPr>
          <w:t>Agency 2010</w:t>
        </w:r>
      </w:hyperlink>
      <w:r w:rsidR="00613327">
        <w:rPr>
          <w:noProof/>
        </w:rPr>
        <w:t>)</w:t>
      </w:r>
      <w:r w:rsidR="00592BD6">
        <w:fldChar w:fldCharType="end"/>
      </w:r>
      <w:r w:rsidR="00C47BE8">
        <w:t>.</w:t>
      </w:r>
      <w:r>
        <w:t xml:space="preserve"> </w:t>
      </w:r>
      <w:r w:rsidR="00C47BE8">
        <w:t xml:space="preserve">There </w:t>
      </w:r>
      <w:r>
        <w:t>are 14 age groups from the original data resources, for each gender. The age groups are 0-1</w:t>
      </w:r>
      <w:r w:rsidR="00C47BE8">
        <w:t xml:space="preserve"> </w:t>
      </w:r>
      <w:r>
        <w:t>year, 1-2</w:t>
      </w:r>
      <w:r w:rsidR="00C47BE8">
        <w:t xml:space="preserve"> </w:t>
      </w:r>
      <w:r>
        <w:t>years, 2-3</w:t>
      </w:r>
      <w:r w:rsidR="00C47BE8">
        <w:t xml:space="preserve"> </w:t>
      </w:r>
      <w:r>
        <w:t>years, 3-6</w:t>
      </w:r>
      <w:r w:rsidR="00C47BE8">
        <w:t xml:space="preserve"> </w:t>
      </w:r>
      <w:r>
        <w:t>years, 6-11</w:t>
      </w:r>
      <w:r w:rsidR="00C47BE8">
        <w:t xml:space="preserve"> </w:t>
      </w:r>
      <w:r>
        <w:t>years, 11-16</w:t>
      </w:r>
      <w:r w:rsidR="00C47BE8">
        <w:t xml:space="preserve"> </w:t>
      </w:r>
      <w:r>
        <w:t>years, 16-21</w:t>
      </w:r>
      <w:r w:rsidR="00C47BE8">
        <w:t xml:space="preserve"> </w:t>
      </w:r>
      <w:r>
        <w:t>years, 21-31 years, 31-41</w:t>
      </w:r>
      <w:r w:rsidR="00C47BE8">
        <w:t xml:space="preserve"> </w:t>
      </w:r>
      <w:r>
        <w:t>years, 41-51</w:t>
      </w:r>
      <w:r w:rsidR="00C47BE8">
        <w:t xml:space="preserve"> </w:t>
      </w:r>
      <w:r>
        <w:t>years, 51-61</w:t>
      </w:r>
      <w:r w:rsidR="00C47BE8">
        <w:t xml:space="preserve"> </w:t>
      </w:r>
      <w:r>
        <w:t>years, 61-71</w:t>
      </w:r>
      <w:r w:rsidR="00C47BE8">
        <w:t xml:space="preserve"> </w:t>
      </w:r>
      <w:r>
        <w:t>years, and 71-81</w:t>
      </w:r>
      <w:r w:rsidR="00C47BE8">
        <w:t xml:space="preserve"> </w:t>
      </w:r>
      <w:r>
        <w:t>years. The percentiles are from 5</w:t>
      </w:r>
      <w:r w:rsidRPr="00DE4B32">
        <w:rPr>
          <w:vertAlign w:val="superscript"/>
        </w:rPr>
        <w:t>th</w:t>
      </w:r>
      <w:r>
        <w:t xml:space="preserve"> to 95</w:t>
      </w:r>
      <w:r w:rsidRPr="00DE4B32">
        <w:rPr>
          <w:vertAlign w:val="superscript"/>
        </w:rPr>
        <w:t>th</w:t>
      </w:r>
      <w:r>
        <w:t>.</w:t>
      </w:r>
      <w:bookmarkStart w:id="52" w:name="OLE_LINK9"/>
      <w:bookmarkStart w:id="53" w:name="OLE_LINK10"/>
      <w:r w:rsidR="00480E64">
        <w:t xml:space="preserve"> (5th, 10th, 25th, 50th, 75th, 90th, 95th) </w:t>
      </w:r>
      <w:r w:rsidR="00676A55">
        <w:br w:type="page"/>
      </w:r>
    </w:p>
    <w:bookmarkEnd w:id="52"/>
    <w:bookmarkEnd w:id="53"/>
    <w:p w:rsidR="00DE4B32" w:rsidRDefault="00DE4B32" w:rsidP="00DE4B32">
      <w:pPr>
        <w:keepNext/>
        <w:rPr>
          <w:rFonts w:hint="eastAsia"/>
        </w:rPr>
      </w:pPr>
      <w:r>
        <w:rPr>
          <w:noProof/>
        </w:rPr>
        <w:lastRenderedPageBreak/>
        <w:drawing>
          <wp:inline distT="0" distB="0" distL="0" distR="0" wp14:anchorId="09D08FBD" wp14:editId="2126F372">
            <wp:extent cx="5274310" cy="2701476"/>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2701476"/>
                    </a:xfrm>
                    <a:prstGeom prst="rect">
                      <a:avLst/>
                    </a:prstGeom>
                    <a:noFill/>
                    <a:ln>
                      <a:noFill/>
                    </a:ln>
                  </pic:spPr>
                </pic:pic>
              </a:graphicData>
            </a:graphic>
          </wp:inline>
        </w:drawing>
      </w:r>
    </w:p>
    <w:p w:rsidR="00480E64" w:rsidRDefault="00DE4B32" w:rsidP="00480E64">
      <w:pPr>
        <w:widowControl/>
        <w:jc w:val="left"/>
        <w:rPr>
          <w:rFonts w:asciiTheme="majorHAnsi" w:eastAsia="黑体" w:hAnsiTheme="majorHAnsi" w:cstheme="majorBidi"/>
          <w:sz w:val="20"/>
          <w:szCs w:val="20"/>
        </w:rPr>
      </w:pPr>
      <w:r>
        <w:t xml:space="preserve">Figure </w:t>
      </w:r>
      <w:r w:rsidR="00592BD6">
        <w:fldChar w:fldCharType="begin"/>
      </w:r>
      <w:r>
        <w:instrText xml:space="preserve"> SEQ Figure \* ARABIC </w:instrText>
      </w:r>
      <w:r w:rsidR="00592BD6">
        <w:fldChar w:fldCharType="separate"/>
      </w:r>
      <w:r w:rsidR="00DA1F97">
        <w:rPr>
          <w:noProof/>
        </w:rPr>
        <w:t>7</w:t>
      </w:r>
      <w:r w:rsidR="00592BD6">
        <w:fldChar w:fldCharType="end"/>
      </w:r>
      <w:r>
        <w:t xml:space="preserve"> </w:t>
      </w:r>
      <w:bookmarkStart w:id="54" w:name="OLE_LINK3"/>
      <w:bookmarkStart w:id="55" w:name="OLE_LINK4"/>
      <w:r>
        <w:t>Activity data of human inhalation rate of male and female, respectively.</w:t>
      </w:r>
      <w:r w:rsidR="00C47BE8">
        <w:t xml:space="preserve"> The </w:t>
      </w:r>
      <w:r>
        <w:t xml:space="preserve">data are from EFH handbook </w:t>
      </w:r>
      <w:r w:rsidR="00592BD6">
        <w:fldChar w:fldCharType="begin"/>
      </w:r>
      <w:r w:rsidR="00613327">
        <w:instrText xml:space="preserve"> ADDIN EN.CITE &lt;EndNote&gt;&lt;Cite&gt;&lt;Author&gt;Agency&lt;/Author&gt;&lt;Year&gt;2010&lt;/Year&gt;&lt;RecNum&gt;5&lt;/RecNum&gt;&lt;DisplayText&gt;(Agency 2010)&lt;/DisplayText&gt;&lt;record&gt;&lt;rec-number&gt;5&lt;/rec-number&gt;&lt;foreign-keys&gt;&lt;key app="EN" db-id="2dtzart979vtdiedr97v25sr9s5rt9vep9tt" timestamp="1386367713"&gt;5&lt;/key&gt;&lt;/foreign-keys&gt;&lt;ref-type name="Generic"&gt;13&lt;/ref-type&gt;&lt;contributors&gt;&lt;authors&gt;&lt;author&gt;US-Environmental Protection Agency&lt;/author&gt;&lt;/authors&gt;&lt;/contributors&gt;&lt;titles&gt;&lt;title&gt;Exposure factors handbook&lt;/title&gt;&lt;/titles&gt;&lt;dates&gt;&lt;year&gt;2010&lt;/year&gt;&lt;/dates&gt;&lt;publisher&gt;EPA Washington, DC&lt;/publisher&gt;&lt;urls&gt;&lt;/urls&gt;&lt;/record&gt;&lt;/Cite&gt;&lt;/EndNote&gt;</w:instrText>
      </w:r>
      <w:r w:rsidR="00592BD6">
        <w:fldChar w:fldCharType="separate"/>
      </w:r>
      <w:r w:rsidR="00613327">
        <w:rPr>
          <w:noProof/>
        </w:rPr>
        <w:t>(</w:t>
      </w:r>
      <w:hyperlink w:anchor="_ENREF_2" w:tooltip="Agency, 2010 #5" w:history="1">
        <w:r w:rsidR="00613327">
          <w:rPr>
            <w:noProof/>
          </w:rPr>
          <w:t>Agency 2010</w:t>
        </w:r>
      </w:hyperlink>
      <w:r w:rsidR="00613327">
        <w:rPr>
          <w:noProof/>
        </w:rPr>
        <w:t>)</w:t>
      </w:r>
      <w:r w:rsidR="00592BD6">
        <w:fldChar w:fldCharType="end"/>
      </w:r>
      <w:r w:rsidR="00C47BE8">
        <w:t>.</w:t>
      </w:r>
      <w:r>
        <w:t xml:space="preserve"> </w:t>
      </w:r>
      <w:r w:rsidR="00C47BE8">
        <w:t xml:space="preserve">There </w:t>
      </w:r>
      <w:r>
        <w:t>are 14 age groups from the original data resources, for each gender. The age groups are 0-1</w:t>
      </w:r>
      <w:r w:rsidR="00C47BE8">
        <w:t xml:space="preserve"> </w:t>
      </w:r>
      <w:r>
        <w:t>year, 1-2</w:t>
      </w:r>
      <w:r w:rsidR="00C47BE8">
        <w:t xml:space="preserve"> </w:t>
      </w:r>
      <w:r>
        <w:t>year</w:t>
      </w:r>
      <w:r w:rsidR="003B3EA6">
        <w:t>s,</w:t>
      </w:r>
      <w:r>
        <w:t xml:space="preserve"> 2-3</w:t>
      </w:r>
      <w:r w:rsidR="00C47BE8">
        <w:t xml:space="preserve"> </w:t>
      </w:r>
      <w:r>
        <w:t>year</w:t>
      </w:r>
      <w:r w:rsidR="003B3EA6">
        <w:t>s</w:t>
      </w:r>
      <w:r>
        <w:t>, 3-6</w:t>
      </w:r>
      <w:r w:rsidR="00C47BE8">
        <w:t xml:space="preserve"> </w:t>
      </w:r>
      <w:r>
        <w:t>year</w:t>
      </w:r>
      <w:r w:rsidR="003B3EA6">
        <w:t>s</w:t>
      </w:r>
      <w:r>
        <w:t>, 6-11</w:t>
      </w:r>
      <w:ins w:id="56" w:author="Yong" w:date="2013-12-15T17:59:00Z">
        <w:r w:rsidR="00C47BE8">
          <w:t xml:space="preserve"> </w:t>
        </w:r>
      </w:ins>
      <w:r>
        <w:t>year</w:t>
      </w:r>
      <w:r w:rsidR="003B3EA6">
        <w:t>s</w:t>
      </w:r>
      <w:r>
        <w:t>, 11-16</w:t>
      </w:r>
      <w:r w:rsidR="00C47BE8">
        <w:t xml:space="preserve"> </w:t>
      </w:r>
      <w:r>
        <w:t>year</w:t>
      </w:r>
      <w:r w:rsidR="003B3EA6">
        <w:t>s</w:t>
      </w:r>
      <w:r>
        <w:t>, 16-21</w:t>
      </w:r>
      <w:r w:rsidR="00C47BE8">
        <w:t xml:space="preserve"> </w:t>
      </w:r>
      <w:r>
        <w:t>year</w:t>
      </w:r>
      <w:r w:rsidR="003B3EA6">
        <w:t>s</w:t>
      </w:r>
      <w:r>
        <w:t>, 21-31 year</w:t>
      </w:r>
      <w:r w:rsidR="003B3EA6">
        <w:t>s</w:t>
      </w:r>
      <w:r>
        <w:t>, 31-41</w:t>
      </w:r>
      <w:r w:rsidR="00C47BE8">
        <w:t xml:space="preserve"> </w:t>
      </w:r>
      <w:r>
        <w:t>year</w:t>
      </w:r>
      <w:r w:rsidR="003B3EA6">
        <w:t>s</w:t>
      </w:r>
      <w:r>
        <w:t>, 41-51</w:t>
      </w:r>
      <w:r w:rsidR="00C47BE8">
        <w:t xml:space="preserve"> </w:t>
      </w:r>
      <w:r>
        <w:t>year</w:t>
      </w:r>
      <w:r w:rsidR="003B3EA6">
        <w:t>s</w:t>
      </w:r>
      <w:r>
        <w:t>, 51-61</w:t>
      </w:r>
      <w:r w:rsidR="00C47BE8">
        <w:t xml:space="preserve"> </w:t>
      </w:r>
      <w:r>
        <w:t>year</w:t>
      </w:r>
      <w:r w:rsidR="003B3EA6">
        <w:t>s</w:t>
      </w:r>
      <w:r>
        <w:t>, 61-71</w:t>
      </w:r>
      <w:r w:rsidR="00C47BE8">
        <w:t xml:space="preserve"> </w:t>
      </w:r>
      <w:r>
        <w:t>year</w:t>
      </w:r>
      <w:r w:rsidR="003B3EA6">
        <w:t>s</w:t>
      </w:r>
      <w:r>
        <w:t>, and 71-81</w:t>
      </w:r>
      <w:r w:rsidR="00C47BE8">
        <w:t xml:space="preserve"> </w:t>
      </w:r>
      <w:r>
        <w:t>year</w:t>
      </w:r>
      <w:r w:rsidR="003B3EA6">
        <w:t>s</w:t>
      </w:r>
      <w:r>
        <w:t>.</w:t>
      </w:r>
      <w:r w:rsidR="003B3EA6">
        <w:t xml:space="preserve"> T</w:t>
      </w:r>
      <w:r>
        <w:t>he percentiles are from 5</w:t>
      </w:r>
      <w:r w:rsidRPr="00DE4B32">
        <w:rPr>
          <w:vertAlign w:val="superscript"/>
        </w:rPr>
        <w:t>th</w:t>
      </w:r>
      <w:r>
        <w:t xml:space="preserve"> to 95</w:t>
      </w:r>
      <w:r w:rsidRPr="00DE4B32">
        <w:rPr>
          <w:vertAlign w:val="superscript"/>
        </w:rPr>
        <w:t>th</w:t>
      </w:r>
      <w:r>
        <w:t>.</w:t>
      </w:r>
      <w:bookmarkEnd w:id="54"/>
      <w:bookmarkEnd w:id="55"/>
      <w:r w:rsidR="00480E64" w:rsidRPr="00480E64">
        <w:t xml:space="preserve"> </w:t>
      </w:r>
      <w:r w:rsidR="00480E64">
        <w:t xml:space="preserve">(5th, 10th, 25th, 50th, 75th, 90th, 95th) </w:t>
      </w:r>
      <w:r w:rsidR="00480E64">
        <w:br w:type="page"/>
      </w:r>
    </w:p>
    <w:p w:rsidR="00676A55" w:rsidRDefault="00676A55">
      <w:pPr>
        <w:widowControl/>
        <w:jc w:val="left"/>
        <w:rPr>
          <w:rFonts w:asciiTheme="majorHAnsi" w:eastAsia="黑体" w:hAnsiTheme="majorHAnsi" w:cstheme="majorBidi"/>
          <w:sz w:val="20"/>
          <w:szCs w:val="20"/>
        </w:rPr>
      </w:pPr>
    </w:p>
    <w:p w:rsidR="00AB65DC" w:rsidRDefault="006D6CBD" w:rsidP="00AB65DC">
      <w:pPr>
        <w:keepNext/>
        <w:rPr>
          <w:rFonts w:hint="eastAsia"/>
        </w:rPr>
      </w:pPr>
      <w:r>
        <w:rPr>
          <w:noProof/>
        </w:rPr>
        <w:drawing>
          <wp:inline distT="0" distB="0" distL="0" distR="0" wp14:anchorId="6E560F37" wp14:editId="769290A9">
            <wp:extent cx="5118735" cy="38366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606692" w:rsidRPr="00E64FF3" w:rsidRDefault="00AB65DC" w:rsidP="00E64FF3">
      <w:pPr>
        <w:widowControl/>
        <w:jc w:val="left"/>
        <w:rPr>
          <w:rFonts w:asciiTheme="majorHAnsi" w:eastAsia="黑体" w:hAnsiTheme="majorHAnsi" w:cstheme="majorBidi"/>
          <w:sz w:val="20"/>
          <w:szCs w:val="20"/>
        </w:rPr>
      </w:pPr>
      <w:r>
        <w:t xml:space="preserve">Figure </w:t>
      </w:r>
      <w:r w:rsidR="00592BD6">
        <w:fldChar w:fldCharType="begin"/>
      </w:r>
      <w:r>
        <w:instrText xml:space="preserve"> SEQ Figure \* ARABIC </w:instrText>
      </w:r>
      <w:r w:rsidR="00592BD6">
        <w:fldChar w:fldCharType="separate"/>
      </w:r>
      <w:r w:rsidR="00DA1F97">
        <w:rPr>
          <w:noProof/>
        </w:rPr>
        <w:t>8</w:t>
      </w:r>
      <w:r w:rsidR="00592BD6">
        <w:fldChar w:fldCharType="end"/>
      </w:r>
      <w:r w:rsidR="00D71F5B">
        <w:t xml:space="preserve"> </w:t>
      </w:r>
      <w:r w:rsidR="00C87432">
        <w:t>Activity data of human</w:t>
      </w:r>
      <w:r w:rsidR="00D53AAB">
        <w:t xml:space="preserve"> skin area.</w:t>
      </w:r>
      <w:r w:rsidR="00BC4C84">
        <w:t xml:space="preserve"> </w:t>
      </w:r>
      <w:r w:rsidR="00C47BE8">
        <w:t xml:space="preserve">The </w:t>
      </w:r>
      <w:r w:rsidR="00C87432">
        <w:t xml:space="preserve">data are from EFH </w:t>
      </w:r>
      <w:r w:rsidR="00EA6160">
        <w:t xml:space="preserve">handbook </w:t>
      </w:r>
      <w:r w:rsidR="00592BD6">
        <w:fldChar w:fldCharType="begin"/>
      </w:r>
      <w:r w:rsidR="00613327">
        <w:instrText xml:space="preserve"> ADDIN EN.CITE &lt;EndNote&gt;&lt;Cite&gt;&lt;Author&gt;Agency&lt;/Author&gt;&lt;Year&gt;2010&lt;/Year&gt;&lt;RecNum&gt;5&lt;/RecNum&gt;&lt;DisplayText&gt;(Agency 2010)&lt;/DisplayText&gt;&lt;record&gt;&lt;rec-number&gt;5&lt;/rec-number&gt;&lt;foreign-keys&gt;&lt;key app="EN" db-id="2dtzart979vtdiedr97v25sr9s5rt9vep9tt" timestamp="1386367713"&gt;5&lt;/key&gt;&lt;/foreign-keys&gt;&lt;ref-type name="Generic"&gt;13&lt;/ref-type&gt;&lt;contributors&gt;&lt;authors&gt;&lt;author&gt;US-Environmental Protection Agency&lt;/author&gt;&lt;/authors&gt;&lt;/contributors&gt;&lt;titles&gt;&lt;title&gt;Exposure factors handbook&lt;/title&gt;&lt;/titles&gt;&lt;dates&gt;&lt;year&gt;2010&lt;/year&gt;&lt;/dates&gt;&lt;publisher&gt;EPA Washington, DC&lt;/publisher&gt;&lt;urls&gt;&lt;/urls&gt;&lt;/record&gt;&lt;/Cite&gt;&lt;/EndNote&gt;</w:instrText>
      </w:r>
      <w:r w:rsidR="00592BD6">
        <w:fldChar w:fldCharType="separate"/>
      </w:r>
      <w:r w:rsidR="00613327">
        <w:rPr>
          <w:noProof/>
        </w:rPr>
        <w:t>(</w:t>
      </w:r>
      <w:hyperlink w:anchor="_ENREF_2" w:tooltip="Agency, 2010 #5" w:history="1">
        <w:r w:rsidR="00613327">
          <w:rPr>
            <w:noProof/>
          </w:rPr>
          <w:t>Agency 2010</w:t>
        </w:r>
      </w:hyperlink>
      <w:r w:rsidR="00613327">
        <w:rPr>
          <w:noProof/>
        </w:rPr>
        <w:t>)</w:t>
      </w:r>
      <w:r w:rsidR="00592BD6">
        <w:fldChar w:fldCharType="end"/>
      </w:r>
      <w:r w:rsidR="003B3EA6">
        <w:t>.</w:t>
      </w:r>
      <w:r w:rsidR="003B3EA6" w:rsidRPr="003B3EA6">
        <w:t xml:space="preserve"> </w:t>
      </w:r>
      <w:r w:rsidR="003B3EA6">
        <w:t>There are 17 age groups from the original data resources, for each gender. The age groups are 1-3</w:t>
      </w:r>
      <w:r w:rsidR="00C47BE8">
        <w:t xml:space="preserve"> </w:t>
      </w:r>
      <w:r w:rsidR="003B3EA6">
        <w:t>months, 3-6</w:t>
      </w:r>
      <w:r w:rsidR="00C47BE8">
        <w:t xml:space="preserve"> </w:t>
      </w:r>
      <w:r w:rsidR="003B3EA6">
        <w:t>months, 6-12</w:t>
      </w:r>
      <w:r w:rsidR="00C47BE8">
        <w:t xml:space="preserve"> </w:t>
      </w:r>
      <w:r w:rsidR="003B3EA6">
        <w:t>months, 1-2</w:t>
      </w:r>
      <w:r w:rsidR="00C47BE8">
        <w:t xml:space="preserve"> </w:t>
      </w:r>
      <w:r w:rsidR="003B3EA6">
        <w:t>years, 2-3</w:t>
      </w:r>
      <w:r w:rsidR="00C47BE8">
        <w:t xml:space="preserve"> </w:t>
      </w:r>
      <w:r w:rsidR="003B3EA6">
        <w:t>years, 3-6</w:t>
      </w:r>
      <w:r w:rsidR="00C47BE8">
        <w:t xml:space="preserve"> </w:t>
      </w:r>
      <w:r w:rsidR="003B3EA6">
        <w:t>years, 6-11</w:t>
      </w:r>
      <w:r w:rsidR="00C47BE8">
        <w:t xml:space="preserve"> </w:t>
      </w:r>
      <w:r w:rsidR="003B3EA6">
        <w:t>years, 11-16</w:t>
      </w:r>
      <w:r w:rsidR="00C47BE8">
        <w:t xml:space="preserve"> </w:t>
      </w:r>
      <w:r w:rsidR="003B3EA6">
        <w:t>years, 16-21</w:t>
      </w:r>
      <w:r w:rsidR="00C47BE8">
        <w:t xml:space="preserve"> </w:t>
      </w:r>
      <w:r w:rsidR="003B3EA6">
        <w:t>years, 21-31 years, 31-41</w:t>
      </w:r>
      <w:r w:rsidR="00C47BE8">
        <w:t xml:space="preserve"> </w:t>
      </w:r>
      <w:r w:rsidR="003B3EA6">
        <w:t>years, 41-51</w:t>
      </w:r>
      <w:r w:rsidR="00C47BE8">
        <w:t xml:space="preserve"> </w:t>
      </w:r>
      <w:r w:rsidR="003B3EA6">
        <w:t>years, 51-61</w:t>
      </w:r>
      <w:r w:rsidR="00C47BE8">
        <w:t xml:space="preserve"> </w:t>
      </w:r>
      <w:r w:rsidR="003B3EA6">
        <w:t>years, 61-71</w:t>
      </w:r>
      <w:r w:rsidR="00C47BE8">
        <w:t xml:space="preserve"> </w:t>
      </w:r>
      <w:r w:rsidR="003B3EA6">
        <w:t>years, and 71-81</w:t>
      </w:r>
      <w:r w:rsidR="00C47BE8">
        <w:t xml:space="preserve"> </w:t>
      </w:r>
      <w:r w:rsidR="003B3EA6">
        <w:t>years.81 years and older. The percentiles are from 5</w:t>
      </w:r>
      <w:r w:rsidR="003B3EA6" w:rsidRPr="00DE4B32">
        <w:rPr>
          <w:vertAlign w:val="superscript"/>
        </w:rPr>
        <w:t>th</w:t>
      </w:r>
      <w:r w:rsidR="003B3EA6">
        <w:t xml:space="preserve"> to 95</w:t>
      </w:r>
      <w:r w:rsidR="003B3EA6" w:rsidRPr="00DE4B32">
        <w:rPr>
          <w:vertAlign w:val="superscript"/>
        </w:rPr>
        <w:t>th</w:t>
      </w:r>
      <w:r w:rsidR="003B3EA6">
        <w:t>.</w:t>
      </w:r>
      <w:r w:rsidR="00E64FF3">
        <w:t xml:space="preserve"> (5th, 10th, 25th, 50th, 75th, 90th, 95th) </w:t>
      </w:r>
    </w:p>
    <w:p w:rsidR="00D12A6F" w:rsidRDefault="00D12A6F" w:rsidP="00D12A6F">
      <w:pPr>
        <w:rPr>
          <w:rFonts w:hint="eastAsia"/>
        </w:rPr>
      </w:pPr>
    </w:p>
    <w:p w:rsidR="00D12A6F" w:rsidRDefault="00D12A6F">
      <w:pPr>
        <w:widowControl/>
        <w:jc w:val="left"/>
        <w:rPr>
          <w:rFonts w:hint="eastAsia"/>
        </w:rPr>
      </w:pPr>
      <w:r>
        <w:br w:type="page"/>
      </w:r>
    </w:p>
    <w:p w:rsidR="0057356D" w:rsidRDefault="00981AC2" w:rsidP="00C02919">
      <w:pPr>
        <w:keepNext/>
        <w:rPr>
          <w:rFonts w:hint="eastAsia"/>
        </w:rPr>
      </w:pPr>
      <w:r>
        <w:rPr>
          <w:noProof/>
        </w:rPr>
        <w:lastRenderedPageBreak/>
        <w:drawing>
          <wp:inline distT="0" distB="0" distL="0" distR="0" wp14:anchorId="6FC4A1F2" wp14:editId="6585B92C">
            <wp:extent cx="5118735" cy="3836670"/>
            <wp:effectExtent l="0" t="0" r="5715" b="0"/>
            <wp:docPr id="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217F27" w:rsidRDefault="00217F27" w:rsidP="00C02919">
      <w:pPr>
        <w:keepNext/>
        <w:rPr>
          <w:rFonts w:hint="eastAsia"/>
        </w:rPr>
      </w:pPr>
      <w:r>
        <w:rPr>
          <w:rFonts w:hint="eastAsia"/>
          <w:noProof/>
        </w:rPr>
        <w:drawing>
          <wp:inline distT="0" distB="0" distL="0" distR="0" wp14:anchorId="561DBB5A" wp14:editId="4DA95AE3">
            <wp:extent cx="5118735" cy="38366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D12A6F" w:rsidRDefault="00C02919">
      <w:pPr>
        <w:widowControl/>
        <w:jc w:val="left"/>
        <w:rPr>
          <w:rFonts w:asciiTheme="majorHAnsi" w:eastAsia="黑体" w:hAnsiTheme="majorHAnsi" w:cstheme="majorBidi"/>
          <w:sz w:val="20"/>
          <w:szCs w:val="20"/>
        </w:rPr>
      </w:pPr>
      <w:bookmarkStart w:id="57" w:name="_Ref374526417"/>
      <w:r>
        <w:t xml:space="preserve">Figure </w:t>
      </w:r>
      <w:r w:rsidR="00592BD6">
        <w:fldChar w:fldCharType="begin"/>
      </w:r>
      <w:r w:rsidR="00606692">
        <w:instrText xml:space="preserve"> SEQ Figure \* ARABIC </w:instrText>
      </w:r>
      <w:r w:rsidR="00592BD6">
        <w:fldChar w:fldCharType="separate"/>
      </w:r>
      <w:r w:rsidR="00DA1F97">
        <w:rPr>
          <w:noProof/>
        </w:rPr>
        <w:t>9</w:t>
      </w:r>
      <w:r w:rsidR="00592BD6">
        <w:rPr>
          <w:noProof/>
        </w:rPr>
        <w:fldChar w:fldCharType="end"/>
      </w:r>
      <w:bookmarkStart w:id="58" w:name="OLE_LINK5"/>
      <w:bookmarkStart w:id="59" w:name="OLE_LINK6"/>
      <w:bookmarkEnd w:id="57"/>
      <w:r w:rsidR="004D13FF">
        <w:t xml:space="preserve"> </w:t>
      </w:r>
      <w:r w:rsidR="00C47BE8">
        <w:t xml:space="preserve">Time </w:t>
      </w:r>
      <w:r w:rsidR="006610D8">
        <w:t xml:space="preserve">series of </w:t>
      </w:r>
      <w:r w:rsidR="00C47BE8">
        <w:t xml:space="preserve">observed daily </w:t>
      </w:r>
      <w:r w:rsidR="006610D8">
        <w:t>pollen concentration of</w:t>
      </w:r>
      <w:bookmarkEnd w:id="58"/>
      <w:bookmarkEnd w:id="59"/>
      <w:r w:rsidR="006610D8">
        <w:t xml:space="preserve"> Ambrosia </w:t>
      </w:r>
      <w:r w:rsidR="00C47BE8">
        <w:t xml:space="preserve">at </w:t>
      </w:r>
      <w:r w:rsidR="00442EE0">
        <w:t xml:space="preserve">Cherry </w:t>
      </w:r>
      <w:r w:rsidR="00B52609">
        <w:t>Hill (</w:t>
      </w:r>
      <w:r w:rsidR="00442EE0">
        <w:t xml:space="preserve">top) and </w:t>
      </w:r>
      <w:r w:rsidR="00FC6BC8">
        <w:t>Newark (</w:t>
      </w:r>
      <w:r w:rsidR="00442EE0">
        <w:t>Bottom)</w:t>
      </w:r>
      <w:r w:rsidR="006610D8">
        <w:t xml:space="preserve"> monitor station</w:t>
      </w:r>
      <w:r w:rsidR="00683778">
        <w:t>s</w:t>
      </w:r>
      <w:r w:rsidR="0008558A">
        <w:t xml:space="preserve"> which locate</w:t>
      </w:r>
      <w:r w:rsidR="006610D8">
        <w:t xml:space="preserve"> in the Northeast Climate Zones. The pollen data </w:t>
      </w:r>
      <w:r w:rsidR="00EE5C62">
        <w:t>are</w:t>
      </w:r>
      <w:r w:rsidR="006610D8">
        <w:t xml:space="preserve"> from National Allergy Bureau</w:t>
      </w:r>
      <w:r w:rsidR="00592BD6">
        <w:fldChar w:fldCharType="begin"/>
      </w:r>
      <w:r w:rsidR="00613327">
        <w:instrText xml:space="preserve"> ADDIN EN.CITE &lt;EndNote&gt;&lt;Cite&gt;&lt;Author&gt;Bureau&lt;/Author&gt;&lt;Year&gt;2010&lt;/Year&gt;&lt;RecNum&gt;8&lt;/RecNum&gt;&lt;DisplayText&gt;(Bureau 2010)&lt;/DisplayText&gt;&lt;record&gt;&lt;rec-number&gt;8&lt;/rec-number&gt;&lt;foreign-keys&gt;&lt;key app="EN" db-id="2dtzart979vtdiedr97v25sr9s5rt9vep9tt" timestamp="1386368027"&gt;8&lt;/key&gt;&lt;/foreign-keys&gt;&lt;ref-type name="Generic"&gt;13&lt;/ref-type&gt;&lt;contributors&gt;&lt;authors&gt;&lt;author&gt;National Allergy Bureau&lt;/author&gt;&lt;/authors&gt;&lt;/contributors&gt;&lt;titles&gt;&lt;title&gt; NAB Pollen Counts&lt;/title&gt;&lt;/titles&gt;&lt;dates&gt;&lt;year&gt;2010&lt;/year&gt;&lt;/dates&gt;&lt;urls&gt;&lt;/urls&gt;&lt;/record&gt;&lt;/Cite&gt;&lt;/EndNote&gt;</w:instrText>
      </w:r>
      <w:r w:rsidR="00592BD6">
        <w:fldChar w:fldCharType="separate"/>
      </w:r>
      <w:r w:rsidR="00613327">
        <w:rPr>
          <w:noProof/>
        </w:rPr>
        <w:t>(</w:t>
      </w:r>
      <w:hyperlink w:anchor="_ENREF_8" w:tooltip="Bureau, 2010 #8" w:history="1">
        <w:r w:rsidR="00613327">
          <w:rPr>
            <w:noProof/>
          </w:rPr>
          <w:t>Bureau 2010</w:t>
        </w:r>
      </w:hyperlink>
      <w:r w:rsidR="00613327">
        <w:rPr>
          <w:noProof/>
        </w:rPr>
        <w:t>)</w:t>
      </w:r>
      <w:r w:rsidR="00592BD6">
        <w:fldChar w:fldCharType="end"/>
      </w:r>
      <w:r w:rsidR="003570B1">
        <w:t>.</w:t>
      </w:r>
      <w:r w:rsidR="00C47BE8">
        <w:t xml:space="preserve"> </w:t>
      </w:r>
      <w:r w:rsidR="00D12A6F">
        <w:t xml:space="preserve"> </w:t>
      </w:r>
      <w:r w:rsidR="00D12A6F">
        <w:br w:type="page"/>
      </w:r>
    </w:p>
    <w:p w:rsidR="006610D8" w:rsidRPr="006610D8" w:rsidRDefault="007F1E56" w:rsidP="006610D8">
      <w:pPr>
        <w:rPr>
          <w:rFonts w:hint="eastAsia"/>
        </w:rPr>
      </w:pPr>
      <w:r>
        <w:rPr>
          <w:rFonts w:hint="eastAsia"/>
          <w:noProof/>
        </w:rPr>
        <w:lastRenderedPageBreak/>
        <w:drawing>
          <wp:inline distT="0" distB="0" distL="0" distR="0" wp14:anchorId="7510A595" wp14:editId="1AAD2D48">
            <wp:extent cx="5118735" cy="383667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D2419F" w:rsidRDefault="004611E3" w:rsidP="00D2419F">
      <w:pPr>
        <w:keepNext/>
        <w:rPr>
          <w:rFonts w:hint="eastAsia"/>
        </w:rPr>
      </w:pPr>
      <w:r>
        <w:rPr>
          <w:rFonts w:hint="eastAsia"/>
          <w:noProof/>
        </w:rPr>
        <w:drawing>
          <wp:inline distT="0" distB="0" distL="0" distR="0" wp14:anchorId="00AEE912" wp14:editId="512FF6B5">
            <wp:extent cx="5118735" cy="38366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D12A6F" w:rsidRDefault="00D2419F">
      <w:pPr>
        <w:widowControl/>
        <w:jc w:val="left"/>
        <w:rPr>
          <w:rFonts w:asciiTheme="majorHAnsi" w:eastAsia="黑体" w:hAnsiTheme="majorHAnsi" w:cstheme="majorBidi"/>
          <w:sz w:val="20"/>
          <w:szCs w:val="20"/>
        </w:rPr>
      </w:pPr>
      <w:bookmarkStart w:id="60" w:name="_Ref374526485"/>
      <w:r>
        <w:t xml:space="preserve">Figure </w:t>
      </w:r>
      <w:r w:rsidR="00592BD6">
        <w:fldChar w:fldCharType="begin"/>
      </w:r>
      <w:r w:rsidR="00606692">
        <w:instrText xml:space="preserve"> SEQ Figure \* ARABIC </w:instrText>
      </w:r>
      <w:r w:rsidR="00592BD6">
        <w:fldChar w:fldCharType="separate"/>
      </w:r>
      <w:r w:rsidR="00DA1F97">
        <w:rPr>
          <w:noProof/>
        </w:rPr>
        <w:t>10</w:t>
      </w:r>
      <w:r w:rsidR="00592BD6">
        <w:rPr>
          <w:noProof/>
        </w:rPr>
        <w:fldChar w:fldCharType="end"/>
      </w:r>
      <w:bookmarkEnd w:id="60"/>
      <w:r w:rsidR="004D13FF">
        <w:t xml:space="preserve"> </w:t>
      </w:r>
      <w:r>
        <w:t xml:space="preserve"> </w:t>
      </w:r>
      <w:r w:rsidR="00505CC3">
        <w:t>Time series of observed daily pollen concentration of</w:t>
      </w:r>
      <w:r w:rsidR="006610D8">
        <w:t xml:space="preserve"> </w:t>
      </w:r>
      <w:r w:rsidR="003570B1">
        <w:t>Artemisia</w:t>
      </w:r>
      <w:r w:rsidR="006610D8">
        <w:t xml:space="preserve"> in </w:t>
      </w:r>
      <w:r w:rsidR="00442EE0">
        <w:t xml:space="preserve">Cherry </w:t>
      </w:r>
      <w:r w:rsidR="00586EE7">
        <w:t>Hill (</w:t>
      </w:r>
      <w:r w:rsidR="00442EE0">
        <w:t xml:space="preserve">top) and </w:t>
      </w:r>
      <w:r w:rsidR="00505CC3">
        <w:t>Newark (</w:t>
      </w:r>
      <w:r w:rsidR="00442EE0">
        <w:t xml:space="preserve">Bottom) </w:t>
      </w:r>
      <w:r w:rsidR="006610D8">
        <w:t>monitor station</w:t>
      </w:r>
      <w:r w:rsidR="00683778">
        <w:t>s</w:t>
      </w:r>
      <w:r w:rsidR="0008558A">
        <w:t xml:space="preserve"> which locate</w:t>
      </w:r>
      <w:r w:rsidR="006610D8">
        <w:t xml:space="preserve"> in the Northeast Climate Zones. The pollen data </w:t>
      </w:r>
      <w:r w:rsidR="00EE5C62">
        <w:t>are</w:t>
      </w:r>
      <w:r w:rsidR="006610D8">
        <w:t xml:space="preserve"> from National Allergy Bureau</w:t>
      </w:r>
      <w:r w:rsidR="00592BD6">
        <w:fldChar w:fldCharType="begin"/>
      </w:r>
      <w:r w:rsidR="00613327">
        <w:instrText xml:space="preserve"> ADDIN EN.CITE &lt;EndNote&gt;&lt;Cite&gt;&lt;Author&gt;Bureau&lt;/Author&gt;&lt;Year&gt;2010&lt;/Year&gt;&lt;RecNum&gt;8&lt;/RecNum&gt;&lt;DisplayText&gt;(Bureau 2010)&lt;/DisplayText&gt;&lt;record&gt;&lt;rec-number&gt;8&lt;/rec-number&gt;&lt;foreign-keys&gt;&lt;key app="EN" db-id="2dtzart979vtdiedr97v25sr9s5rt9vep9tt" timestamp="1386368027"&gt;8&lt;/key&gt;&lt;/foreign-keys&gt;&lt;ref-type name="Generic"&gt;13&lt;/ref-type&gt;&lt;contributors&gt;&lt;authors&gt;&lt;author&gt;National Allergy Bureau&lt;/author&gt;&lt;/authors&gt;&lt;/contributors&gt;&lt;titles&gt;&lt;title&gt; NAB Pollen Counts&lt;/title&gt;&lt;/titles&gt;&lt;dates&gt;&lt;year&gt;2010&lt;/year&gt;&lt;/dates&gt;&lt;urls&gt;&lt;/urls&gt;&lt;/record&gt;&lt;/Cite&gt;&lt;/EndNote&gt;</w:instrText>
      </w:r>
      <w:r w:rsidR="00592BD6">
        <w:fldChar w:fldCharType="separate"/>
      </w:r>
      <w:r w:rsidR="00613327">
        <w:rPr>
          <w:noProof/>
        </w:rPr>
        <w:t>(</w:t>
      </w:r>
      <w:hyperlink w:anchor="_ENREF_8" w:tooltip="Bureau, 2010 #8" w:history="1">
        <w:r w:rsidR="00613327">
          <w:rPr>
            <w:noProof/>
          </w:rPr>
          <w:t>Bureau 2010</w:t>
        </w:r>
      </w:hyperlink>
      <w:r w:rsidR="00613327">
        <w:rPr>
          <w:noProof/>
        </w:rPr>
        <w:t>)</w:t>
      </w:r>
      <w:r w:rsidR="00592BD6">
        <w:fldChar w:fldCharType="end"/>
      </w:r>
      <w:r w:rsidR="00352D73">
        <w:t xml:space="preserve"> </w:t>
      </w:r>
    </w:p>
    <w:p w:rsidR="006610D8" w:rsidRPr="006610D8" w:rsidRDefault="00352D73" w:rsidP="006610D8">
      <w:pPr>
        <w:rPr>
          <w:rFonts w:hint="eastAsia"/>
        </w:rPr>
      </w:pPr>
      <w:r>
        <w:rPr>
          <w:rFonts w:hint="eastAsia"/>
          <w:noProof/>
        </w:rPr>
        <w:lastRenderedPageBreak/>
        <w:drawing>
          <wp:inline distT="0" distB="0" distL="0" distR="0" wp14:anchorId="38186D2D" wp14:editId="1C211A1C">
            <wp:extent cx="5118735" cy="38366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D848FA" w:rsidRDefault="009D3410" w:rsidP="00D848FA">
      <w:pPr>
        <w:pStyle w:val="a7"/>
        <w:keepNext/>
      </w:pPr>
      <w:r>
        <w:rPr>
          <w:rFonts w:hint="eastAsia"/>
          <w:noProof/>
        </w:rPr>
        <w:drawing>
          <wp:inline distT="0" distB="0" distL="0" distR="0" wp14:anchorId="3CF377F1" wp14:editId="634D353C">
            <wp:extent cx="5120640" cy="38404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D12A6F" w:rsidRDefault="00D848FA">
      <w:pPr>
        <w:widowControl/>
        <w:jc w:val="left"/>
        <w:rPr>
          <w:rFonts w:asciiTheme="majorHAnsi" w:eastAsia="黑体" w:hAnsiTheme="majorHAnsi" w:cstheme="majorBidi"/>
          <w:sz w:val="20"/>
          <w:szCs w:val="20"/>
        </w:rPr>
      </w:pPr>
      <w:bookmarkStart w:id="61" w:name="_Ref374526676"/>
      <w:r>
        <w:t xml:space="preserve">Figure </w:t>
      </w:r>
      <w:r w:rsidR="00592BD6">
        <w:fldChar w:fldCharType="begin"/>
      </w:r>
      <w:r w:rsidR="00606692">
        <w:instrText xml:space="preserve"> SEQ Figure \* ARABIC </w:instrText>
      </w:r>
      <w:r w:rsidR="00592BD6">
        <w:fldChar w:fldCharType="separate"/>
      </w:r>
      <w:r w:rsidR="00DA1F97">
        <w:rPr>
          <w:noProof/>
        </w:rPr>
        <w:t>11</w:t>
      </w:r>
      <w:r w:rsidR="00592BD6">
        <w:rPr>
          <w:noProof/>
        </w:rPr>
        <w:fldChar w:fldCharType="end"/>
      </w:r>
      <w:bookmarkEnd w:id="61"/>
      <w:r w:rsidR="006610D8" w:rsidRPr="006610D8">
        <w:t xml:space="preserve"> </w:t>
      </w:r>
      <w:r w:rsidR="004D13FF">
        <w:t xml:space="preserve"> </w:t>
      </w:r>
      <w:r w:rsidR="005E0E72">
        <w:t>Time series of observed daily pollen concentration of</w:t>
      </w:r>
      <w:r w:rsidR="006610D8">
        <w:t xml:space="preserve"> </w:t>
      </w:r>
      <w:r w:rsidR="004D13FF">
        <w:t xml:space="preserve">Betula </w:t>
      </w:r>
      <w:r w:rsidR="006610D8">
        <w:t xml:space="preserve">in </w:t>
      </w:r>
      <w:r w:rsidR="00442EE0">
        <w:t xml:space="preserve">Cherry Hill (top) and </w:t>
      </w:r>
      <w:r w:rsidR="005E0E72">
        <w:t>Newark (</w:t>
      </w:r>
      <w:r w:rsidR="00442EE0">
        <w:t>Bottom)</w:t>
      </w:r>
      <w:r w:rsidR="00683778">
        <w:t xml:space="preserve"> monitor</w:t>
      </w:r>
      <w:r w:rsidR="006610D8">
        <w:t xml:space="preserve"> station</w:t>
      </w:r>
      <w:r w:rsidR="00683778">
        <w:t>s</w:t>
      </w:r>
      <w:r w:rsidR="0008558A">
        <w:t xml:space="preserve"> which locate</w:t>
      </w:r>
      <w:r w:rsidR="006610D8">
        <w:t xml:space="preserve"> in the Northeast. The pollen data </w:t>
      </w:r>
      <w:r w:rsidR="00EE5C62">
        <w:t>are</w:t>
      </w:r>
      <w:r w:rsidR="006610D8">
        <w:t xml:space="preserve"> from National Allergy Bureau</w:t>
      </w:r>
      <w:r w:rsidR="00592BD6">
        <w:fldChar w:fldCharType="begin"/>
      </w:r>
      <w:r w:rsidR="00613327">
        <w:instrText xml:space="preserve"> ADDIN EN.CITE &lt;EndNote&gt;&lt;Cite&gt;&lt;Author&gt;Bureau&lt;/Author&gt;&lt;Year&gt;2010&lt;/Year&gt;&lt;RecNum&gt;8&lt;/RecNum&gt;&lt;DisplayText&gt;(Bureau 2010)&lt;/DisplayText&gt;&lt;record&gt;&lt;rec-number&gt;8&lt;/rec-number&gt;&lt;foreign-keys&gt;&lt;key app="EN" db-id="2dtzart979vtdiedr97v25sr9s5rt9vep9tt" timestamp="1386368027"&gt;8&lt;/key&gt;&lt;/foreign-keys&gt;&lt;ref-type name="Generic"&gt;13&lt;/ref-type&gt;&lt;contributors&gt;&lt;authors&gt;&lt;author&gt;National Allergy Bureau&lt;/author&gt;&lt;/authors&gt;&lt;/contributors&gt;&lt;titles&gt;&lt;title&gt; NAB Pollen Counts&lt;/title&gt;&lt;/titles&gt;&lt;dates&gt;&lt;year&gt;2010&lt;/year&gt;&lt;/dates&gt;&lt;urls&gt;&lt;/urls&gt;&lt;/record&gt;&lt;/Cite&gt;&lt;/EndNote&gt;</w:instrText>
      </w:r>
      <w:r w:rsidR="00592BD6">
        <w:fldChar w:fldCharType="separate"/>
      </w:r>
      <w:r w:rsidR="00613327">
        <w:rPr>
          <w:noProof/>
        </w:rPr>
        <w:t>(</w:t>
      </w:r>
      <w:hyperlink w:anchor="_ENREF_8" w:tooltip="Bureau, 2010 #8" w:history="1">
        <w:r w:rsidR="00613327">
          <w:rPr>
            <w:noProof/>
          </w:rPr>
          <w:t>Bureau 2010</w:t>
        </w:r>
      </w:hyperlink>
      <w:r w:rsidR="00613327">
        <w:rPr>
          <w:noProof/>
        </w:rPr>
        <w:t>)</w:t>
      </w:r>
      <w:r w:rsidR="00592BD6">
        <w:fldChar w:fldCharType="end"/>
      </w:r>
      <w:r w:rsidR="003570B1">
        <w:t>.</w:t>
      </w:r>
    </w:p>
    <w:p w:rsidR="006E3D3B" w:rsidRDefault="006E3D3B" w:rsidP="00C02919">
      <w:pPr>
        <w:keepNext/>
        <w:rPr>
          <w:rFonts w:hint="eastAsia"/>
          <w:noProof/>
        </w:rPr>
      </w:pPr>
      <w:r>
        <w:rPr>
          <w:noProof/>
        </w:rPr>
        <w:lastRenderedPageBreak/>
        <w:drawing>
          <wp:inline distT="0" distB="0" distL="0" distR="0" wp14:anchorId="24003316" wp14:editId="36B4A93C">
            <wp:extent cx="5118735" cy="38366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C02919" w:rsidRDefault="00C02919" w:rsidP="00C02919">
      <w:pPr>
        <w:keepNext/>
        <w:rPr>
          <w:rFonts w:hint="eastAsia"/>
        </w:rPr>
      </w:pPr>
      <w:r>
        <w:rPr>
          <w:noProof/>
        </w:rPr>
        <w:drawing>
          <wp:inline distT="0" distB="0" distL="0" distR="0" wp14:anchorId="4BCD3F42" wp14:editId="1C00A65D">
            <wp:extent cx="5120640" cy="38404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D12A6F" w:rsidRDefault="00C02919">
      <w:pPr>
        <w:widowControl/>
        <w:jc w:val="left"/>
        <w:rPr>
          <w:rFonts w:asciiTheme="majorHAnsi" w:eastAsia="黑体" w:hAnsiTheme="majorHAnsi" w:cstheme="majorBidi"/>
          <w:sz w:val="20"/>
          <w:szCs w:val="20"/>
        </w:rPr>
      </w:pPr>
      <w:bookmarkStart w:id="62" w:name="_Ref374526681"/>
      <w:r>
        <w:t xml:space="preserve">Figure </w:t>
      </w:r>
      <w:r w:rsidR="00592BD6">
        <w:fldChar w:fldCharType="begin"/>
      </w:r>
      <w:r w:rsidR="00606692">
        <w:instrText xml:space="preserve"> SEQ Figure \* ARABIC </w:instrText>
      </w:r>
      <w:r w:rsidR="00592BD6">
        <w:fldChar w:fldCharType="separate"/>
      </w:r>
      <w:r w:rsidR="00DA1F97">
        <w:rPr>
          <w:noProof/>
        </w:rPr>
        <w:t>12</w:t>
      </w:r>
      <w:r w:rsidR="00592BD6">
        <w:rPr>
          <w:noProof/>
        </w:rPr>
        <w:fldChar w:fldCharType="end"/>
      </w:r>
      <w:bookmarkEnd w:id="62"/>
      <w:r>
        <w:t xml:space="preserve"> </w:t>
      </w:r>
      <w:r w:rsidR="002C0152">
        <w:t>Time series of observed daily pollen concentration of</w:t>
      </w:r>
      <w:r w:rsidR="002C0152">
        <w:rPr>
          <w:rFonts w:hint="eastAsia"/>
        </w:rPr>
        <w:t xml:space="preserve"> </w:t>
      </w:r>
      <w:r w:rsidR="004D13FF">
        <w:t>Gramineae</w:t>
      </w:r>
      <w:r w:rsidR="006610D8">
        <w:t xml:space="preserve"> in </w:t>
      </w:r>
      <w:r w:rsidR="00442EE0">
        <w:t>Cherry Hill (top) and Newark (Bottom)</w:t>
      </w:r>
      <w:r w:rsidR="00EE5C62">
        <w:t xml:space="preserve"> monitor</w:t>
      </w:r>
      <w:r w:rsidR="0008558A">
        <w:t xml:space="preserve"> station which locate</w:t>
      </w:r>
      <w:r w:rsidR="006610D8">
        <w:t xml:space="preserve"> in the Northeast. The pollen data </w:t>
      </w:r>
      <w:r w:rsidR="00442EE0">
        <w:t>are from</w:t>
      </w:r>
      <w:r w:rsidR="006610D8">
        <w:t xml:space="preserve"> National Allergy Bureau</w:t>
      </w:r>
      <w:r w:rsidR="00592BD6">
        <w:fldChar w:fldCharType="begin"/>
      </w:r>
      <w:r w:rsidR="00613327">
        <w:instrText xml:space="preserve"> ADDIN EN.CITE &lt;EndNote&gt;&lt;Cite&gt;&lt;Author&gt;Bureau&lt;/Author&gt;&lt;Year&gt;2010&lt;/Year&gt;&lt;RecNum&gt;8&lt;/RecNum&gt;&lt;DisplayText&gt;(Bureau 2010)&lt;/DisplayText&gt;&lt;record&gt;&lt;rec-number&gt;8&lt;/rec-number&gt;&lt;foreign-keys&gt;&lt;key app="EN" db-id="2dtzart979vtdiedr97v25sr9s5rt9vep9tt" timestamp="1386368027"&gt;8&lt;/key&gt;&lt;/foreign-keys&gt;&lt;ref-type name="Generic"&gt;13&lt;/ref-type&gt;&lt;contributors&gt;&lt;authors&gt;&lt;author&gt;National Allergy Bureau&lt;/author&gt;&lt;/authors&gt;&lt;/contributors&gt;&lt;titles&gt;&lt;title&gt; NAB Pollen Counts&lt;/title&gt;&lt;/titles&gt;&lt;dates&gt;&lt;year&gt;2010&lt;/year&gt;&lt;/dates&gt;&lt;urls&gt;&lt;/urls&gt;&lt;/record&gt;&lt;/Cite&gt;&lt;/EndNote&gt;</w:instrText>
      </w:r>
      <w:r w:rsidR="00592BD6">
        <w:fldChar w:fldCharType="separate"/>
      </w:r>
      <w:r w:rsidR="00613327">
        <w:rPr>
          <w:noProof/>
        </w:rPr>
        <w:t>(</w:t>
      </w:r>
      <w:hyperlink w:anchor="_ENREF_8" w:tooltip="Bureau, 2010 #8" w:history="1">
        <w:r w:rsidR="00613327">
          <w:rPr>
            <w:noProof/>
          </w:rPr>
          <w:t>Bureau 2010</w:t>
        </w:r>
      </w:hyperlink>
      <w:r w:rsidR="00613327">
        <w:rPr>
          <w:noProof/>
        </w:rPr>
        <w:t>)</w:t>
      </w:r>
      <w:r w:rsidR="00592BD6">
        <w:fldChar w:fldCharType="end"/>
      </w:r>
      <w:r w:rsidR="004D13FF">
        <w:t>.</w:t>
      </w:r>
      <w:r w:rsidR="004D13FF" w:rsidRPr="004D13FF">
        <w:t xml:space="preserve"> </w:t>
      </w:r>
    </w:p>
    <w:p w:rsidR="00592B65" w:rsidRDefault="007612FE" w:rsidP="00592B65">
      <w:pPr>
        <w:keepNext/>
        <w:rPr>
          <w:rFonts w:hint="eastAsia"/>
        </w:rPr>
      </w:pPr>
      <w:r>
        <w:rPr>
          <w:noProof/>
        </w:rPr>
        <w:lastRenderedPageBreak/>
        <w:drawing>
          <wp:inline distT="0" distB="0" distL="0" distR="0" wp14:anchorId="5FFAFA07" wp14:editId="3A56B9E2">
            <wp:extent cx="5118735" cy="38366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r w:rsidR="00592B65">
        <w:rPr>
          <w:noProof/>
        </w:rPr>
        <w:drawing>
          <wp:inline distT="0" distB="0" distL="0" distR="0" wp14:anchorId="2C25D6B0" wp14:editId="42A9F1A2">
            <wp:extent cx="5120640" cy="38404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6D314F" w:rsidRDefault="00592B65" w:rsidP="00DE28EB">
      <w:pPr>
        <w:pStyle w:val="a7"/>
      </w:pPr>
      <w:bookmarkStart w:id="63" w:name="_Ref374526692"/>
      <w:r>
        <w:t xml:space="preserve">Figure </w:t>
      </w:r>
      <w:r w:rsidR="00592BD6">
        <w:fldChar w:fldCharType="begin"/>
      </w:r>
      <w:r w:rsidR="00606692">
        <w:instrText xml:space="preserve"> SEQ Figure \* ARABIC </w:instrText>
      </w:r>
      <w:r w:rsidR="00592BD6">
        <w:fldChar w:fldCharType="separate"/>
      </w:r>
      <w:r w:rsidR="00DA1F97">
        <w:rPr>
          <w:noProof/>
        </w:rPr>
        <w:t>13</w:t>
      </w:r>
      <w:r w:rsidR="00592BD6">
        <w:rPr>
          <w:noProof/>
        </w:rPr>
        <w:fldChar w:fldCharType="end"/>
      </w:r>
      <w:bookmarkEnd w:id="63"/>
      <w:r w:rsidR="00442EE0">
        <w:rPr>
          <w:noProof/>
        </w:rPr>
        <w:t xml:space="preserve"> </w:t>
      </w:r>
      <w:r w:rsidR="00F86AB4">
        <w:rPr>
          <w:noProof/>
        </w:rPr>
        <w:t xml:space="preserve"> </w:t>
      </w:r>
      <w:r w:rsidR="00DE28EB">
        <w:t>Time series of observed daily pollen concentration of</w:t>
      </w:r>
      <w:r w:rsidR="006610D8">
        <w:t xml:space="preserve"> pollen concentration of Ambrosia in </w:t>
      </w:r>
      <w:r w:rsidR="00442EE0">
        <w:t xml:space="preserve">Cherry </w:t>
      </w:r>
      <w:r w:rsidR="00F86AB4">
        <w:t>Hill (</w:t>
      </w:r>
      <w:r w:rsidR="00442EE0">
        <w:t xml:space="preserve">top) and </w:t>
      </w:r>
      <w:r w:rsidR="003766D8" w:rsidRPr="003766D8">
        <w:rPr>
          <w:sz w:val="24"/>
          <w:szCs w:val="24"/>
        </w:rPr>
        <w:t>Newark</w:t>
      </w:r>
      <w:r w:rsidR="003766D8">
        <w:t xml:space="preserve"> (</w:t>
      </w:r>
      <w:r w:rsidR="00442EE0">
        <w:t>Bottom)</w:t>
      </w:r>
      <w:r w:rsidR="006610D8">
        <w:t xml:space="preserve"> monitor station</w:t>
      </w:r>
      <w:r w:rsidR="00EE5C62">
        <w:t>s</w:t>
      </w:r>
      <w:r w:rsidR="0008558A">
        <w:t xml:space="preserve"> which locate</w:t>
      </w:r>
      <w:r w:rsidR="006610D8">
        <w:t xml:space="preserve"> in the Northeast. The pollen data </w:t>
      </w:r>
      <w:r w:rsidR="00EE5C62">
        <w:t>are</w:t>
      </w:r>
      <w:r w:rsidR="006610D8">
        <w:t xml:space="preserve"> from National Allergy Bureau</w:t>
      </w:r>
      <w:r w:rsidR="00592BD6">
        <w:fldChar w:fldCharType="begin"/>
      </w:r>
      <w:r w:rsidR="00613327">
        <w:instrText xml:space="preserve"> ADDIN EN.CITE &lt;EndNote&gt;&lt;Cite&gt;&lt;Author&gt;Bureau&lt;/Author&gt;&lt;Year&gt;2010&lt;/Year&gt;&lt;RecNum&gt;8&lt;/RecNum&gt;&lt;DisplayText&gt;(Bureau 2010)&lt;/DisplayText&gt;&lt;record&gt;&lt;rec-number&gt;8&lt;/rec-number&gt;&lt;foreign-keys&gt;&lt;key app="EN" db-id="2dtzart979vtdiedr97v25sr9s5rt9vep9tt" timestamp="1386368027"&gt;8&lt;/key&gt;&lt;/foreign-keys&gt;&lt;ref-type name="Generic"&gt;13&lt;/ref-type&gt;&lt;contributors&gt;&lt;authors&gt;&lt;author&gt;National Allergy Bureau&lt;/author&gt;&lt;/authors&gt;&lt;/contributors&gt;&lt;titles&gt;&lt;title&gt; NAB Pollen Counts&lt;/title&gt;&lt;/titles&gt;&lt;dates&gt;&lt;year&gt;2010&lt;/year&gt;&lt;/dates&gt;&lt;urls&gt;&lt;/urls&gt;&lt;/record&gt;&lt;/Cite&gt;&lt;/EndNote&gt;</w:instrText>
      </w:r>
      <w:r w:rsidR="00592BD6">
        <w:fldChar w:fldCharType="separate"/>
      </w:r>
      <w:r w:rsidR="00613327">
        <w:rPr>
          <w:noProof/>
        </w:rPr>
        <w:t>(</w:t>
      </w:r>
      <w:hyperlink w:anchor="_ENREF_8" w:tooltip="Bureau, 2010 #8" w:history="1">
        <w:r w:rsidR="00613327">
          <w:rPr>
            <w:noProof/>
          </w:rPr>
          <w:t>Bureau 2010</w:t>
        </w:r>
      </w:hyperlink>
      <w:r w:rsidR="00613327">
        <w:rPr>
          <w:noProof/>
        </w:rPr>
        <w:t>)</w:t>
      </w:r>
      <w:r w:rsidR="00592BD6">
        <w:fldChar w:fldCharType="end"/>
      </w:r>
    </w:p>
    <w:p w:rsidR="00022349" w:rsidRDefault="00022349" w:rsidP="00D12A6F">
      <w:pPr>
        <w:rPr>
          <w:rFonts w:hint="eastAsia"/>
        </w:rPr>
      </w:pPr>
      <w:r>
        <w:rPr>
          <w:noProof/>
        </w:rPr>
        <w:lastRenderedPageBreak/>
        <w:drawing>
          <wp:inline distT="0" distB="0" distL="0" distR="0" wp14:anchorId="0CA7A993" wp14:editId="17211817">
            <wp:extent cx="5274310" cy="38760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cusmarch2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74310" cy="3876040"/>
                    </a:xfrm>
                    <a:prstGeom prst="rect">
                      <a:avLst/>
                    </a:prstGeom>
                  </pic:spPr>
                </pic:pic>
              </a:graphicData>
            </a:graphic>
          </wp:inline>
        </w:drawing>
      </w:r>
    </w:p>
    <w:p w:rsidR="00B27A15" w:rsidRDefault="00022349" w:rsidP="00022349">
      <w:pPr>
        <w:pStyle w:val="a7"/>
        <w:rPr>
          <w:sz w:val="24"/>
          <w:szCs w:val="24"/>
        </w:rPr>
      </w:pPr>
      <w:r w:rsidRPr="003766D8">
        <w:rPr>
          <w:sz w:val="24"/>
          <w:szCs w:val="24"/>
        </w:rPr>
        <w:t xml:space="preserve">Figure </w:t>
      </w:r>
      <w:r w:rsidR="00592BD6" w:rsidRPr="003766D8">
        <w:rPr>
          <w:sz w:val="24"/>
          <w:szCs w:val="24"/>
        </w:rPr>
        <w:fldChar w:fldCharType="begin"/>
      </w:r>
      <w:r w:rsidR="00606692" w:rsidRPr="003766D8">
        <w:rPr>
          <w:sz w:val="24"/>
          <w:szCs w:val="24"/>
        </w:rPr>
        <w:instrText xml:space="preserve"> SEQ Figure \* ARABIC </w:instrText>
      </w:r>
      <w:r w:rsidR="00592BD6" w:rsidRPr="003766D8">
        <w:rPr>
          <w:sz w:val="24"/>
          <w:szCs w:val="24"/>
        </w:rPr>
        <w:fldChar w:fldCharType="separate"/>
      </w:r>
      <w:r w:rsidR="00DA1F97">
        <w:rPr>
          <w:noProof/>
          <w:sz w:val="24"/>
          <w:szCs w:val="24"/>
        </w:rPr>
        <w:t>14</w:t>
      </w:r>
      <w:r w:rsidR="00592BD6" w:rsidRPr="003766D8">
        <w:rPr>
          <w:sz w:val="24"/>
          <w:szCs w:val="24"/>
        </w:rPr>
        <w:fldChar w:fldCharType="end"/>
      </w:r>
      <w:r w:rsidRPr="003766D8">
        <w:rPr>
          <w:sz w:val="24"/>
          <w:szCs w:val="24"/>
        </w:rPr>
        <w:t xml:space="preserve">  Quercus Concentration </w:t>
      </w:r>
      <w:r w:rsidR="00C47BE8">
        <w:rPr>
          <w:sz w:val="24"/>
          <w:szCs w:val="24"/>
        </w:rPr>
        <w:t xml:space="preserve">in the contiguous U.S. at 12:00 (UTC) in March 22 </w:t>
      </w:r>
      <w:r w:rsidRPr="003766D8">
        <w:rPr>
          <w:sz w:val="24"/>
          <w:szCs w:val="24"/>
        </w:rPr>
        <w:t>in 2004.</w:t>
      </w:r>
      <w:r w:rsidR="00B27A15">
        <w:rPr>
          <w:sz w:val="24"/>
          <w:szCs w:val="24"/>
        </w:rPr>
        <w:t>low concentrations of pollens are observed only in the southwest coast, which is in the southwest climate region.no obvious observation of pollen are reported in other climate region.</w:t>
      </w:r>
    </w:p>
    <w:p w:rsidR="00B27A15" w:rsidRPr="00B27A15" w:rsidRDefault="00B27A15" w:rsidP="00022349">
      <w:pPr>
        <w:pStyle w:val="a7"/>
        <w:rPr>
          <w:sz w:val="24"/>
          <w:szCs w:val="24"/>
        </w:rPr>
      </w:pPr>
    </w:p>
    <w:p w:rsidR="00D12A6F" w:rsidRPr="00D12A6F" w:rsidRDefault="00D12A6F" w:rsidP="00D12A6F">
      <w:pPr>
        <w:rPr>
          <w:rFonts w:hint="eastAsia"/>
        </w:rPr>
      </w:pPr>
    </w:p>
    <w:p w:rsidR="00D12A6F" w:rsidRDefault="00D12A6F">
      <w:pPr>
        <w:widowControl/>
        <w:jc w:val="left"/>
        <w:rPr>
          <w:rFonts w:hint="eastAsia"/>
        </w:rPr>
      </w:pPr>
      <w:r>
        <w:br w:type="page"/>
      </w:r>
    </w:p>
    <w:p w:rsidR="00B75677" w:rsidRPr="00B75677" w:rsidRDefault="00B75677" w:rsidP="00B75677">
      <w:pPr>
        <w:rPr>
          <w:rFonts w:hint="eastAsia"/>
        </w:rPr>
      </w:pPr>
      <w:r w:rsidRPr="00B75677">
        <w:rPr>
          <w:noProof/>
        </w:rPr>
        <w:lastRenderedPageBreak/>
        <w:drawing>
          <wp:inline distT="0" distB="0" distL="0" distR="0" wp14:anchorId="6BA5D9DC" wp14:editId="54A3ACE7">
            <wp:extent cx="5274310" cy="3950399"/>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a:stretch>
                      <a:fillRect/>
                    </a:stretch>
                  </pic:blipFill>
                  <pic:spPr bwMode="auto">
                    <a:xfrm>
                      <a:off x="0" y="0"/>
                      <a:ext cx="5274310" cy="3950399"/>
                    </a:xfrm>
                    <a:prstGeom prst="rect">
                      <a:avLst/>
                    </a:prstGeom>
                    <a:noFill/>
                    <a:ln w="9525">
                      <a:noFill/>
                      <a:miter lim="800000"/>
                      <a:headEnd/>
                      <a:tailEnd/>
                    </a:ln>
                  </pic:spPr>
                </pic:pic>
              </a:graphicData>
            </a:graphic>
          </wp:inline>
        </w:drawing>
      </w:r>
    </w:p>
    <w:p w:rsidR="00B75677" w:rsidRDefault="00B75677" w:rsidP="00B75677">
      <w:pPr>
        <w:pStyle w:val="a7"/>
        <w:jc w:val="left"/>
        <w:rPr>
          <w:sz w:val="24"/>
          <w:szCs w:val="24"/>
        </w:rPr>
      </w:pPr>
      <w:bookmarkStart w:id="64" w:name="_Ref374890154"/>
      <w:r w:rsidRPr="0046460C">
        <w:rPr>
          <w:sz w:val="24"/>
          <w:szCs w:val="24"/>
        </w:rPr>
        <w:t xml:space="preserve">Figure </w:t>
      </w:r>
      <w:r w:rsidR="00592BD6">
        <w:rPr>
          <w:sz w:val="24"/>
          <w:szCs w:val="24"/>
        </w:rPr>
        <w:fldChar w:fldCharType="begin"/>
      </w:r>
      <w:r w:rsidR="00624CEE">
        <w:rPr>
          <w:sz w:val="24"/>
          <w:szCs w:val="24"/>
        </w:rPr>
        <w:instrText xml:space="preserve"> SEQ Figure \* ARABIC </w:instrText>
      </w:r>
      <w:r w:rsidR="00592BD6">
        <w:rPr>
          <w:sz w:val="24"/>
          <w:szCs w:val="24"/>
        </w:rPr>
        <w:fldChar w:fldCharType="separate"/>
      </w:r>
      <w:r w:rsidR="00DA1F97">
        <w:rPr>
          <w:noProof/>
          <w:sz w:val="24"/>
          <w:szCs w:val="24"/>
        </w:rPr>
        <w:t>15</w:t>
      </w:r>
      <w:r w:rsidR="00592BD6">
        <w:rPr>
          <w:sz w:val="24"/>
          <w:szCs w:val="24"/>
        </w:rPr>
        <w:fldChar w:fldCharType="end"/>
      </w:r>
      <w:bookmarkEnd w:id="64"/>
      <w:r w:rsidR="0066116E">
        <w:rPr>
          <w:rFonts w:hint="eastAsia"/>
          <w:sz w:val="24"/>
          <w:szCs w:val="24"/>
        </w:rPr>
        <w:t xml:space="preserve"> </w:t>
      </w:r>
      <w:proofErr w:type="gramStart"/>
      <w:r w:rsidR="00C47BE8">
        <w:rPr>
          <w:sz w:val="24"/>
          <w:szCs w:val="24"/>
        </w:rPr>
        <w:t>T</w:t>
      </w:r>
      <w:r w:rsidR="00C47BE8" w:rsidRPr="00E339EF">
        <w:rPr>
          <w:sz w:val="24"/>
          <w:szCs w:val="24"/>
        </w:rPr>
        <w:t>he</w:t>
      </w:r>
      <w:proofErr w:type="gramEnd"/>
      <w:r w:rsidR="00C47BE8" w:rsidRPr="00E339EF">
        <w:rPr>
          <w:sz w:val="24"/>
          <w:szCs w:val="24"/>
        </w:rPr>
        <w:t xml:space="preserve"> </w:t>
      </w:r>
      <w:r w:rsidR="00C47BE8">
        <w:rPr>
          <w:sz w:val="24"/>
          <w:szCs w:val="24"/>
        </w:rPr>
        <w:t>observed</w:t>
      </w:r>
      <w:r w:rsidR="00C47BE8" w:rsidRPr="00E339EF">
        <w:rPr>
          <w:sz w:val="24"/>
          <w:szCs w:val="24"/>
        </w:rPr>
        <w:t xml:space="preserve"> </w:t>
      </w:r>
      <w:r w:rsidR="0066116E" w:rsidRPr="00E339EF">
        <w:rPr>
          <w:sz w:val="24"/>
          <w:szCs w:val="24"/>
        </w:rPr>
        <w:t xml:space="preserve">cumulative probability distributions </w:t>
      </w:r>
      <w:r w:rsidR="00D7199A" w:rsidRPr="00E339EF">
        <w:rPr>
          <w:sz w:val="24"/>
          <w:szCs w:val="24"/>
        </w:rPr>
        <w:t xml:space="preserve">of </w:t>
      </w:r>
      <w:r w:rsidR="00D7199A">
        <w:rPr>
          <w:sz w:val="24"/>
          <w:szCs w:val="24"/>
        </w:rPr>
        <w:t>Ambrosia’s</w:t>
      </w:r>
      <w:r w:rsidR="00E339EF">
        <w:rPr>
          <w:sz w:val="24"/>
          <w:szCs w:val="24"/>
        </w:rPr>
        <w:t xml:space="preserve"> pollen </w:t>
      </w:r>
      <w:r w:rsidR="0066116E" w:rsidRPr="00E339EF">
        <w:rPr>
          <w:sz w:val="24"/>
          <w:szCs w:val="24"/>
        </w:rPr>
        <w:t xml:space="preserve">concentration in the 9 nine climates </w:t>
      </w:r>
      <w:r w:rsidR="00E10779">
        <w:rPr>
          <w:sz w:val="24"/>
          <w:szCs w:val="24"/>
        </w:rPr>
        <w:t>regions</w:t>
      </w:r>
      <w:r w:rsidR="00E339EF" w:rsidRPr="00E339EF">
        <w:rPr>
          <w:sz w:val="24"/>
          <w:szCs w:val="24"/>
        </w:rPr>
        <w:t>.</w:t>
      </w:r>
    </w:p>
    <w:p w:rsidR="00B11B86" w:rsidRDefault="00B11B86" w:rsidP="00B11B86">
      <w:pPr>
        <w:rPr>
          <w:rFonts w:hint="eastAsia"/>
        </w:rPr>
      </w:pPr>
    </w:p>
    <w:p w:rsidR="00D12A6F" w:rsidRDefault="00D12A6F">
      <w:pPr>
        <w:widowControl/>
        <w:jc w:val="left"/>
        <w:rPr>
          <w:rFonts w:hint="eastAsia"/>
        </w:rPr>
      </w:pPr>
      <w:r>
        <w:br w:type="page"/>
      </w:r>
    </w:p>
    <w:p w:rsidR="00B75677" w:rsidRDefault="00B75677" w:rsidP="00D12A6F">
      <w:pPr>
        <w:rPr>
          <w:rFonts w:hint="eastAsia"/>
        </w:rPr>
      </w:pPr>
      <w:r>
        <w:rPr>
          <w:noProof/>
        </w:rPr>
        <w:lastRenderedPageBreak/>
        <w:drawing>
          <wp:inline distT="0" distB="0" distL="0" distR="0" wp14:anchorId="262D0DFC" wp14:editId="297E3DE3">
            <wp:extent cx="5274310" cy="395039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cstate="print"/>
                    <a:srcRect/>
                    <a:stretch>
                      <a:fillRect/>
                    </a:stretch>
                  </pic:blipFill>
                  <pic:spPr bwMode="auto">
                    <a:xfrm>
                      <a:off x="0" y="0"/>
                      <a:ext cx="5274310" cy="3950399"/>
                    </a:xfrm>
                    <a:prstGeom prst="rect">
                      <a:avLst/>
                    </a:prstGeom>
                    <a:noFill/>
                    <a:ln w="9525">
                      <a:noFill/>
                      <a:miter lim="800000"/>
                      <a:headEnd/>
                      <a:tailEnd/>
                    </a:ln>
                  </pic:spPr>
                </pic:pic>
              </a:graphicData>
            </a:graphic>
          </wp:inline>
        </w:drawing>
      </w:r>
    </w:p>
    <w:p w:rsidR="00874871" w:rsidRPr="0046460C" w:rsidRDefault="00B75677" w:rsidP="00874871">
      <w:pPr>
        <w:pStyle w:val="a7"/>
        <w:jc w:val="left"/>
        <w:rPr>
          <w:sz w:val="24"/>
          <w:szCs w:val="24"/>
        </w:rPr>
      </w:pPr>
      <w:r w:rsidRPr="0046460C">
        <w:rPr>
          <w:sz w:val="24"/>
          <w:szCs w:val="24"/>
        </w:rPr>
        <w:t xml:space="preserve">Figure </w:t>
      </w:r>
      <w:r w:rsidR="00592BD6">
        <w:rPr>
          <w:sz w:val="24"/>
          <w:szCs w:val="24"/>
        </w:rPr>
        <w:fldChar w:fldCharType="begin"/>
      </w:r>
      <w:r w:rsidR="00624CEE">
        <w:rPr>
          <w:sz w:val="24"/>
          <w:szCs w:val="24"/>
        </w:rPr>
        <w:instrText xml:space="preserve"> SEQ Figure \* ARABIC </w:instrText>
      </w:r>
      <w:r w:rsidR="00592BD6">
        <w:rPr>
          <w:sz w:val="24"/>
          <w:szCs w:val="24"/>
        </w:rPr>
        <w:fldChar w:fldCharType="separate"/>
      </w:r>
      <w:r w:rsidR="00DA1F97">
        <w:rPr>
          <w:noProof/>
          <w:sz w:val="24"/>
          <w:szCs w:val="24"/>
        </w:rPr>
        <w:t>16</w:t>
      </w:r>
      <w:r w:rsidR="00592BD6">
        <w:rPr>
          <w:sz w:val="24"/>
          <w:szCs w:val="24"/>
        </w:rPr>
        <w:fldChar w:fldCharType="end"/>
      </w:r>
      <w:r w:rsidR="00874871">
        <w:rPr>
          <w:sz w:val="24"/>
          <w:szCs w:val="24"/>
        </w:rPr>
        <w:t xml:space="preserve"> </w:t>
      </w:r>
      <w:proofErr w:type="gramStart"/>
      <w:r w:rsidR="00C47BE8">
        <w:rPr>
          <w:sz w:val="24"/>
          <w:szCs w:val="24"/>
        </w:rPr>
        <w:t>T</w:t>
      </w:r>
      <w:r w:rsidR="00C47BE8" w:rsidRPr="00E339EF">
        <w:rPr>
          <w:sz w:val="24"/>
          <w:szCs w:val="24"/>
        </w:rPr>
        <w:t>he</w:t>
      </w:r>
      <w:proofErr w:type="gramEnd"/>
      <w:r w:rsidR="00C47BE8" w:rsidRPr="00E339EF">
        <w:rPr>
          <w:sz w:val="24"/>
          <w:szCs w:val="24"/>
        </w:rPr>
        <w:t xml:space="preserve"> </w:t>
      </w:r>
      <w:r w:rsidR="00C47BE8">
        <w:rPr>
          <w:sz w:val="24"/>
          <w:szCs w:val="24"/>
        </w:rPr>
        <w:t>observed</w:t>
      </w:r>
      <w:r w:rsidR="00C47BE8" w:rsidRPr="00E339EF">
        <w:rPr>
          <w:sz w:val="24"/>
          <w:szCs w:val="24"/>
        </w:rPr>
        <w:t xml:space="preserve"> </w:t>
      </w:r>
      <w:r w:rsidR="00874871" w:rsidRPr="00E339EF">
        <w:rPr>
          <w:sz w:val="24"/>
          <w:szCs w:val="24"/>
        </w:rPr>
        <w:t xml:space="preserve">cumulative probability distributions </w:t>
      </w:r>
      <w:r w:rsidR="00B1628D" w:rsidRPr="00E339EF">
        <w:rPr>
          <w:sz w:val="24"/>
          <w:szCs w:val="24"/>
        </w:rPr>
        <w:t>of Artemisia’s</w:t>
      </w:r>
      <w:r w:rsidR="00E339EF" w:rsidRPr="00E339EF">
        <w:rPr>
          <w:sz w:val="24"/>
          <w:szCs w:val="24"/>
        </w:rPr>
        <w:t xml:space="preserve"> pollen </w:t>
      </w:r>
      <w:r w:rsidR="00874871" w:rsidRPr="00E339EF">
        <w:rPr>
          <w:sz w:val="24"/>
          <w:szCs w:val="24"/>
        </w:rPr>
        <w:t xml:space="preserve">concentration in the 9 climates </w:t>
      </w:r>
      <w:r w:rsidR="00B1628D">
        <w:rPr>
          <w:sz w:val="24"/>
          <w:szCs w:val="24"/>
        </w:rPr>
        <w:t>regions</w:t>
      </w:r>
      <w:r w:rsidR="00B1628D" w:rsidRPr="00E339EF">
        <w:rPr>
          <w:sz w:val="24"/>
          <w:szCs w:val="24"/>
        </w:rPr>
        <w:t>. The</w:t>
      </w:r>
      <w:r w:rsidR="00874871" w:rsidRPr="00E339EF">
        <w:rPr>
          <w:sz w:val="24"/>
          <w:szCs w:val="24"/>
        </w:rPr>
        <w:t xml:space="preserve"> concentration profile in southwest is slightly smooth than in other climate </w:t>
      </w:r>
      <w:r w:rsidR="00E10779">
        <w:rPr>
          <w:sz w:val="24"/>
          <w:szCs w:val="24"/>
        </w:rPr>
        <w:t>regions</w:t>
      </w:r>
      <w:r w:rsidR="00C47BE8">
        <w:rPr>
          <w:sz w:val="24"/>
          <w:szCs w:val="24"/>
        </w:rPr>
        <w:t>.</w:t>
      </w:r>
    </w:p>
    <w:p w:rsidR="00B75677" w:rsidRDefault="00B75677" w:rsidP="00B75677">
      <w:pPr>
        <w:pStyle w:val="a7"/>
        <w:rPr>
          <w:sz w:val="24"/>
          <w:szCs w:val="24"/>
        </w:rPr>
      </w:pPr>
    </w:p>
    <w:p w:rsidR="00D12A6F" w:rsidRDefault="00D12A6F">
      <w:pPr>
        <w:widowControl/>
        <w:jc w:val="left"/>
        <w:rPr>
          <w:rFonts w:hint="eastAsia"/>
        </w:rPr>
      </w:pPr>
      <w:r>
        <w:br w:type="page"/>
      </w:r>
    </w:p>
    <w:p w:rsidR="00B75677" w:rsidRDefault="00B75677" w:rsidP="00D12A6F">
      <w:pPr>
        <w:rPr>
          <w:rFonts w:hint="eastAsia"/>
        </w:rPr>
      </w:pPr>
      <w:r>
        <w:rPr>
          <w:noProof/>
        </w:rPr>
        <w:lastRenderedPageBreak/>
        <w:drawing>
          <wp:inline distT="0" distB="0" distL="0" distR="0" wp14:anchorId="6B18EFED" wp14:editId="36B9355C">
            <wp:extent cx="5274310" cy="395039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cstate="print"/>
                    <a:srcRect/>
                    <a:stretch>
                      <a:fillRect/>
                    </a:stretch>
                  </pic:blipFill>
                  <pic:spPr bwMode="auto">
                    <a:xfrm>
                      <a:off x="0" y="0"/>
                      <a:ext cx="5274310" cy="3950399"/>
                    </a:xfrm>
                    <a:prstGeom prst="rect">
                      <a:avLst/>
                    </a:prstGeom>
                    <a:noFill/>
                    <a:ln w="9525">
                      <a:noFill/>
                      <a:miter lim="800000"/>
                      <a:headEnd/>
                      <a:tailEnd/>
                    </a:ln>
                  </pic:spPr>
                </pic:pic>
              </a:graphicData>
            </a:graphic>
          </wp:inline>
        </w:drawing>
      </w:r>
    </w:p>
    <w:p w:rsidR="001133EB" w:rsidRPr="001133EB" w:rsidRDefault="00B75677" w:rsidP="00276777">
      <w:pPr>
        <w:pStyle w:val="a7"/>
        <w:jc w:val="left"/>
      </w:pPr>
      <w:r w:rsidRPr="0046460C">
        <w:rPr>
          <w:sz w:val="24"/>
          <w:szCs w:val="24"/>
        </w:rPr>
        <w:t xml:space="preserve">Figure </w:t>
      </w:r>
      <w:r w:rsidR="00592BD6">
        <w:rPr>
          <w:sz w:val="24"/>
          <w:szCs w:val="24"/>
        </w:rPr>
        <w:fldChar w:fldCharType="begin"/>
      </w:r>
      <w:r w:rsidR="00624CEE">
        <w:rPr>
          <w:sz w:val="24"/>
          <w:szCs w:val="24"/>
        </w:rPr>
        <w:instrText xml:space="preserve"> SEQ Figure \* ARABIC </w:instrText>
      </w:r>
      <w:r w:rsidR="00592BD6">
        <w:rPr>
          <w:sz w:val="24"/>
          <w:szCs w:val="24"/>
        </w:rPr>
        <w:fldChar w:fldCharType="separate"/>
      </w:r>
      <w:r w:rsidR="00DA1F97">
        <w:rPr>
          <w:noProof/>
          <w:sz w:val="24"/>
          <w:szCs w:val="24"/>
        </w:rPr>
        <w:t>17</w:t>
      </w:r>
      <w:r w:rsidR="00592BD6">
        <w:rPr>
          <w:sz w:val="24"/>
          <w:szCs w:val="24"/>
        </w:rPr>
        <w:fldChar w:fldCharType="end"/>
      </w:r>
      <w:r w:rsidR="00E339EF">
        <w:rPr>
          <w:sz w:val="24"/>
          <w:szCs w:val="24"/>
        </w:rPr>
        <w:t xml:space="preserve"> </w:t>
      </w:r>
      <w:proofErr w:type="gramStart"/>
      <w:r w:rsidR="00276777">
        <w:rPr>
          <w:sz w:val="24"/>
          <w:szCs w:val="24"/>
        </w:rPr>
        <w:t>T</w:t>
      </w:r>
      <w:r w:rsidR="00276777" w:rsidRPr="00E339EF">
        <w:rPr>
          <w:sz w:val="24"/>
          <w:szCs w:val="24"/>
        </w:rPr>
        <w:t>he</w:t>
      </w:r>
      <w:proofErr w:type="gramEnd"/>
      <w:r w:rsidR="00276777" w:rsidRPr="00E339EF">
        <w:rPr>
          <w:sz w:val="24"/>
          <w:szCs w:val="24"/>
        </w:rPr>
        <w:t xml:space="preserve"> </w:t>
      </w:r>
      <w:r w:rsidR="00276777">
        <w:rPr>
          <w:sz w:val="24"/>
          <w:szCs w:val="24"/>
        </w:rPr>
        <w:t>observed</w:t>
      </w:r>
      <w:r w:rsidR="00276777" w:rsidRPr="00E339EF">
        <w:rPr>
          <w:sz w:val="24"/>
          <w:szCs w:val="24"/>
        </w:rPr>
        <w:t xml:space="preserve"> cumulative probability distributions of </w:t>
      </w:r>
      <w:r w:rsidR="00AF3191">
        <w:rPr>
          <w:rFonts w:hint="eastAsia"/>
          <w:sz w:val="24"/>
          <w:szCs w:val="24"/>
        </w:rPr>
        <w:t>Betula</w:t>
      </w:r>
      <w:r w:rsidR="00AF3191">
        <w:rPr>
          <w:sz w:val="24"/>
          <w:szCs w:val="24"/>
        </w:rPr>
        <w:t>’</w:t>
      </w:r>
      <w:r w:rsidR="00276777">
        <w:rPr>
          <w:sz w:val="24"/>
          <w:szCs w:val="24"/>
        </w:rPr>
        <w:t xml:space="preserve">s pollen </w:t>
      </w:r>
      <w:r w:rsidR="00276777" w:rsidRPr="00E339EF">
        <w:rPr>
          <w:sz w:val="24"/>
          <w:szCs w:val="24"/>
        </w:rPr>
        <w:t xml:space="preserve">concentration in the 9 nine climates </w:t>
      </w:r>
      <w:r w:rsidR="00276777">
        <w:rPr>
          <w:sz w:val="24"/>
          <w:szCs w:val="24"/>
        </w:rPr>
        <w:t>regions</w:t>
      </w:r>
      <w:r w:rsidR="00276777" w:rsidRPr="00E339EF">
        <w:rPr>
          <w:sz w:val="24"/>
          <w:szCs w:val="24"/>
        </w:rPr>
        <w:t>.</w:t>
      </w:r>
    </w:p>
    <w:p w:rsidR="00D12A6F" w:rsidRDefault="00D12A6F">
      <w:pPr>
        <w:widowControl/>
        <w:jc w:val="left"/>
        <w:rPr>
          <w:rFonts w:hint="eastAsia"/>
        </w:rPr>
      </w:pPr>
      <w:r>
        <w:br w:type="page"/>
      </w:r>
    </w:p>
    <w:p w:rsidR="008B6ADB" w:rsidRDefault="008B6ADB" w:rsidP="00D12A6F">
      <w:pPr>
        <w:rPr>
          <w:rFonts w:hint="eastAsia"/>
        </w:rPr>
      </w:pPr>
      <w:r>
        <w:rPr>
          <w:noProof/>
        </w:rPr>
        <w:lastRenderedPageBreak/>
        <w:drawing>
          <wp:inline distT="0" distB="0" distL="0" distR="0" wp14:anchorId="7A40D13A" wp14:editId="23A790DD">
            <wp:extent cx="5274310" cy="395039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1" cstate="print"/>
                    <a:srcRect/>
                    <a:stretch>
                      <a:fillRect/>
                    </a:stretch>
                  </pic:blipFill>
                  <pic:spPr bwMode="auto">
                    <a:xfrm>
                      <a:off x="0" y="0"/>
                      <a:ext cx="5274310" cy="3950399"/>
                    </a:xfrm>
                    <a:prstGeom prst="rect">
                      <a:avLst/>
                    </a:prstGeom>
                    <a:noFill/>
                    <a:ln w="9525">
                      <a:noFill/>
                      <a:miter lim="800000"/>
                      <a:headEnd/>
                      <a:tailEnd/>
                    </a:ln>
                  </pic:spPr>
                </pic:pic>
              </a:graphicData>
            </a:graphic>
          </wp:inline>
        </w:drawing>
      </w:r>
    </w:p>
    <w:p w:rsidR="008B6ADB" w:rsidRDefault="008B6ADB" w:rsidP="008B6ADB">
      <w:pPr>
        <w:pStyle w:val="a7"/>
        <w:rPr>
          <w:sz w:val="24"/>
          <w:szCs w:val="24"/>
        </w:rPr>
      </w:pPr>
      <w:r w:rsidRPr="0046460C">
        <w:rPr>
          <w:sz w:val="24"/>
          <w:szCs w:val="24"/>
        </w:rPr>
        <w:t xml:space="preserve">Figure </w:t>
      </w:r>
      <w:r w:rsidR="00592BD6">
        <w:rPr>
          <w:sz w:val="24"/>
          <w:szCs w:val="24"/>
        </w:rPr>
        <w:fldChar w:fldCharType="begin"/>
      </w:r>
      <w:r w:rsidR="00624CEE">
        <w:rPr>
          <w:sz w:val="24"/>
          <w:szCs w:val="24"/>
        </w:rPr>
        <w:instrText xml:space="preserve"> SEQ Figure \* ARABIC </w:instrText>
      </w:r>
      <w:r w:rsidR="00592BD6">
        <w:rPr>
          <w:sz w:val="24"/>
          <w:szCs w:val="24"/>
        </w:rPr>
        <w:fldChar w:fldCharType="separate"/>
      </w:r>
      <w:r w:rsidR="00DA1F97">
        <w:rPr>
          <w:noProof/>
          <w:sz w:val="24"/>
          <w:szCs w:val="24"/>
        </w:rPr>
        <w:t>18</w:t>
      </w:r>
      <w:r w:rsidR="00592BD6">
        <w:rPr>
          <w:sz w:val="24"/>
          <w:szCs w:val="24"/>
        </w:rPr>
        <w:fldChar w:fldCharType="end"/>
      </w:r>
      <w:r w:rsidR="001133EB">
        <w:rPr>
          <w:sz w:val="24"/>
          <w:szCs w:val="24"/>
        </w:rPr>
        <w:t xml:space="preserve"> </w:t>
      </w:r>
      <w:proofErr w:type="gramStart"/>
      <w:r w:rsidR="00F46BE6">
        <w:rPr>
          <w:sz w:val="24"/>
          <w:szCs w:val="24"/>
        </w:rPr>
        <w:t>T</w:t>
      </w:r>
      <w:r w:rsidR="00F46BE6" w:rsidRPr="00E339EF">
        <w:rPr>
          <w:sz w:val="24"/>
          <w:szCs w:val="24"/>
        </w:rPr>
        <w:t>he</w:t>
      </w:r>
      <w:proofErr w:type="gramEnd"/>
      <w:r w:rsidR="00F46BE6" w:rsidRPr="00E339EF">
        <w:rPr>
          <w:sz w:val="24"/>
          <w:szCs w:val="24"/>
        </w:rPr>
        <w:t xml:space="preserve"> </w:t>
      </w:r>
      <w:r w:rsidR="00F46BE6">
        <w:rPr>
          <w:sz w:val="24"/>
          <w:szCs w:val="24"/>
        </w:rPr>
        <w:t>observed</w:t>
      </w:r>
      <w:r w:rsidR="00F46BE6" w:rsidRPr="00E339EF">
        <w:rPr>
          <w:sz w:val="24"/>
          <w:szCs w:val="24"/>
        </w:rPr>
        <w:t xml:space="preserve"> cumulative probability distributions of </w:t>
      </w:r>
      <w:proofErr w:type="spellStart"/>
      <w:r w:rsidR="00AF3191">
        <w:rPr>
          <w:rFonts w:hint="eastAsia"/>
          <w:sz w:val="24"/>
          <w:szCs w:val="24"/>
        </w:rPr>
        <w:t>Gramineae</w:t>
      </w:r>
      <w:r w:rsidR="00F46BE6">
        <w:rPr>
          <w:sz w:val="24"/>
          <w:szCs w:val="24"/>
        </w:rPr>
        <w:t>’s</w:t>
      </w:r>
      <w:proofErr w:type="spellEnd"/>
      <w:r w:rsidR="00F46BE6">
        <w:rPr>
          <w:sz w:val="24"/>
          <w:szCs w:val="24"/>
        </w:rPr>
        <w:t xml:space="preserve"> pollen </w:t>
      </w:r>
      <w:r w:rsidR="00F46BE6" w:rsidRPr="00E339EF">
        <w:rPr>
          <w:sz w:val="24"/>
          <w:szCs w:val="24"/>
        </w:rPr>
        <w:t xml:space="preserve">concentration in the 9 nine climates </w:t>
      </w:r>
      <w:r w:rsidR="00F46BE6">
        <w:rPr>
          <w:sz w:val="24"/>
          <w:szCs w:val="24"/>
        </w:rPr>
        <w:t>regions</w:t>
      </w:r>
      <w:r w:rsidR="00F46BE6" w:rsidRPr="00E339EF">
        <w:rPr>
          <w:sz w:val="24"/>
          <w:szCs w:val="24"/>
        </w:rPr>
        <w:t>.</w:t>
      </w:r>
    </w:p>
    <w:p w:rsidR="008A695D" w:rsidRPr="008A695D" w:rsidRDefault="008A695D" w:rsidP="008A695D">
      <w:pPr>
        <w:rPr>
          <w:rFonts w:hint="eastAsia"/>
        </w:rPr>
      </w:pPr>
    </w:p>
    <w:p w:rsidR="00D12A6F" w:rsidRDefault="00D12A6F">
      <w:pPr>
        <w:widowControl/>
        <w:jc w:val="left"/>
        <w:rPr>
          <w:rFonts w:hint="eastAsia"/>
        </w:rPr>
      </w:pPr>
      <w:r>
        <w:br w:type="page"/>
      </w:r>
    </w:p>
    <w:p w:rsidR="008B6ADB" w:rsidRDefault="008B6ADB" w:rsidP="008B6ADB">
      <w:pPr>
        <w:keepNext/>
        <w:rPr>
          <w:rFonts w:hint="eastAsia"/>
        </w:rPr>
      </w:pPr>
      <w:r>
        <w:rPr>
          <w:noProof/>
        </w:rPr>
        <w:lastRenderedPageBreak/>
        <w:drawing>
          <wp:inline distT="0" distB="0" distL="0" distR="0" wp14:anchorId="6E6D2C40" wp14:editId="6D477567">
            <wp:extent cx="5274310" cy="395039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2" cstate="print"/>
                    <a:srcRect/>
                    <a:stretch>
                      <a:fillRect/>
                    </a:stretch>
                  </pic:blipFill>
                  <pic:spPr bwMode="auto">
                    <a:xfrm>
                      <a:off x="0" y="0"/>
                      <a:ext cx="5274310" cy="3950399"/>
                    </a:xfrm>
                    <a:prstGeom prst="rect">
                      <a:avLst/>
                    </a:prstGeom>
                    <a:noFill/>
                    <a:ln w="9525">
                      <a:noFill/>
                      <a:miter lim="800000"/>
                      <a:headEnd/>
                      <a:tailEnd/>
                    </a:ln>
                  </pic:spPr>
                </pic:pic>
              </a:graphicData>
            </a:graphic>
          </wp:inline>
        </w:drawing>
      </w:r>
    </w:p>
    <w:p w:rsidR="00D12A6F" w:rsidRDefault="008B6ADB">
      <w:pPr>
        <w:widowControl/>
        <w:jc w:val="left"/>
        <w:rPr>
          <w:rFonts w:asciiTheme="majorHAnsi" w:eastAsia="黑体" w:hAnsiTheme="majorHAnsi" w:cstheme="majorBidi"/>
          <w:sz w:val="24"/>
          <w:szCs w:val="24"/>
        </w:rPr>
      </w:pPr>
      <w:bookmarkStart w:id="65" w:name="_Ref374890171"/>
      <w:r w:rsidRPr="0046460C">
        <w:rPr>
          <w:sz w:val="24"/>
          <w:szCs w:val="24"/>
        </w:rPr>
        <w:t xml:space="preserve">Figure </w:t>
      </w:r>
      <w:r w:rsidR="00592BD6">
        <w:rPr>
          <w:sz w:val="24"/>
          <w:szCs w:val="24"/>
        </w:rPr>
        <w:fldChar w:fldCharType="begin"/>
      </w:r>
      <w:r w:rsidR="00624CEE">
        <w:rPr>
          <w:sz w:val="24"/>
          <w:szCs w:val="24"/>
        </w:rPr>
        <w:instrText xml:space="preserve"> SEQ Figure \* ARABIC </w:instrText>
      </w:r>
      <w:r w:rsidR="00592BD6">
        <w:rPr>
          <w:sz w:val="24"/>
          <w:szCs w:val="24"/>
        </w:rPr>
        <w:fldChar w:fldCharType="separate"/>
      </w:r>
      <w:r w:rsidR="00DA1F97">
        <w:rPr>
          <w:noProof/>
          <w:sz w:val="24"/>
          <w:szCs w:val="24"/>
        </w:rPr>
        <w:t>19</w:t>
      </w:r>
      <w:r w:rsidR="00592BD6">
        <w:rPr>
          <w:sz w:val="24"/>
          <w:szCs w:val="24"/>
        </w:rPr>
        <w:fldChar w:fldCharType="end"/>
      </w:r>
      <w:bookmarkEnd w:id="65"/>
      <w:r w:rsidR="008A695D">
        <w:rPr>
          <w:sz w:val="24"/>
          <w:szCs w:val="24"/>
        </w:rPr>
        <w:t xml:space="preserve"> </w:t>
      </w:r>
      <w:r w:rsidR="008A695D" w:rsidRPr="00E339EF">
        <w:rPr>
          <w:sz w:val="24"/>
          <w:szCs w:val="24"/>
        </w:rPr>
        <w:t>t</w:t>
      </w:r>
      <w:r w:rsidR="00F46BE6" w:rsidRPr="00F46BE6">
        <w:rPr>
          <w:sz w:val="24"/>
          <w:szCs w:val="24"/>
        </w:rPr>
        <w:t xml:space="preserve"> </w:t>
      </w:r>
      <w:proofErr w:type="gramStart"/>
      <w:r w:rsidR="00F46BE6">
        <w:rPr>
          <w:sz w:val="24"/>
          <w:szCs w:val="24"/>
        </w:rPr>
        <w:t>T</w:t>
      </w:r>
      <w:r w:rsidR="00F46BE6" w:rsidRPr="00E339EF">
        <w:rPr>
          <w:sz w:val="24"/>
          <w:szCs w:val="24"/>
        </w:rPr>
        <w:t>he</w:t>
      </w:r>
      <w:proofErr w:type="gramEnd"/>
      <w:r w:rsidR="00F46BE6" w:rsidRPr="00E339EF">
        <w:rPr>
          <w:sz w:val="24"/>
          <w:szCs w:val="24"/>
        </w:rPr>
        <w:t xml:space="preserve"> </w:t>
      </w:r>
      <w:r w:rsidR="00F46BE6">
        <w:rPr>
          <w:sz w:val="24"/>
          <w:szCs w:val="24"/>
        </w:rPr>
        <w:t>observed</w:t>
      </w:r>
      <w:r w:rsidR="00F46BE6" w:rsidRPr="00E339EF">
        <w:rPr>
          <w:sz w:val="24"/>
          <w:szCs w:val="24"/>
        </w:rPr>
        <w:t xml:space="preserve"> cumulative probability distributions of</w:t>
      </w:r>
      <w:r w:rsidR="00AF3191">
        <w:rPr>
          <w:rFonts w:hint="eastAsia"/>
          <w:sz w:val="24"/>
          <w:szCs w:val="24"/>
        </w:rPr>
        <w:t xml:space="preserve"> </w:t>
      </w:r>
      <w:proofErr w:type="spellStart"/>
      <w:r w:rsidR="00AF3191">
        <w:rPr>
          <w:rFonts w:hint="eastAsia"/>
          <w:sz w:val="24"/>
          <w:szCs w:val="24"/>
        </w:rPr>
        <w:t>Quercus</w:t>
      </w:r>
      <w:r w:rsidR="00F46BE6">
        <w:rPr>
          <w:sz w:val="24"/>
          <w:szCs w:val="24"/>
        </w:rPr>
        <w:t>’s</w:t>
      </w:r>
      <w:proofErr w:type="spellEnd"/>
      <w:r w:rsidR="00F46BE6">
        <w:rPr>
          <w:sz w:val="24"/>
          <w:szCs w:val="24"/>
        </w:rPr>
        <w:t xml:space="preserve"> pollen </w:t>
      </w:r>
      <w:r w:rsidR="00F46BE6" w:rsidRPr="00E339EF">
        <w:rPr>
          <w:sz w:val="24"/>
          <w:szCs w:val="24"/>
        </w:rPr>
        <w:t xml:space="preserve">concentration in the 9 nine climates </w:t>
      </w:r>
      <w:r w:rsidR="00F46BE6">
        <w:rPr>
          <w:sz w:val="24"/>
          <w:szCs w:val="24"/>
        </w:rPr>
        <w:t>regions</w:t>
      </w:r>
      <w:r w:rsidR="00F46BE6" w:rsidRPr="00E339EF">
        <w:rPr>
          <w:sz w:val="24"/>
          <w:szCs w:val="24"/>
        </w:rPr>
        <w:t>.</w:t>
      </w:r>
      <w:r w:rsidR="00D12A6F">
        <w:rPr>
          <w:sz w:val="24"/>
          <w:szCs w:val="24"/>
        </w:rPr>
        <w:br w:type="page"/>
      </w:r>
    </w:p>
    <w:p w:rsidR="007D3D22" w:rsidRDefault="006B01DD" w:rsidP="00D12A6F">
      <w:pPr>
        <w:rPr>
          <w:rFonts w:hint="eastAsia"/>
        </w:rPr>
      </w:pPr>
      <w:r>
        <w:rPr>
          <w:rFonts w:hint="eastAsia"/>
          <w:noProof/>
        </w:rPr>
        <w:lastRenderedPageBreak/>
        <w:drawing>
          <wp:inline distT="0" distB="0" distL="0" distR="0">
            <wp:extent cx="5120640" cy="38404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685F32" w:rsidRPr="007D3D22" w:rsidRDefault="007D3D22" w:rsidP="007D3D22">
      <w:pPr>
        <w:pStyle w:val="a7"/>
        <w:rPr>
          <w:sz w:val="24"/>
          <w:szCs w:val="24"/>
        </w:rPr>
      </w:pPr>
      <w:r w:rsidRPr="007D3D22">
        <w:rPr>
          <w:sz w:val="24"/>
          <w:szCs w:val="24"/>
        </w:rPr>
        <w:t xml:space="preserve">Figure </w:t>
      </w:r>
      <w:r w:rsidR="00592BD6" w:rsidRPr="007D3D22">
        <w:rPr>
          <w:sz w:val="24"/>
          <w:szCs w:val="24"/>
        </w:rPr>
        <w:fldChar w:fldCharType="begin"/>
      </w:r>
      <w:r w:rsidRPr="007D3D22">
        <w:rPr>
          <w:sz w:val="24"/>
          <w:szCs w:val="24"/>
        </w:rPr>
        <w:instrText xml:space="preserve"> SEQ Figure \* ARABIC </w:instrText>
      </w:r>
      <w:r w:rsidR="00592BD6" w:rsidRPr="007D3D22">
        <w:rPr>
          <w:sz w:val="24"/>
          <w:szCs w:val="24"/>
        </w:rPr>
        <w:fldChar w:fldCharType="separate"/>
      </w:r>
      <w:r w:rsidR="00DA1F97">
        <w:rPr>
          <w:noProof/>
          <w:sz w:val="24"/>
          <w:szCs w:val="24"/>
        </w:rPr>
        <w:t>20</w:t>
      </w:r>
      <w:r w:rsidR="00592BD6" w:rsidRPr="007D3D22">
        <w:rPr>
          <w:sz w:val="24"/>
          <w:szCs w:val="24"/>
        </w:rPr>
        <w:fldChar w:fldCharType="end"/>
      </w:r>
      <w:r w:rsidRPr="007D3D22">
        <w:rPr>
          <w:sz w:val="24"/>
          <w:szCs w:val="24"/>
        </w:rPr>
        <w:t xml:space="preserve"> </w:t>
      </w:r>
      <w:bookmarkStart w:id="66" w:name="OLE_LINK7"/>
      <w:bookmarkStart w:id="67" w:name="OLE_LINK8"/>
      <w:proofErr w:type="gramStart"/>
      <w:r w:rsidR="00C47BE8">
        <w:rPr>
          <w:sz w:val="24"/>
          <w:szCs w:val="24"/>
        </w:rPr>
        <w:t>S</w:t>
      </w:r>
      <w:r w:rsidR="00C47BE8" w:rsidRPr="007D3D22">
        <w:rPr>
          <w:sz w:val="24"/>
          <w:szCs w:val="24"/>
        </w:rPr>
        <w:t>imulated</w:t>
      </w:r>
      <w:proofErr w:type="gramEnd"/>
      <w:r w:rsidR="00C47BE8" w:rsidRPr="007D3D22">
        <w:rPr>
          <w:sz w:val="24"/>
          <w:szCs w:val="24"/>
        </w:rPr>
        <w:t xml:space="preserve"> </w:t>
      </w:r>
      <w:r w:rsidRPr="007D3D22">
        <w:rPr>
          <w:sz w:val="24"/>
          <w:szCs w:val="24"/>
        </w:rPr>
        <w:t xml:space="preserve">cumulative probability distribution of daily exposure of population to </w:t>
      </w:r>
      <w:r w:rsidR="00C47BE8" w:rsidRPr="007D3D22">
        <w:rPr>
          <w:sz w:val="24"/>
          <w:szCs w:val="24"/>
        </w:rPr>
        <w:t xml:space="preserve">Ambrosia </w:t>
      </w:r>
      <w:r w:rsidRPr="007D3D22">
        <w:rPr>
          <w:sz w:val="24"/>
          <w:szCs w:val="24"/>
        </w:rPr>
        <w:t>pollen in different climate zones. Data were from simulation results of 100000 virtual residents in each climate zones under three different exposure routes.</w:t>
      </w:r>
    </w:p>
    <w:bookmarkEnd w:id="66"/>
    <w:bookmarkEnd w:id="67"/>
    <w:p w:rsidR="00685F32" w:rsidRDefault="00685F32" w:rsidP="008B6ADB">
      <w:pPr>
        <w:rPr>
          <w:rFonts w:hint="eastAsia"/>
        </w:rPr>
      </w:pPr>
    </w:p>
    <w:p w:rsidR="00D12A6F" w:rsidRDefault="00D12A6F">
      <w:pPr>
        <w:widowControl/>
        <w:jc w:val="left"/>
        <w:rPr>
          <w:rFonts w:hint="eastAsia"/>
        </w:rPr>
      </w:pPr>
      <w:r>
        <w:br w:type="page"/>
      </w:r>
    </w:p>
    <w:p w:rsidR="007D3D22" w:rsidRDefault="008D2EDA" w:rsidP="00D12A6F">
      <w:pPr>
        <w:rPr>
          <w:rFonts w:hint="eastAsia"/>
        </w:rPr>
      </w:pPr>
      <w:r>
        <w:rPr>
          <w:rFonts w:hint="eastAsia"/>
          <w:noProof/>
        </w:rPr>
        <w:lastRenderedPageBreak/>
        <w:drawing>
          <wp:inline distT="0" distB="0" distL="0" distR="0" wp14:anchorId="24423E82" wp14:editId="1C64CB09">
            <wp:extent cx="5120640" cy="38404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AF3191" w:rsidRPr="007D3D22" w:rsidRDefault="007D3D22" w:rsidP="00AF3191">
      <w:pPr>
        <w:pStyle w:val="a7"/>
        <w:rPr>
          <w:sz w:val="24"/>
          <w:szCs w:val="24"/>
        </w:rPr>
      </w:pPr>
      <w:r w:rsidRPr="007D3D22">
        <w:rPr>
          <w:sz w:val="24"/>
          <w:szCs w:val="24"/>
        </w:rPr>
        <w:t xml:space="preserve">Figure </w:t>
      </w:r>
      <w:r w:rsidR="00592BD6" w:rsidRPr="007D3D22">
        <w:rPr>
          <w:sz w:val="24"/>
          <w:szCs w:val="24"/>
        </w:rPr>
        <w:fldChar w:fldCharType="begin"/>
      </w:r>
      <w:r w:rsidRPr="007D3D22">
        <w:rPr>
          <w:sz w:val="24"/>
          <w:szCs w:val="24"/>
        </w:rPr>
        <w:instrText xml:space="preserve"> SEQ Figure \* ARABIC </w:instrText>
      </w:r>
      <w:r w:rsidR="00592BD6" w:rsidRPr="007D3D22">
        <w:rPr>
          <w:sz w:val="24"/>
          <w:szCs w:val="24"/>
        </w:rPr>
        <w:fldChar w:fldCharType="separate"/>
      </w:r>
      <w:r w:rsidR="00DA1F97">
        <w:rPr>
          <w:noProof/>
          <w:sz w:val="24"/>
          <w:szCs w:val="24"/>
        </w:rPr>
        <w:t>21</w:t>
      </w:r>
      <w:r w:rsidR="00592BD6" w:rsidRPr="007D3D22">
        <w:rPr>
          <w:sz w:val="24"/>
          <w:szCs w:val="24"/>
        </w:rPr>
        <w:fldChar w:fldCharType="end"/>
      </w:r>
      <w:r w:rsidRPr="007D3D22">
        <w:rPr>
          <w:sz w:val="24"/>
          <w:szCs w:val="24"/>
        </w:rPr>
        <w:t xml:space="preserve"> </w:t>
      </w:r>
      <w:proofErr w:type="gramStart"/>
      <w:r w:rsidR="00AF3191">
        <w:rPr>
          <w:sz w:val="24"/>
          <w:szCs w:val="24"/>
        </w:rPr>
        <w:t>S</w:t>
      </w:r>
      <w:r w:rsidR="00AF3191" w:rsidRPr="007D3D22">
        <w:rPr>
          <w:sz w:val="24"/>
          <w:szCs w:val="24"/>
        </w:rPr>
        <w:t>imulated</w:t>
      </w:r>
      <w:proofErr w:type="gramEnd"/>
      <w:r w:rsidR="00AF3191" w:rsidRPr="007D3D22">
        <w:rPr>
          <w:sz w:val="24"/>
          <w:szCs w:val="24"/>
        </w:rPr>
        <w:t xml:space="preserve"> cumulative probability distribution of daily exposure of population to </w:t>
      </w:r>
      <w:r w:rsidR="00581EDE">
        <w:rPr>
          <w:rFonts w:hint="eastAsia"/>
          <w:sz w:val="24"/>
          <w:szCs w:val="24"/>
        </w:rPr>
        <w:t>Artemisia</w:t>
      </w:r>
      <w:r w:rsidR="00AF3191" w:rsidRPr="007D3D22">
        <w:rPr>
          <w:sz w:val="24"/>
          <w:szCs w:val="24"/>
        </w:rPr>
        <w:t xml:space="preserve"> pollen in different climate zones. Data were from simulation results of 100000 virtual residents in each climate zones under three different exposure routes.</w:t>
      </w:r>
    </w:p>
    <w:p w:rsidR="000C5B03" w:rsidRPr="00AF3191" w:rsidRDefault="000C5B03" w:rsidP="00AF3191">
      <w:pPr>
        <w:pStyle w:val="a7"/>
      </w:pPr>
    </w:p>
    <w:p w:rsidR="00D12A6F" w:rsidRDefault="00D12A6F">
      <w:pPr>
        <w:widowControl/>
        <w:jc w:val="left"/>
        <w:rPr>
          <w:rFonts w:hint="eastAsia"/>
        </w:rPr>
      </w:pPr>
      <w:r>
        <w:br w:type="page"/>
      </w:r>
    </w:p>
    <w:p w:rsidR="007D3D22" w:rsidRDefault="006B01DD" w:rsidP="00D12A6F">
      <w:pPr>
        <w:rPr>
          <w:rFonts w:hint="eastAsia"/>
        </w:rPr>
      </w:pPr>
      <w:r>
        <w:rPr>
          <w:rFonts w:hint="eastAsia"/>
          <w:noProof/>
        </w:rPr>
        <w:lastRenderedPageBreak/>
        <w:drawing>
          <wp:inline distT="0" distB="0" distL="0" distR="0">
            <wp:extent cx="5120640" cy="384048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581EDE" w:rsidRPr="007D3D22" w:rsidRDefault="007D3D22" w:rsidP="00581EDE">
      <w:pPr>
        <w:pStyle w:val="a7"/>
        <w:rPr>
          <w:sz w:val="24"/>
          <w:szCs w:val="24"/>
        </w:rPr>
      </w:pPr>
      <w:r w:rsidRPr="007D3D22">
        <w:rPr>
          <w:sz w:val="24"/>
          <w:szCs w:val="24"/>
        </w:rPr>
        <w:t xml:space="preserve">Figure </w:t>
      </w:r>
      <w:r w:rsidR="00592BD6" w:rsidRPr="007D3D22">
        <w:rPr>
          <w:sz w:val="24"/>
          <w:szCs w:val="24"/>
        </w:rPr>
        <w:fldChar w:fldCharType="begin"/>
      </w:r>
      <w:r w:rsidRPr="007D3D22">
        <w:rPr>
          <w:sz w:val="24"/>
          <w:szCs w:val="24"/>
        </w:rPr>
        <w:instrText xml:space="preserve"> SEQ Figure \* ARABIC </w:instrText>
      </w:r>
      <w:r w:rsidR="00592BD6" w:rsidRPr="007D3D22">
        <w:rPr>
          <w:sz w:val="24"/>
          <w:szCs w:val="24"/>
        </w:rPr>
        <w:fldChar w:fldCharType="separate"/>
      </w:r>
      <w:r w:rsidR="00DA1F97">
        <w:rPr>
          <w:noProof/>
          <w:sz w:val="24"/>
          <w:szCs w:val="24"/>
        </w:rPr>
        <w:t>22</w:t>
      </w:r>
      <w:r w:rsidR="00592BD6" w:rsidRPr="007D3D22">
        <w:rPr>
          <w:sz w:val="24"/>
          <w:szCs w:val="24"/>
        </w:rPr>
        <w:fldChar w:fldCharType="end"/>
      </w:r>
      <w:r w:rsidRPr="007D3D22">
        <w:rPr>
          <w:sz w:val="24"/>
          <w:szCs w:val="24"/>
        </w:rPr>
        <w:t xml:space="preserve"> </w:t>
      </w:r>
      <w:proofErr w:type="gramStart"/>
      <w:r w:rsidR="00581EDE">
        <w:rPr>
          <w:sz w:val="24"/>
          <w:szCs w:val="24"/>
        </w:rPr>
        <w:t>S</w:t>
      </w:r>
      <w:r w:rsidR="00581EDE" w:rsidRPr="007D3D22">
        <w:rPr>
          <w:sz w:val="24"/>
          <w:szCs w:val="24"/>
        </w:rPr>
        <w:t>imulated</w:t>
      </w:r>
      <w:proofErr w:type="gramEnd"/>
      <w:r w:rsidR="00581EDE" w:rsidRPr="007D3D22">
        <w:rPr>
          <w:sz w:val="24"/>
          <w:szCs w:val="24"/>
        </w:rPr>
        <w:t xml:space="preserve"> cumulative probability distribution of daily exposure of population to </w:t>
      </w:r>
      <w:r w:rsidR="00581EDE">
        <w:rPr>
          <w:rFonts w:hint="eastAsia"/>
          <w:sz w:val="24"/>
          <w:szCs w:val="24"/>
        </w:rPr>
        <w:t>Betula</w:t>
      </w:r>
      <w:r w:rsidR="00581EDE" w:rsidRPr="007D3D22">
        <w:rPr>
          <w:sz w:val="24"/>
          <w:szCs w:val="24"/>
        </w:rPr>
        <w:t xml:space="preserve"> pollen in different climate zones. Data were from simulation results of 100000 virtual residents in each climate zones under three different exposure routes.</w:t>
      </w:r>
    </w:p>
    <w:p w:rsidR="000C5B03" w:rsidRPr="00581EDE" w:rsidRDefault="000C5B03" w:rsidP="007D3D22">
      <w:pPr>
        <w:pStyle w:val="a7"/>
        <w:rPr>
          <w:sz w:val="24"/>
          <w:szCs w:val="24"/>
        </w:rPr>
      </w:pPr>
    </w:p>
    <w:p w:rsidR="00D12A6F" w:rsidRDefault="00D12A6F">
      <w:pPr>
        <w:widowControl/>
        <w:jc w:val="left"/>
        <w:rPr>
          <w:rFonts w:asciiTheme="majorHAnsi" w:eastAsia="黑体" w:hAnsiTheme="majorHAnsi" w:cstheme="majorBidi"/>
          <w:sz w:val="24"/>
          <w:szCs w:val="24"/>
        </w:rPr>
      </w:pPr>
      <w:r>
        <w:rPr>
          <w:sz w:val="24"/>
          <w:szCs w:val="24"/>
        </w:rPr>
        <w:br w:type="page"/>
      </w:r>
    </w:p>
    <w:p w:rsidR="007D3D22" w:rsidRDefault="00BB6DB6" w:rsidP="00D12A6F">
      <w:pPr>
        <w:rPr>
          <w:rFonts w:hint="eastAsia"/>
        </w:rPr>
      </w:pPr>
      <w:r>
        <w:rPr>
          <w:rFonts w:hint="eastAsia"/>
          <w:noProof/>
        </w:rPr>
        <w:lastRenderedPageBreak/>
        <w:drawing>
          <wp:inline distT="0" distB="0" distL="0" distR="0">
            <wp:extent cx="5120640" cy="38404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DA6D26" w:rsidRPr="007D3D22" w:rsidRDefault="007D3D22" w:rsidP="00DA6D26">
      <w:pPr>
        <w:pStyle w:val="a7"/>
        <w:rPr>
          <w:sz w:val="24"/>
          <w:szCs w:val="24"/>
        </w:rPr>
      </w:pPr>
      <w:r w:rsidRPr="007D3D22">
        <w:rPr>
          <w:sz w:val="24"/>
          <w:szCs w:val="24"/>
        </w:rPr>
        <w:t xml:space="preserve">Figure </w:t>
      </w:r>
      <w:r w:rsidR="00592BD6" w:rsidRPr="007D3D22">
        <w:rPr>
          <w:sz w:val="24"/>
          <w:szCs w:val="24"/>
        </w:rPr>
        <w:fldChar w:fldCharType="begin"/>
      </w:r>
      <w:r w:rsidRPr="007D3D22">
        <w:rPr>
          <w:sz w:val="24"/>
          <w:szCs w:val="24"/>
        </w:rPr>
        <w:instrText xml:space="preserve"> SEQ Figure \* ARABIC </w:instrText>
      </w:r>
      <w:r w:rsidR="00592BD6" w:rsidRPr="007D3D22">
        <w:rPr>
          <w:sz w:val="24"/>
          <w:szCs w:val="24"/>
        </w:rPr>
        <w:fldChar w:fldCharType="separate"/>
      </w:r>
      <w:r w:rsidR="00DA1F97">
        <w:rPr>
          <w:noProof/>
          <w:sz w:val="24"/>
          <w:szCs w:val="24"/>
        </w:rPr>
        <w:t>23</w:t>
      </w:r>
      <w:r w:rsidR="00592BD6" w:rsidRPr="007D3D22">
        <w:rPr>
          <w:sz w:val="24"/>
          <w:szCs w:val="24"/>
        </w:rPr>
        <w:fldChar w:fldCharType="end"/>
      </w:r>
      <w:r w:rsidRPr="007D3D22">
        <w:rPr>
          <w:sz w:val="24"/>
          <w:szCs w:val="24"/>
        </w:rPr>
        <w:t xml:space="preserve"> </w:t>
      </w:r>
      <w:proofErr w:type="gramStart"/>
      <w:r w:rsidR="00DA6D26">
        <w:rPr>
          <w:sz w:val="24"/>
          <w:szCs w:val="24"/>
        </w:rPr>
        <w:t>S</w:t>
      </w:r>
      <w:r w:rsidR="00DA6D26" w:rsidRPr="007D3D22">
        <w:rPr>
          <w:sz w:val="24"/>
          <w:szCs w:val="24"/>
        </w:rPr>
        <w:t>imulated</w:t>
      </w:r>
      <w:proofErr w:type="gramEnd"/>
      <w:r w:rsidR="00DA6D26" w:rsidRPr="007D3D22">
        <w:rPr>
          <w:sz w:val="24"/>
          <w:szCs w:val="24"/>
        </w:rPr>
        <w:t xml:space="preserve"> cumulative probability distribution of daily exposure of population to </w:t>
      </w:r>
      <w:r w:rsidR="00DA6D26">
        <w:rPr>
          <w:rFonts w:hint="eastAsia"/>
          <w:sz w:val="24"/>
          <w:szCs w:val="24"/>
        </w:rPr>
        <w:t xml:space="preserve">Gramineae </w:t>
      </w:r>
      <w:r w:rsidR="00DA6D26" w:rsidRPr="007D3D22">
        <w:rPr>
          <w:sz w:val="24"/>
          <w:szCs w:val="24"/>
        </w:rPr>
        <w:t>pollen in different climate zones. Data were from simulation results of 100000 virtual residents in each climate zones under three different exposure routes.</w:t>
      </w:r>
    </w:p>
    <w:p w:rsidR="007D3D22" w:rsidRPr="00DA6D26" w:rsidRDefault="007D3D22" w:rsidP="007D3D22">
      <w:pPr>
        <w:pStyle w:val="a7"/>
        <w:rPr>
          <w:sz w:val="24"/>
          <w:szCs w:val="24"/>
        </w:rPr>
      </w:pPr>
    </w:p>
    <w:p w:rsidR="000C5B03" w:rsidRDefault="000C5B03" w:rsidP="007D3D22">
      <w:pPr>
        <w:pStyle w:val="a7"/>
      </w:pPr>
    </w:p>
    <w:p w:rsidR="00D12A6F" w:rsidRDefault="00D12A6F">
      <w:pPr>
        <w:widowControl/>
        <w:jc w:val="left"/>
        <w:rPr>
          <w:rFonts w:hint="eastAsia"/>
        </w:rPr>
      </w:pPr>
      <w:r>
        <w:br w:type="page"/>
      </w:r>
    </w:p>
    <w:p w:rsidR="007D3D22" w:rsidRDefault="00BB6DB6" w:rsidP="00D12A6F">
      <w:pPr>
        <w:rPr>
          <w:rFonts w:hint="eastAsia"/>
        </w:rPr>
      </w:pPr>
      <w:r>
        <w:rPr>
          <w:rFonts w:hint="eastAsia"/>
          <w:noProof/>
        </w:rPr>
        <w:lastRenderedPageBreak/>
        <w:drawing>
          <wp:inline distT="0" distB="0" distL="0" distR="0">
            <wp:extent cx="5120640" cy="38404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DA6D26" w:rsidRPr="007D3D22" w:rsidRDefault="007D3D22" w:rsidP="00DA6D26">
      <w:pPr>
        <w:pStyle w:val="a7"/>
        <w:rPr>
          <w:sz w:val="24"/>
          <w:szCs w:val="24"/>
        </w:rPr>
      </w:pPr>
      <w:r>
        <w:t xml:space="preserve">Figure </w:t>
      </w:r>
      <w:r w:rsidR="00592BD6">
        <w:fldChar w:fldCharType="begin"/>
      </w:r>
      <w:r>
        <w:instrText xml:space="preserve"> SEQ Figure \* ARABIC </w:instrText>
      </w:r>
      <w:r w:rsidR="00592BD6">
        <w:fldChar w:fldCharType="separate"/>
      </w:r>
      <w:r w:rsidR="00DA1F97">
        <w:rPr>
          <w:noProof/>
        </w:rPr>
        <w:t>24</w:t>
      </w:r>
      <w:r w:rsidR="00592BD6">
        <w:fldChar w:fldCharType="end"/>
      </w:r>
      <w:r>
        <w:t xml:space="preserve"> </w:t>
      </w:r>
      <w:proofErr w:type="gramStart"/>
      <w:r w:rsidR="00DA6D26">
        <w:rPr>
          <w:sz w:val="24"/>
          <w:szCs w:val="24"/>
        </w:rPr>
        <w:t>S</w:t>
      </w:r>
      <w:r w:rsidR="00DA6D26" w:rsidRPr="007D3D22">
        <w:rPr>
          <w:sz w:val="24"/>
          <w:szCs w:val="24"/>
        </w:rPr>
        <w:t>imulated</w:t>
      </w:r>
      <w:proofErr w:type="gramEnd"/>
      <w:r w:rsidR="00DA6D26" w:rsidRPr="007D3D22">
        <w:rPr>
          <w:sz w:val="24"/>
          <w:szCs w:val="24"/>
        </w:rPr>
        <w:t xml:space="preserve"> cumulative probability distribution of daily exposure of population to </w:t>
      </w:r>
      <w:r w:rsidR="00DA6D26">
        <w:rPr>
          <w:rFonts w:hint="eastAsia"/>
          <w:sz w:val="24"/>
          <w:szCs w:val="24"/>
        </w:rPr>
        <w:t>Quercus</w:t>
      </w:r>
      <w:r w:rsidR="00DA6D26" w:rsidRPr="007D3D22">
        <w:rPr>
          <w:sz w:val="24"/>
          <w:szCs w:val="24"/>
        </w:rPr>
        <w:t xml:space="preserve"> pollen in different climate zones. Data were from simulation results of 100000 virtual residents in each climate zones under three different exposure routes.</w:t>
      </w:r>
    </w:p>
    <w:p w:rsidR="00970278" w:rsidRPr="00DA6D26" w:rsidRDefault="00970278" w:rsidP="00DA6D26">
      <w:pPr>
        <w:pStyle w:val="a7"/>
        <w:sectPr w:rsidR="00970278" w:rsidRPr="00DA6D26" w:rsidSect="00CF0854">
          <w:headerReference w:type="default" r:id="rId68"/>
          <w:pgSz w:w="11906" w:h="16838"/>
          <w:pgMar w:top="1440" w:right="1440" w:bottom="1440" w:left="2160" w:header="720" w:footer="720" w:gutter="0"/>
          <w:cols w:space="720"/>
          <w:docGrid w:linePitch="312"/>
        </w:sectPr>
      </w:pPr>
    </w:p>
    <w:p w:rsidR="00970278" w:rsidRDefault="00970278" w:rsidP="008B6ADB">
      <w:pPr>
        <w:rPr>
          <w:rFonts w:hint="eastAsia"/>
        </w:rPr>
        <w:sectPr w:rsidR="00970278" w:rsidSect="00CF0854">
          <w:pgSz w:w="16838" w:h="11906" w:orient="landscape" w:code="9"/>
          <w:pgMar w:top="1440" w:right="1440" w:bottom="2160" w:left="1440" w:header="720" w:footer="720" w:gutter="0"/>
          <w:cols w:space="720"/>
          <w:docGrid w:linePitch="312"/>
        </w:sectPr>
      </w:pPr>
    </w:p>
    <w:p w:rsidR="009B7047" w:rsidRPr="008B6ADB" w:rsidRDefault="009B7047" w:rsidP="008B6ADB">
      <w:pPr>
        <w:rPr>
          <w:rFonts w:hint="eastAsia"/>
        </w:rPr>
      </w:pPr>
    </w:p>
    <w:p w:rsidR="00624CEE" w:rsidRDefault="00A71B5B" w:rsidP="00D12A6F">
      <w:pPr>
        <w:rPr>
          <w:rFonts w:hint="eastAsia"/>
        </w:rPr>
      </w:pPr>
      <w:r>
        <w:rPr>
          <w:rFonts w:hint="eastAsia"/>
          <w:noProof/>
        </w:rPr>
        <w:drawing>
          <wp:inline distT="0" distB="0" distL="0" distR="0">
            <wp:extent cx="5120640" cy="384048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D12A6F" w:rsidRDefault="00624CEE">
      <w:pPr>
        <w:widowControl/>
        <w:jc w:val="left"/>
        <w:rPr>
          <w:rFonts w:asciiTheme="majorHAnsi" w:eastAsia="黑体" w:hAnsiTheme="majorHAnsi" w:cstheme="majorBidi"/>
          <w:sz w:val="24"/>
          <w:szCs w:val="24"/>
        </w:rPr>
      </w:pPr>
      <w:bookmarkStart w:id="68" w:name="_Ref375003229"/>
      <w:r w:rsidRPr="00624CEE">
        <w:rPr>
          <w:sz w:val="24"/>
          <w:szCs w:val="24"/>
        </w:rPr>
        <w:t xml:space="preserve">Figure </w:t>
      </w:r>
      <w:r w:rsidR="00592BD6" w:rsidRPr="00624CEE">
        <w:rPr>
          <w:sz w:val="24"/>
          <w:szCs w:val="24"/>
        </w:rPr>
        <w:fldChar w:fldCharType="begin"/>
      </w:r>
      <w:r w:rsidRPr="00624CEE">
        <w:rPr>
          <w:sz w:val="24"/>
          <w:szCs w:val="24"/>
        </w:rPr>
        <w:instrText xml:space="preserve"> SEQ Figure \* ARABIC </w:instrText>
      </w:r>
      <w:r w:rsidR="00592BD6" w:rsidRPr="00624CEE">
        <w:rPr>
          <w:sz w:val="24"/>
          <w:szCs w:val="24"/>
        </w:rPr>
        <w:fldChar w:fldCharType="separate"/>
      </w:r>
      <w:r w:rsidR="00DA1F97">
        <w:rPr>
          <w:noProof/>
          <w:sz w:val="24"/>
          <w:szCs w:val="24"/>
        </w:rPr>
        <w:t>25</w:t>
      </w:r>
      <w:r w:rsidR="00592BD6" w:rsidRPr="00624CEE">
        <w:rPr>
          <w:sz w:val="24"/>
          <w:szCs w:val="24"/>
        </w:rPr>
        <w:fldChar w:fldCharType="end"/>
      </w:r>
      <w:bookmarkEnd w:id="68"/>
      <w:r w:rsidRPr="00624CEE">
        <w:rPr>
          <w:sz w:val="24"/>
          <w:szCs w:val="24"/>
        </w:rPr>
        <w:t xml:space="preserve"> Mean and Standard Deviation of Normalized </w:t>
      </w:r>
      <w:r w:rsidR="003E70F6" w:rsidRPr="00624CEE">
        <w:rPr>
          <w:sz w:val="24"/>
          <w:szCs w:val="24"/>
        </w:rPr>
        <w:t>Sensitivity</w:t>
      </w:r>
      <w:r w:rsidRPr="00624CEE">
        <w:rPr>
          <w:sz w:val="24"/>
          <w:szCs w:val="24"/>
        </w:rPr>
        <w:t xml:space="preserve"> </w:t>
      </w:r>
      <w:r w:rsidR="00E63027" w:rsidRPr="00624CEE">
        <w:rPr>
          <w:sz w:val="24"/>
          <w:szCs w:val="24"/>
        </w:rPr>
        <w:t>Coefficient (</w:t>
      </w:r>
      <w:r w:rsidRPr="00624CEE">
        <w:rPr>
          <w:sz w:val="24"/>
          <w:szCs w:val="24"/>
        </w:rPr>
        <w:t xml:space="preserve">NSC) for population exposure in </w:t>
      </w:r>
      <w:r w:rsidR="00E63027">
        <w:rPr>
          <w:sz w:val="24"/>
          <w:szCs w:val="24"/>
        </w:rPr>
        <w:t>Central</w:t>
      </w:r>
      <w:r w:rsidR="00B004A1">
        <w:rPr>
          <w:sz w:val="24"/>
          <w:szCs w:val="24"/>
        </w:rPr>
        <w:t xml:space="preserve"> Climate Region</w:t>
      </w:r>
      <w:r w:rsidR="00E63027">
        <w:rPr>
          <w:sz w:val="24"/>
          <w:szCs w:val="24"/>
        </w:rPr>
        <w:t>(Ohio Valley)</w:t>
      </w:r>
      <w:r w:rsidR="00FD6DC2">
        <w:rPr>
          <w:sz w:val="24"/>
          <w:szCs w:val="24"/>
        </w:rPr>
        <w:t xml:space="preserve">(A) Inhalation  (B)Dermal  (C) Ingestion </w:t>
      </w:r>
      <w:r w:rsidR="004B624D">
        <w:rPr>
          <w:sz w:val="24"/>
          <w:szCs w:val="24"/>
        </w:rPr>
        <w:t xml:space="preserve"> </w:t>
      </w:r>
      <w:r w:rsidR="00FD6DC2">
        <w:rPr>
          <w:sz w:val="24"/>
          <w:szCs w:val="24"/>
        </w:rPr>
        <w:t>(D</w:t>
      </w:r>
      <w:r w:rsidRPr="00624CEE">
        <w:rPr>
          <w:sz w:val="24"/>
          <w:szCs w:val="24"/>
        </w:rPr>
        <w:t xml:space="preserve">)Total Exposures </w:t>
      </w:r>
      <w:r w:rsidRPr="00624CEE">
        <w:rPr>
          <w:rFonts w:hint="eastAsia"/>
          <w:sz w:val="24"/>
          <w:szCs w:val="24"/>
        </w:rPr>
        <w:t xml:space="preserve"> </w:t>
      </w:r>
      <w:r w:rsidR="00957EC6">
        <w:rPr>
          <w:sz w:val="24"/>
          <w:szCs w:val="24"/>
        </w:rPr>
        <w:t xml:space="preserve">The vertical dashed lines represent the NSC values </w:t>
      </w:r>
      <w:r w:rsidR="00C9519A">
        <w:rPr>
          <w:sz w:val="24"/>
          <w:szCs w:val="24"/>
        </w:rPr>
        <w:t xml:space="preserve">of </w:t>
      </w:r>
      <w:r w:rsidR="00957EC6">
        <w:rPr>
          <w:sz w:val="24"/>
          <w:szCs w:val="24"/>
        </w:rPr>
        <w:t>0. Number in the figure are parameter IDs:</w:t>
      </w:r>
      <w:r w:rsidR="0062431B">
        <w:rPr>
          <w:sz w:val="24"/>
          <w:szCs w:val="24"/>
        </w:rPr>
        <w:t xml:space="preserve">1 u*, </w:t>
      </w:r>
      <w:r w:rsidR="003B23B4">
        <w:rPr>
          <w:sz w:val="24"/>
          <w:szCs w:val="24"/>
        </w:rPr>
        <w:t>2 k, 3</w:t>
      </w:r>
      <w:r w:rsidR="0062431B">
        <w:rPr>
          <w:sz w:val="24"/>
          <w:szCs w:val="24"/>
        </w:rPr>
        <w:t xml:space="preserve"> </w:t>
      </w:r>
      <w:r w:rsidR="003B23B4">
        <w:rPr>
          <w:sz w:val="24"/>
          <w:szCs w:val="24"/>
        </w:rPr>
        <w:t>Dp, 4</w:t>
      </w:r>
      <w:r w:rsidR="0062431B">
        <w:rPr>
          <w:sz w:val="24"/>
          <w:szCs w:val="24"/>
        </w:rPr>
        <w:t xml:space="preserve"> </w:t>
      </w:r>
      <w:r w:rsidR="003B23B4">
        <w:rPr>
          <w:sz w:val="24"/>
          <w:szCs w:val="24"/>
        </w:rPr>
        <w:t>Pp, 5</w:t>
      </w:r>
      <w:r w:rsidR="0062431B">
        <w:rPr>
          <w:sz w:val="24"/>
          <w:szCs w:val="24"/>
        </w:rPr>
        <w:t xml:space="preserve"> </w:t>
      </w:r>
      <w:r w:rsidR="003B23B4">
        <w:rPr>
          <w:sz w:val="24"/>
          <w:szCs w:val="24"/>
        </w:rPr>
        <w:t>mu, 6</w:t>
      </w:r>
      <w:r w:rsidR="0062431B" w:rsidRPr="0062431B">
        <w:rPr>
          <w:rFonts w:hint="eastAsia"/>
          <w:sz w:val="24"/>
          <w:szCs w:val="24"/>
        </w:rPr>
        <w:t>λ</w:t>
      </w:r>
      <w:r w:rsidR="003B23B4">
        <w:rPr>
          <w:sz w:val="24"/>
          <w:szCs w:val="24"/>
        </w:rPr>
        <w:t>, 7</w:t>
      </w:r>
      <w:r w:rsidR="0062431B">
        <w:rPr>
          <w:sz w:val="24"/>
          <w:szCs w:val="24"/>
        </w:rPr>
        <w:t xml:space="preserve"> Pa,</w:t>
      </w:r>
      <w:r w:rsidR="003B23B4">
        <w:rPr>
          <w:sz w:val="24"/>
          <w:szCs w:val="24"/>
        </w:rPr>
        <w:t xml:space="preserve"> 8 T, 9 Ve, 10</w:t>
      </w:r>
      <w:r w:rsidR="0062431B">
        <w:rPr>
          <w:sz w:val="24"/>
          <w:szCs w:val="24"/>
        </w:rPr>
        <w:t xml:space="preserve"> Tind, </w:t>
      </w:r>
      <w:r w:rsidR="003B23B4">
        <w:rPr>
          <w:sz w:val="24"/>
          <w:szCs w:val="24"/>
        </w:rPr>
        <w:t>11</w:t>
      </w:r>
      <w:r w:rsidR="0062431B">
        <w:rPr>
          <w:sz w:val="24"/>
          <w:szCs w:val="24"/>
        </w:rPr>
        <w:t xml:space="preserve"> </w:t>
      </w:r>
      <w:r w:rsidR="003B23B4">
        <w:rPr>
          <w:sz w:val="24"/>
          <w:szCs w:val="24"/>
        </w:rPr>
        <w:t>Tout, 12 F, 13</w:t>
      </w:r>
      <w:r w:rsidR="0062431B">
        <w:rPr>
          <w:sz w:val="24"/>
          <w:szCs w:val="24"/>
        </w:rPr>
        <w:t xml:space="preserve"> </w:t>
      </w:r>
      <w:r w:rsidR="003B23B4">
        <w:rPr>
          <w:sz w:val="24"/>
          <w:szCs w:val="24"/>
        </w:rPr>
        <w:t>Sa, 14</w:t>
      </w:r>
      <w:r w:rsidR="0062431B">
        <w:rPr>
          <w:sz w:val="24"/>
          <w:szCs w:val="24"/>
        </w:rPr>
        <w:t xml:space="preserve"> Sr, </w:t>
      </w:r>
      <w:r w:rsidR="003B23B4">
        <w:rPr>
          <w:sz w:val="24"/>
          <w:szCs w:val="24"/>
        </w:rPr>
        <w:t>15</w:t>
      </w:r>
      <w:r w:rsidR="0062431B">
        <w:rPr>
          <w:sz w:val="24"/>
          <w:szCs w:val="24"/>
        </w:rPr>
        <w:t xml:space="preserve"> </w:t>
      </w:r>
      <w:proofErr w:type="spellStart"/>
      <w:r w:rsidR="0062431B">
        <w:rPr>
          <w:sz w:val="24"/>
          <w:szCs w:val="24"/>
        </w:rPr>
        <w:t>Inf</w:t>
      </w:r>
      <w:proofErr w:type="spellEnd"/>
      <w:r w:rsidR="0062431B">
        <w:rPr>
          <w:sz w:val="24"/>
          <w:szCs w:val="24"/>
        </w:rPr>
        <w:t>, 1</w:t>
      </w:r>
      <w:r w:rsidR="003B23B4">
        <w:rPr>
          <w:sz w:val="24"/>
          <w:szCs w:val="24"/>
        </w:rPr>
        <w:t>6</w:t>
      </w:r>
      <w:r w:rsidR="0062431B">
        <w:rPr>
          <w:sz w:val="24"/>
          <w:szCs w:val="24"/>
        </w:rPr>
        <w:t xml:space="preserve"> </w:t>
      </w:r>
      <w:proofErr w:type="spellStart"/>
      <w:r w:rsidR="0062431B">
        <w:rPr>
          <w:sz w:val="24"/>
          <w:szCs w:val="24"/>
        </w:rPr>
        <w:t>Inm</w:t>
      </w:r>
      <w:proofErr w:type="spellEnd"/>
      <w:r w:rsidR="0062431B">
        <w:rPr>
          <w:sz w:val="24"/>
          <w:szCs w:val="24"/>
        </w:rPr>
        <w:t>, 1</w:t>
      </w:r>
      <w:r w:rsidR="003B23B4">
        <w:rPr>
          <w:sz w:val="24"/>
          <w:szCs w:val="24"/>
        </w:rPr>
        <w:t>7</w:t>
      </w:r>
      <w:r w:rsidR="0062431B">
        <w:rPr>
          <w:sz w:val="24"/>
          <w:szCs w:val="24"/>
        </w:rPr>
        <w:t xml:space="preserve"> </w:t>
      </w:r>
      <w:proofErr w:type="spellStart"/>
      <w:r w:rsidR="0062431B">
        <w:rPr>
          <w:sz w:val="24"/>
          <w:szCs w:val="24"/>
        </w:rPr>
        <w:t>Vd</w:t>
      </w:r>
      <w:proofErr w:type="spellEnd"/>
      <w:r w:rsidR="0062431B">
        <w:rPr>
          <w:sz w:val="24"/>
          <w:szCs w:val="24"/>
        </w:rPr>
        <w:t>, 1</w:t>
      </w:r>
      <w:r w:rsidR="003B23B4">
        <w:rPr>
          <w:sz w:val="24"/>
          <w:szCs w:val="24"/>
        </w:rPr>
        <w:t>8</w:t>
      </w:r>
      <w:r w:rsidR="0062431B">
        <w:rPr>
          <w:sz w:val="24"/>
          <w:szCs w:val="24"/>
        </w:rPr>
        <w:t xml:space="preserve"> </w:t>
      </w:r>
      <w:proofErr w:type="spellStart"/>
      <w:r w:rsidR="0062431B">
        <w:rPr>
          <w:sz w:val="24"/>
          <w:szCs w:val="24"/>
        </w:rPr>
        <w:t>Lr</w:t>
      </w:r>
      <w:proofErr w:type="spellEnd"/>
      <w:r w:rsidR="00C9519A">
        <w:rPr>
          <w:sz w:val="24"/>
          <w:szCs w:val="24"/>
        </w:rPr>
        <w:t xml:space="preserve">. </w:t>
      </w:r>
      <w:r w:rsidR="00D12A6F">
        <w:rPr>
          <w:sz w:val="24"/>
          <w:szCs w:val="24"/>
        </w:rPr>
        <w:t xml:space="preserve"> </w:t>
      </w:r>
      <w:r w:rsidR="00D12A6F">
        <w:rPr>
          <w:sz w:val="24"/>
          <w:szCs w:val="24"/>
        </w:rPr>
        <w:br w:type="page"/>
      </w:r>
    </w:p>
    <w:p w:rsidR="00E63027" w:rsidRDefault="00CF2A85" w:rsidP="00D12A6F">
      <w:pPr>
        <w:rPr>
          <w:rFonts w:hint="eastAsia"/>
        </w:rPr>
      </w:pPr>
      <w:r>
        <w:rPr>
          <w:rFonts w:hint="eastAsia"/>
          <w:noProof/>
        </w:rPr>
        <w:lastRenderedPageBreak/>
        <w:drawing>
          <wp:inline distT="0" distB="0" distL="0" distR="0">
            <wp:extent cx="5120640" cy="384048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970278" w:rsidRPr="00676A55" w:rsidRDefault="00E63027" w:rsidP="00676A55">
      <w:pPr>
        <w:pStyle w:val="a7"/>
        <w:rPr>
          <w:sz w:val="24"/>
          <w:szCs w:val="24"/>
        </w:rPr>
        <w:sectPr w:rsidR="00970278" w:rsidRPr="00676A55" w:rsidSect="00970278">
          <w:type w:val="continuous"/>
          <w:pgSz w:w="16838" w:h="11906" w:orient="landscape" w:code="9"/>
          <w:pgMar w:top="1440" w:right="1440" w:bottom="2160" w:left="1440" w:header="720" w:footer="720" w:gutter="0"/>
          <w:cols w:space="720"/>
          <w:docGrid w:linePitch="312"/>
        </w:sectPr>
      </w:pPr>
      <w:bookmarkStart w:id="69" w:name="_Ref375003231"/>
      <w:r w:rsidRPr="00E63027">
        <w:rPr>
          <w:sz w:val="24"/>
          <w:szCs w:val="24"/>
        </w:rPr>
        <w:t xml:space="preserve">Figure </w:t>
      </w:r>
      <w:r w:rsidR="00592BD6" w:rsidRPr="00E63027">
        <w:rPr>
          <w:sz w:val="24"/>
          <w:szCs w:val="24"/>
        </w:rPr>
        <w:fldChar w:fldCharType="begin"/>
      </w:r>
      <w:r w:rsidRPr="00E63027">
        <w:rPr>
          <w:sz w:val="24"/>
          <w:szCs w:val="24"/>
        </w:rPr>
        <w:instrText xml:space="preserve"> SEQ Figure \* ARABIC </w:instrText>
      </w:r>
      <w:r w:rsidR="00592BD6" w:rsidRPr="00E63027">
        <w:rPr>
          <w:sz w:val="24"/>
          <w:szCs w:val="24"/>
        </w:rPr>
        <w:fldChar w:fldCharType="separate"/>
      </w:r>
      <w:r w:rsidR="00DA1F97">
        <w:rPr>
          <w:noProof/>
          <w:sz w:val="24"/>
          <w:szCs w:val="24"/>
        </w:rPr>
        <w:t>26</w:t>
      </w:r>
      <w:r w:rsidR="00592BD6" w:rsidRPr="00E63027">
        <w:rPr>
          <w:sz w:val="24"/>
          <w:szCs w:val="24"/>
        </w:rPr>
        <w:fldChar w:fldCharType="end"/>
      </w:r>
      <w:bookmarkEnd w:id="69"/>
      <w:r w:rsidRPr="00624CEE">
        <w:rPr>
          <w:sz w:val="24"/>
          <w:szCs w:val="24"/>
        </w:rPr>
        <w:t xml:space="preserve"> Mean and Standard Deviation of Normalized Sensitivity Coefficient (</w:t>
      </w:r>
      <w:r>
        <w:rPr>
          <w:sz w:val="24"/>
          <w:szCs w:val="24"/>
        </w:rPr>
        <w:t xml:space="preserve">NSC) </w:t>
      </w:r>
      <w:r w:rsidRPr="00624CEE">
        <w:rPr>
          <w:sz w:val="24"/>
          <w:szCs w:val="24"/>
        </w:rPr>
        <w:t>for population exposure in</w:t>
      </w:r>
      <w:r>
        <w:rPr>
          <w:sz w:val="24"/>
          <w:szCs w:val="24"/>
        </w:rPr>
        <w:t xml:space="preserve"> Southeast Climate </w:t>
      </w:r>
      <w:r w:rsidR="00970278">
        <w:rPr>
          <w:sz w:val="24"/>
          <w:szCs w:val="24"/>
        </w:rPr>
        <w:t>Region (</w:t>
      </w:r>
      <w:r>
        <w:rPr>
          <w:sz w:val="24"/>
          <w:szCs w:val="24"/>
        </w:rPr>
        <w:t>A) Inhalation  (B)Dermal  (C) Ingestion  (D</w:t>
      </w:r>
      <w:r w:rsidRPr="00624CEE">
        <w:rPr>
          <w:sz w:val="24"/>
          <w:szCs w:val="24"/>
        </w:rPr>
        <w:t>)Total Exposures</w:t>
      </w:r>
      <w:r w:rsidR="003B23B4">
        <w:rPr>
          <w:sz w:val="24"/>
          <w:szCs w:val="24"/>
        </w:rPr>
        <w:t xml:space="preserve"> The vertical dashed lines represent the NSC values OF 0. Number in the figure are parameter IDs:1 u*, 2 k, 3 Dp, 4 Pp, 5 mu, 6</w:t>
      </w:r>
      <w:r w:rsidR="003B23B4" w:rsidRPr="0062431B">
        <w:rPr>
          <w:rFonts w:hint="eastAsia"/>
          <w:sz w:val="24"/>
          <w:szCs w:val="24"/>
        </w:rPr>
        <w:t>λ</w:t>
      </w:r>
      <w:r w:rsidR="003B23B4">
        <w:rPr>
          <w:sz w:val="24"/>
          <w:szCs w:val="24"/>
        </w:rPr>
        <w:t xml:space="preserve">, 7 Pa, 8 T, 9 Ve, 10 Tind, 11 Tout, 12 F, 13 Sa, 14 Sr, 15 </w:t>
      </w:r>
      <w:proofErr w:type="spellStart"/>
      <w:r w:rsidR="003B23B4">
        <w:rPr>
          <w:sz w:val="24"/>
          <w:szCs w:val="24"/>
        </w:rPr>
        <w:t>Inf</w:t>
      </w:r>
      <w:proofErr w:type="spellEnd"/>
      <w:r w:rsidR="003B23B4">
        <w:rPr>
          <w:sz w:val="24"/>
          <w:szCs w:val="24"/>
        </w:rPr>
        <w:t xml:space="preserve">, 16 </w:t>
      </w:r>
      <w:proofErr w:type="spellStart"/>
      <w:r w:rsidR="003B23B4">
        <w:rPr>
          <w:sz w:val="24"/>
          <w:szCs w:val="24"/>
        </w:rPr>
        <w:t>Inm</w:t>
      </w:r>
      <w:proofErr w:type="spellEnd"/>
      <w:r w:rsidR="003B23B4">
        <w:rPr>
          <w:sz w:val="24"/>
          <w:szCs w:val="24"/>
        </w:rPr>
        <w:t xml:space="preserve">, 17 </w:t>
      </w:r>
      <w:proofErr w:type="spellStart"/>
      <w:r w:rsidR="003B23B4">
        <w:rPr>
          <w:sz w:val="24"/>
          <w:szCs w:val="24"/>
        </w:rPr>
        <w:t>Vd</w:t>
      </w:r>
      <w:proofErr w:type="spellEnd"/>
      <w:r w:rsidR="003B23B4">
        <w:rPr>
          <w:sz w:val="24"/>
          <w:szCs w:val="24"/>
        </w:rPr>
        <w:t xml:space="preserve">, 18 </w:t>
      </w:r>
      <w:proofErr w:type="spellStart"/>
      <w:r w:rsidR="003B23B4">
        <w:rPr>
          <w:sz w:val="24"/>
          <w:szCs w:val="24"/>
        </w:rPr>
        <w:t>Lr</w:t>
      </w:r>
      <w:proofErr w:type="spellEnd"/>
      <w:r w:rsidR="003B23B4">
        <w:rPr>
          <w:sz w:val="24"/>
          <w:szCs w:val="24"/>
        </w:rPr>
        <w:t xml:space="preserve">, </w:t>
      </w:r>
      <w:r w:rsidRPr="00624CEE">
        <w:rPr>
          <w:sz w:val="24"/>
          <w:szCs w:val="24"/>
        </w:rPr>
        <w:t xml:space="preserve"> </w:t>
      </w:r>
    </w:p>
    <w:p w:rsidR="00970278" w:rsidRDefault="00970278" w:rsidP="00B75677">
      <w:pPr>
        <w:rPr>
          <w:rFonts w:hint="eastAsia"/>
        </w:rPr>
        <w:sectPr w:rsidR="00970278" w:rsidSect="00970278">
          <w:type w:val="continuous"/>
          <w:pgSz w:w="16838" w:h="11906" w:orient="landscape" w:code="9"/>
          <w:pgMar w:top="1440" w:right="1440" w:bottom="2160" w:left="1440" w:header="720" w:footer="720" w:gutter="0"/>
          <w:cols w:space="720"/>
          <w:docGrid w:linePitch="312"/>
        </w:sectPr>
      </w:pPr>
    </w:p>
    <w:p w:rsidR="0046460C" w:rsidRDefault="00314C0A" w:rsidP="0046460C">
      <w:pPr>
        <w:pStyle w:val="1"/>
        <w:rPr>
          <w:rFonts w:hint="eastAsia"/>
        </w:rPr>
      </w:pPr>
      <w:r>
        <w:lastRenderedPageBreak/>
        <w:t>Table</w:t>
      </w:r>
    </w:p>
    <w:p w:rsidR="00981AC2" w:rsidRDefault="00981AC2" w:rsidP="00981AC2">
      <w:pPr>
        <w:pStyle w:val="a7"/>
        <w:keepNext/>
      </w:pPr>
      <w:r>
        <w:t xml:space="preserve">Table </w:t>
      </w:r>
      <w:fldSimple w:instr=" SEQ Table \* ARABIC ">
        <w:r w:rsidR="000F73DC">
          <w:rPr>
            <w:noProof/>
          </w:rPr>
          <w:t>1</w:t>
        </w:r>
      </w:fldSimple>
      <w:r>
        <w:rPr>
          <w:rFonts w:hint="eastAsia"/>
        </w:rPr>
        <w:t xml:space="preserve"> </w:t>
      </w:r>
      <w:r w:rsidR="00C9519A">
        <w:rPr>
          <w:rFonts w:ascii="Times New Roman" w:eastAsiaTheme="majorEastAsia" w:hAnsi="Times New Roman" w:cs="Times New Roman"/>
          <w:bCs/>
          <w:color w:val="000000"/>
          <w:kern w:val="0"/>
          <w:sz w:val="24"/>
          <w:szCs w:val="24"/>
        </w:rPr>
        <w:t>Coordinates, elevation, main climate characteristics of the studied AAAAI pollen monitoring stations.</w:t>
      </w:r>
    </w:p>
    <w:tbl>
      <w:tblPr>
        <w:tblW w:w="8000" w:type="dxa"/>
        <w:tblInd w:w="93" w:type="dxa"/>
        <w:tblLook w:val="04A0" w:firstRow="1" w:lastRow="0" w:firstColumn="1" w:lastColumn="0" w:noHBand="0" w:noVBand="1"/>
      </w:tblPr>
      <w:tblGrid>
        <w:gridCol w:w="1000"/>
        <w:gridCol w:w="2660"/>
        <w:gridCol w:w="960"/>
        <w:gridCol w:w="960"/>
        <w:gridCol w:w="1214"/>
        <w:gridCol w:w="1206"/>
      </w:tblGrid>
      <w:tr w:rsidR="00E431E4" w:rsidRPr="00E431E4" w:rsidTr="00981AC2">
        <w:trPr>
          <w:trHeight w:val="288"/>
        </w:trPr>
        <w:tc>
          <w:tcPr>
            <w:tcW w:w="1000" w:type="dxa"/>
            <w:tcBorders>
              <w:top w:val="single" w:sz="4" w:space="0" w:color="000000"/>
              <w:left w:val="nil"/>
              <w:bottom w:val="single" w:sz="4" w:space="0" w:color="000000"/>
              <w:right w:val="nil"/>
            </w:tcBorders>
            <w:shd w:val="clear" w:color="auto" w:fill="auto"/>
            <w:noWrap/>
            <w:vAlign w:val="bottom"/>
            <w:hideMark/>
          </w:tcPr>
          <w:p w:rsidR="00E431E4" w:rsidRPr="00E431E4" w:rsidRDefault="00E431E4" w:rsidP="00E431E4">
            <w:pPr>
              <w:widowControl/>
              <w:jc w:val="left"/>
              <w:rPr>
                <w:rFonts w:ascii="宋体" w:eastAsia="宋体" w:hAnsi="宋体" w:cs="宋体"/>
                <w:b/>
                <w:bCs/>
                <w:color w:val="000000"/>
                <w:kern w:val="0"/>
                <w:sz w:val="22"/>
              </w:rPr>
            </w:pPr>
            <w:r w:rsidRPr="00E431E4">
              <w:rPr>
                <w:rFonts w:ascii="宋体" w:eastAsia="宋体" w:hAnsi="宋体" w:cs="宋体" w:hint="eastAsia"/>
                <w:b/>
                <w:bCs/>
                <w:color w:val="000000"/>
                <w:kern w:val="0"/>
                <w:sz w:val="22"/>
              </w:rPr>
              <w:t>Station ID</w:t>
            </w:r>
          </w:p>
        </w:tc>
        <w:tc>
          <w:tcPr>
            <w:tcW w:w="2660" w:type="dxa"/>
            <w:tcBorders>
              <w:top w:val="single" w:sz="4" w:space="0" w:color="000000"/>
              <w:left w:val="nil"/>
              <w:bottom w:val="single" w:sz="4" w:space="0" w:color="000000"/>
              <w:right w:val="nil"/>
            </w:tcBorders>
            <w:shd w:val="clear" w:color="auto" w:fill="auto"/>
            <w:noWrap/>
            <w:vAlign w:val="bottom"/>
            <w:hideMark/>
          </w:tcPr>
          <w:p w:rsidR="00E431E4" w:rsidRPr="00E431E4" w:rsidRDefault="00E431E4" w:rsidP="00E431E4">
            <w:pPr>
              <w:widowControl/>
              <w:jc w:val="left"/>
              <w:rPr>
                <w:rFonts w:ascii="宋体" w:eastAsia="宋体" w:hAnsi="宋体" w:cs="宋体"/>
                <w:b/>
                <w:bCs/>
                <w:color w:val="000000"/>
                <w:kern w:val="0"/>
                <w:sz w:val="22"/>
              </w:rPr>
            </w:pPr>
            <w:r w:rsidRPr="00E431E4">
              <w:rPr>
                <w:rFonts w:ascii="宋体" w:eastAsia="宋体" w:hAnsi="宋体" w:cs="宋体" w:hint="eastAsia"/>
                <w:b/>
                <w:bCs/>
                <w:color w:val="000000"/>
                <w:kern w:val="0"/>
                <w:sz w:val="22"/>
              </w:rPr>
              <w:t>Station Name</w:t>
            </w:r>
          </w:p>
        </w:tc>
        <w:tc>
          <w:tcPr>
            <w:tcW w:w="960" w:type="dxa"/>
            <w:tcBorders>
              <w:top w:val="single" w:sz="4" w:space="0" w:color="000000"/>
              <w:left w:val="nil"/>
              <w:bottom w:val="single" w:sz="4" w:space="0" w:color="000000"/>
              <w:right w:val="nil"/>
            </w:tcBorders>
            <w:shd w:val="clear" w:color="auto" w:fill="auto"/>
            <w:noWrap/>
            <w:hideMark/>
          </w:tcPr>
          <w:p w:rsidR="00E431E4" w:rsidRPr="00E431E4" w:rsidRDefault="00E431E4" w:rsidP="00E431E4">
            <w:pPr>
              <w:widowControl/>
              <w:jc w:val="left"/>
              <w:rPr>
                <w:rFonts w:ascii="宋体" w:eastAsia="宋体" w:hAnsi="宋体" w:cs="宋体"/>
                <w:b/>
                <w:bCs/>
                <w:color w:val="000000"/>
                <w:kern w:val="0"/>
                <w:sz w:val="22"/>
              </w:rPr>
            </w:pPr>
            <w:proofErr w:type="spellStart"/>
            <w:r w:rsidRPr="00E431E4">
              <w:rPr>
                <w:rFonts w:ascii="宋体" w:eastAsia="宋体" w:hAnsi="宋体" w:cs="宋体" w:hint="eastAsia"/>
                <w:b/>
                <w:bCs/>
                <w:color w:val="000000"/>
                <w:kern w:val="0"/>
                <w:sz w:val="22"/>
              </w:rPr>
              <w:t>Lat</w:t>
            </w:r>
            <w:proofErr w:type="spellEnd"/>
            <w:r w:rsidRPr="00E431E4">
              <w:rPr>
                <w:rFonts w:ascii="宋体" w:eastAsia="宋体" w:hAnsi="宋体" w:cs="宋体" w:hint="eastAsia"/>
                <w:b/>
                <w:bCs/>
                <w:color w:val="000000"/>
                <w:kern w:val="0"/>
                <w:sz w:val="22"/>
              </w:rPr>
              <w:t xml:space="preserve"> (N)</w:t>
            </w:r>
          </w:p>
        </w:tc>
        <w:tc>
          <w:tcPr>
            <w:tcW w:w="960" w:type="dxa"/>
            <w:tcBorders>
              <w:top w:val="single" w:sz="4" w:space="0" w:color="000000"/>
              <w:left w:val="nil"/>
              <w:bottom w:val="single" w:sz="4" w:space="0" w:color="000000"/>
              <w:right w:val="nil"/>
            </w:tcBorders>
            <w:shd w:val="clear" w:color="auto" w:fill="auto"/>
            <w:noWrap/>
            <w:vAlign w:val="bottom"/>
            <w:hideMark/>
          </w:tcPr>
          <w:p w:rsidR="00E431E4" w:rsidRPr="00E431E4" w:rsidRDefault="00E431E4" w:rsidP="00E431E4">
            <w:pPr>
              <w:widowControl/>
              <w:jc w:val="left"/>
              <w:rPr>
                <w:rFonts w:ascii="宋体" w:eastAsia="宋体" w:hAnsi="宋体" w:cs="宋体"/>
                <w:b/>
                <w:bCs/>
                <w:color w:val="000000"/>
                <w:kern w:val="0"/>
                <w:sz w:val="22"/>
              </w:rPr>
            </w:pPr>
            <w:r w:rsidRPr="00E431E4">
              <w:rPr>
                <w:rFonts w:ascii="宋体" w:eastAsia="宋体" w:hAnsi="宋体" w:cs="宋体" w:hint="eastAsia"/>
                <w:b/>
                <w:bCs/>
                <w:color w:val="000000"/>
                <w:kern w:val="0"/>
                <w:sz w:val="22"/>
              </w:rPr>
              <w:t>Lon (W)</w:t>
            </w:r>
          </w:p>
        </w:tc>
        <w:tc>
          <w:tcPr>
            <w:tcW w:w="1214" w:type="dxa"/>
            <w:tcBorders>
              <w:top w:val="single" w:sz="4" w:space="0" w:color="000000"/>
              <w:left w:val="nil"/>
              <w:bottom w:val="single" w:sz="4" w:space="0" w:color="000000"/>
              <w:right w:val="nil"/>
            </w:tcBorders>
            <w:shd w:val="clear" w:color="auto" w:fill="auto"/>
            <w:noWrap/>
            <w:vAlign w:val="bottom"/>
            <w:hideMark/>
          </w:tcPr>
          <w:p w:rsidR="00E431E4" w:rsidRPr="00E431E4" w:rsidRDefault="00E431E4" w:rsidP="00E431E4">
            <w:pPr>
              <w:widowControl/>
              <w:jc w:val="right"/>
              <w:rPr>
                <w:rFonts w:ascii="宋体" w:eastAsia="宋体" w:hAnsi="宋体" w:cs="宋体"/>
                <w:b/>
                <w:bCs/>
                <w:color w:val="000000"/>
                <w:kern w:val="0"/>
                <w:sz w:val="22"/>
              </w:rPr>
            </w:pPr>
            <w:r w:rsidRPr="00E431E4">
              <w:rPr>
                <w:rFonts w:ascii="宋体" w:eastAsia="宋体" w:hAnsi="宋体" w:cs="宋体" w:hint="eastAsia"/>
                <w:b/>
                <w:bCs/>
                <w:color w:val="000000"/>
                <w:kern w:val="0"/>
                <w:sz w:val="22"/>
              </w:rPr>
              <w:t>Elevation</w:t>
            </w:r>
          </w:p>
        </w:tc>
        <w:tc>
          <w:tcPr>
            <w:tcW w:w="1206" w:type="dxa"/>
            <w:tcBorders>
              <w:top w:val="single" w:sz="4" w:space="0" w:color="000000"/>
              <w:left w:val="nil"/>
              <w:bottom w:val="single" w:sz="4" w:space="0" w:color="000000"/>
              <w:right w:val="nil"/>
            </w:tcBorders>
            <w:shd w:val="clear" w:color="auto" w:fill="auto"/>
            <w:noWrap/>
            <w:vAlign w:val="bottom"/>
            <w:hideMark/>
          </w:tcPr>
          <w:p w:rsidR="00E431E4" w:rsidRPr="00E431E4" w:rsidRDefault="00E431E4" w:rsidP="00E431E4">
            <w:pPr>
              <w:widowControl/>
              <w:jc w:val="right"/>
              <w:rPr>
                <w:rFonts w:ascii="宋体" w:eastAsia="宋体" w:hAnsi="宋体" w:cs="宋体"/>
                <w:b/>
                <w:bCs/>
                <w:color w:val="000000"/>
                <w:kern w:val="0"/>
                <w:sz w:val="22"/>
              </w:rPr>
            </w:pPr>
            <w:r w:rsidRPr="00E431E4">
              <w:rPr>
                <w:rFonts w:ascii="宋体" w:eastAsia="宋体" w:hAnsi="宋体" w:cs="宋体" w:hint="eastAsia"/>
                <w:b/>
                <w:bCs/>
                <w:color w:val="000000"/>
                <w:kern w:val="0"/>
                <w:sz w:val="22"/>
              </w:rPr>
              <w:t>Climate Region</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3</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Corpus Christi, TX</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27.8</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97.4</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2.00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4</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Tampa, FL </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28.06</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82.43</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12.00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Southeast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9</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Tallahassee, FL</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30.44</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84.28</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62.00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Southeast</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10</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Georgetown, TX</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30.64</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96.31</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91.00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11</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College Station, TX</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30.64</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97.76</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269.00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12</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Waco, TX</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31.51</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97.2</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185.00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17</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Dallas, TX </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33.04</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96.83</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207.00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19</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Scottsdale, AZ </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33.49</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111.92</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377.00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Southwest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21</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Orange, CA</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33.78</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117.86</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53.00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West</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22</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Atlanta, GA</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33.97</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84.55</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366.00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Southeast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24</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Santa Barbara, CA</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34.44</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119.76</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57.00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West</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25</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Huntsville, AL</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34.73</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86.59</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191.00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Southeast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26</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Little Rock, AR</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34.75</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92.39</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115.00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28</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Charlotte, NC</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35.3</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80.75</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229.00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Southeast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29</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Fort Smith, AR</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35.35</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94.39</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186.00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30</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Oklahoma City, OK</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35.61</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97.6</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340.00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t>
            </w:r>
          </w:p>
        </w:tc>
      </w:tr>
      <w:tr w:rsidR="00E431E4" w:rsidRPr="00E431E4" w:rsidTr="00981AC2">
        <w:trPr>
          <w:trHeight w:val="288"/>
        </w:trPr>
        <w:tc>
          <w:tcPr>
            <w:tcW w:w="1000" w:type="dxa"/>
            <w:tcBorders>
              <w:top w:val="nil"/>
              <w:left w:val="nil"/>
              <w:bottom w:val="single" w:sz="4" w:space="0" w:color="000000"/>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31</w:t>
            </w:r>
          </w:p>
        </w:tc>
        <w:tc>
          <w:tcPr>
            <w:tcW w:w="2660" w:type="dxa"/>
            <w:tcBorders>
              <w:top w:val="nil"/>
              <w:left w:val="nil"/>
              <w:bottom w:val="single" w:sz="4" w:space="0" w:color="000000"/>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Los Alamos, NM</w:t>
            </w:r>
          </w:p>
        </w:tc>
        <w:tc>
          <w:tcPr>
            <w:tcW w:w="960" w:type="dxa"/>
            <w:tcBorders>
              <w:top w:val="nil"/>
              <w:left w:val="nil"/>
              <w:bottom w:val="single" w:sz="4" w:space="0" w:color="000000"/>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35.88</w:t>
            </w:r>
          </w:p>
        </w:tc>
        <w:tc>
          <w:tcPr>
            <w:tcW w:w="960" w:type="dxa"/>
            <w:tcBorders>
              <w:top w:val="nil"/>
              <w:left w:val="nil"/>
              <w:bottom w:val="single" w:sz="4" w:space="0" w:color="000000"/>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106.32</w:t>
            </w:r>
          </w:p>
        </w:tc>
        <w:tc>
          <w:tcPr>
            <w:tcW w:w="1214" w:type="dxa"/>
            <w:tcBorders>
              <w:top w:val="nil"/>
              <w:left w:val="nil"/>
              <w:bottom w:val="single" w:sz="4" w:space="0" w:color="000000"/>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2227.00 </w:t>
            </w:r>
          </w:p>
        </w:tc>
        <w:tc>
          <w:tcPr>
            <w:tcW w:w="1206" w:type="dxa"/>
            <w:tcBorders>
              <w:top w:val="nil"/>
              <w:left w:val="nil"/>
              <w:bottom w:val="single" w:sz="4" w:space="0" w:color="000000"/>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Southwest</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32</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Knoxville, TN </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35.95</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84.01</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305.00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Central</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33</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Tulsa 1, OK</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36.03</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95.87</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207.00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34</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Durham, NC</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36.05</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78.9</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110.00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Southeast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35</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Las Vegas, NV</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36.17</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115.15</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620.00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West</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38</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San Jose 2, CA</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37.31</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121.97</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47.00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West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39</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San Jose 2, CA</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37.33</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121.94</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35.00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West</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40</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Pleasanton, CA</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37.69</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121.91</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100.00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West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42</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Lexington, KY</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38.04</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84.5</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299.00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Central</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43</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Roseville, CA </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38.76</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121.27</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57.00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West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44</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Colorado Springs 2, CO</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38.87</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104.82</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1867.00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Southwest</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45</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Colorado Springs 1, CO</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38.87</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104.83</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1868.00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Southwest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46</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 Kansas City, MO</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39.08</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94.58</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288.00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Central</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47</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Baltimore, MD</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39.37</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76.47</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36.00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Northeast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48</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Reno, NV</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39.56</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119.77</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1382.00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West</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49</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New Castle, DE</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39.66</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75.57</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3.00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Northeast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50</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Indianapolis, IN</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39.91</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86.2</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254.00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keepNext/>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Central</w:t>
            </w:r>
          </w:p>
        </w:tc>
      </w:tr>
    </w:tbl>
    <w:p w:rsidR="00D54482" w:rsidRDefault="00D54482" w:rsidP="00D54482">
      <w:pPr>
        <w:rPr>
          <w:rFonts w:hint="eastAsia"/>
        </w:rPr>
      </w:pPr>
    </w:p>
    <w:tbl>
      <w:tblPr>
        <w:tblW w:w="8422" w:type="dxa"/>
        <w:tblInd w:w="93" w:type="dxa"/>
        <w:tblLook w:val="04A0" w:firstRow="1" w:lastRow="0" w:firstColumn="1" w:lastColumn="0" w:noHBand="0" w:noVBand="1"/>
      </w:tblPr>
      <w:tblGrid>
        <w:gridCol w:w="1001"/>
        <w:gridCol w:w="2628"/>
        <w:gridCol w:w="875"/>
        <w:gridCol w:w="876"/>
        <w:gridCol w:w="1214"/>
        <w:gridCol w:w="1828"/>
      </w:tblGrid>
      <w:tr w:rsidR="00382EDA" w:rsidRPr="00382EDA" w:rsidTr="006D6CBD">
        <w:trPr>
          <w:trHeight w:val="288"/>
        </w:trPr>
        <w:tc>
          <w:tcPr>
            <w:tcW w:w="1001" w:type="dxa"/>
            <w:tcBorders>
              <w:top w:val="single" w:sz="4" w:space="0" w:color="000000"/>
              <w:left w:val="nil"/>
              <w:bottom w:val="single" w:sz="4" w:space="0" w:color="000000"/>
              <w:right w:val="nil"/>
            </w:tcBorders>
            <w:shd w:val="clear" w:color="auto" w:fill="auto"/>
            <w:noWrap/>
            <w:vAlign w:val="bottom"/>
            <w:hideMark/>
          </w:tcPr>
          <w:p w:rsidR="00382EDA" w:rsidRPr="00382EDA" w:rsidRDefault="00382EDA" w:rsidP="00382EDA">
            <w:pPr>
              <w:widowControl/>
              <w:jc w:val="left"/>
              <w:rPr>
                <w:rFonts w:ascii="宋体" w:eastAsia="宋体" w:hAnsi="宋体" w:cs="宋体"/>
                <w:b/>
                <w:bCs/>
                <w:color w:val="000000"/>
                <w:kern w:val="0"/>
                <w:sz w:val="22"/>
              </w:rPr>
            </w:pPr>
            <w:r w:rsidRPr="00382EDA">
              <w:rPr>
                <w:rFonts w:ascii="宋体" w:eastAsia="宋体" w:hAnsi="宋体" w:cs="宋体" w:hint="eastAsia"/>
                <w:b/>
                <w:bCs/>
                <w:color w:val="000000"/>
                <w:kern w:val="0"/>
                <w:sz w:val="22"/>
              </w:rPr>
              <w:t>Station ID</w:t>
            </w:r>
          </w:p>
        </w:tc>
        <w:tc>
          <w:tcPr>
            <w:tcW w:w="2628" w:type="dxa"/>
            <w:tcBorders>
              <w:top w:val="single" w:sz="4" w:space="0" w:color="000000"/>
              <w:left w:val="nil"/>
              <w:bottom w:val="single" w:sz="4" w:space="0" w:color="000000"/>
              <w:right w:val="nil"/>
            </w:tcBorders>
            <w:shd w:val="clear" w:color="auto" w:fill="auto"/>
            <w:noWrap/>
            <w:vAlign w:val="bottom"/>
            <w:hideMark/>
          </w:tcPr>
          <w:p w:rsidR="00382EDA" w:rsidRPr="00382EDA" w:rsidRDefault="00382EDA" w:rsidP="00382EDA">
            <w:pPr>
              <w:widowControl/>
              <w:jc w:val="left"/>
              <w:rPr>
                <w:rFonts w:ascii="宋体" w:eastAsia="宋体" w:hAnsi="宋体" w:cs="宋体"/>
                <w:b/>
                <w:bCs/>
                <w:color w:val="000000"/>
                <w:kern w:val="0"/>
                <w:sz w:val="22"/>
              </w:rPr>
            </w:pPr>
            <w:r w:rsidRPr="00382EDA">
              <w:rPr>
                <w:rFonts w:ascii="宋体" w:eastAsia="宋体" w:hAnsi="宋体" w:cs="宋体" w:hint="eastAsia"/>
                <w:b/>
                <w:bCs/>
                <w:color w:val="000000"/>
                <w:kern w:val="0"/>
                <w:sz w:val="22"/>
              </w:rPr>
              <w:t>Station Name</w:t>
            </w:r>
          </w:p>
        </w:tc>
        <w:tc>
          <w:tcPr>
            <w:tcW w:w="875" w:type="dxa"/>
            <w:tcBorders>
              <w:top w:val="single" w:sz="4" w:space="0" w:color="000000"/>
              <w:left w:val="nil"/>
              <w:bottom w:val="single" w:sz="4" w:space="0" w:color="000000"/>
              <w:right w:val="nil"/>
            </w:tcBorders>
            <w:shd w:val="clear" w:color="auto" w:fill="auto"/>
            <w:noWrap/>
            <w:hideMark/>
          </w:tcPr>
          <w:p w:rsidR="00382EDA" w:rsidRPr="00382EDA" w:rsidRDefault="00382EDA" w:rsidP="00382EDA">
            <w:pPr>
              <w:widowControl/>
              <w:jc w:val="left"/>
              <w:rPr>
                <w:rFonts w:ascii="宋体" w:eastAsia="宋体" w:hAnsi="宋体" w:cs="宋体"/>
                <w:b/>
                <w:bCs/>
                <w:color w:val="000000"/>
                <w:kern w:val="0"/>
                <w:sz w:val="22"/>
              </w:rPr>
            </w:pPr>
            <w:proofErr w:type="spellStart"/>
            <w:r w:rsidRPr="00382EDA">
              <w:rPr>
                <w:rFonts w:ascii="宋体" w:eastAsia="宋体" w:hAnsi="宋体" w:cs="宋体" w:hint="eastAsia"/>
                <w:b/>
                <w:bCs/>
                <w:color w:val="000000"/>
                <w:kern w:val="0"/>
                <w:sz w:val="22"/>
              </w:rPr>
              <w:t>Lat</w:t>
            </w:r>
            <w:proofErr w:type="spellEnd"/>
            <w:r w:rsidRPr="00382EDA">
              <w:rPr>
                <w:rFonts w:ascii="宋体" w:eastAsia="宋体" w:hAnsi="宋体" w:cs="宋体" w:hint="eastAsia"/>
                <w:b/>
                <w:bCs/>
                <w:color w:val="000000"/>
                <w:kern w:val="0"/>
                <w:sz w:val="22"/>
              </w:rPr>
              <w:t xml:space="preserve"> (N)</w:t>
            </w:r>
          </w:p>
        </w:tc>
        <w:tc>
          <w:tcPr>
            <w:tcW w:w="876" w:type="dxa"/>
            <w:tcBorders>
              <w:top w:val="single" w:sz="4" w:space="0" w:color="000000"/>
              <w:left w:val="nil"/>
              <w:bottom w:val="single" w:sz="4" w:space="0" w:color="000000"/>
              <w:right w:val="nil"/>
            </w:tcBorders>
            <w:shd w:val="clear" w:color="auto" w:fill="auto"/>
            <w:noWrap/>
            <w:vAlign w:val="bottom"/>
            <w:hideMark/>
          </w:tcPr>
          <w:p w:rsidR="00382EDA" w:rsidRPr="00382EDA" w:rsidRDefault="00382EDA" w:rsidP="00382EDA">
            <w:pPr>
              <w:widowControl/>
              <w:jc w:val="left"/>
              <w:rPr>
                <w:rFonts w:ascii="宋体" w:eastAsia="宋体" w:hAnsi="宋体" w:cs="宋体"/>
                <w:b/>
                <w:bCs/>
                <w:color w:val="000000"/>
                <w:kern w:val="0"/>
                <w:sz w:val="22"/>
              </w:rPr>
            </w:pPr>
            <w:r w:rsidRPr="00382EDA">
              <w:rPr>
                <w:rFonts w:ascii="宋体" w:eastAsia="宋体" w:hAnsi="宋体" w:cs="宋体" w:hint="eastAsia"/>
                <w:b/>
                <w:bCs/>
                <w:color w:val="000000"/>
                <w:kern w:val="0"/>
                <w:sz w:val="22"/>
              </w:rPr>
              <w:t>Lon (W)</w:t>
            </w:r>
          </w:p>
        </w:tc>
        <w:tc>
          <w:tcPr>
            <w:tcW w:w="1214" w:type="dxa"/>
            <w:tcBorders>
              <w:top w:val="single" w:sz="4" w:space="0" w:color="000000"/>
              <w:left w:val="nil"/>
              <w:bottom w:val="single" w:sz="4" w:space="0" w:color="000000"/>
              <w:right w:val="nil"/>
            </w:tcBorders>
            <w:shd w:val="clear" w:color="auto" w:fill="auto"/>
            <w:noWrap/>
            <w:vAlign w:val="bottom"/>
            <w:hideMark/>
          </w:tcPr>
          <w:p w:rsidR="00382EDA" w:rsidRPr="00382EDA" w:rsidRDefault="00382EDA" w:rsidP="00382EDA">
            <w:pPr>
              <w:widowControl/>
              <w:jc w:val="right"/>
              <w:rPr>
                <w:rFonts w:ascii="宋体" w:eastAsia="宋体" w:hAnsi="宋体" w:cs="宋体"/>
                <w:b/>
                <w:bCs/>
                <w:color w:val="000000"/>
                <w:kern w:val="0"/>
                <w:sz w:val="22"/>
              </w:rPr>
            </w:pPr>
            <w:r w:rsidRPr="00382EDA">
              <w:rPr>
                <w:rFonts w:ascii="宋体" w:eastAsia="宋体" w:hAnsi="宋体" w:cs="宋体" w:hint="eastAsia"/>
                <w:b/>
                <w:bCs/>
                <w:color w:val="000000"/>
                <w:kern w:val="0"/>
                <w:sz w:val="22"/>
              </w:rPr>
              <w:t>Elevation</w:t>
            </w:r>
          </w:p>
        </w:tc>
        <w:tc>
          <w:tcPr>
            <w:tcW w:w="1828" w:type="dxa"/>
            <w:tcBorders>
              <w:top w:val="single" w:sz="4" w:space="0" w:color="000000"/>
              <w:left w:val="nil"/>
              <w:bottom w:val="single" w:sz="4" w:space="0" w:color="000000"/>
              <w:right w:val="nil"/>
            </w:tcBorders>
            <w:shd w:val="clear" w:color="auto" w:fill="auto"/>
            <w:noWrap/>
            <w:vAlign w:val="bottom"/>
            <w:hideMark/>
          </w:tcPr>
          <w:p w:rsidR="00382EDA" w:rsidRPr="00382EDA" w:rsidRDefault="00382EDA" w:rsidP="00382EDA">
            <w:pPr>
              <w:widowControl/>
              <w:jc w:val="right"/>
              <w:rPr>
                <w:rFonts w:ascii="宋体" w:eastAsia="宋体" w:hAnsi="宋体" w:cs="宋体"/>
                <w:b/>
                <w:bCs/>
                <w:color w:val="000000"/>
                <w:kern w:val="0"/>
                <w:sz w:val="22"/>
              </w:rPr>
            </w:pPr>
            <w:r w:rsidRPr="00382EDA">
              <w:rPr>
                <w:rFonts w:ascii="宋体" w:eastAsia="宋体" w:hAnsi="宋体" w:cs="宋体" w:hint="eastAsia"/>
                <w:b/>
                <w:bCs/>
                <w:color w:val="000000"/>
                <w:kern w:val="0"/>
                <w:sz w:val="22"/>
              </w:rPr>
              <w:t>Climate Region</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51</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York, PA</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39.94</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74.91</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13.00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lastRenderedPageBreak/>
              <w:t>52</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Cherry Hill, NJ</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39.94</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76.71</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195.00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53</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Philadelphia, PA </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39.96</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75.16</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12.00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54</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Pittsburgh, PA</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40.47</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79.95</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287.00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58</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Newark, NJ </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40.74</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74.19</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43.00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59</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Lincoln, NE</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40.82</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96.64</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371.00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West North Central</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60</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Armonk, NY</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41.13</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73.73</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187.00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61</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Omaha, NE</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41.14</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95.97</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305.00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West North Central</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62</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Waterbury, CT</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41.55</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73.07</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140.00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64</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Chicago, IL </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41.91</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87.77</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189.00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Central</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65</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Olean, NY</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42.09</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78.43</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433.00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66</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Erie, PA</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42.1</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80.13</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215.00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67</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Salem, MA</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42.5</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70.92</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42.00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68</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St. Clair Shores, MI</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42.51</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82.9</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180.00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East North Central</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69</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Twin Falls, ID</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42.58</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114.46</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1124.00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Northwest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70</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Chelmsford, MA</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42.6</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71.35</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37.00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71</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Albany, NY</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42.68</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73.77</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72.00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72</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London, ON, Canada</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42.99</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81.25</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250.00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Central</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73</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Waukesha, WI</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43.02</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88.24</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270.00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East North Central</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74</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Madison, WI </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43.08</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89.43</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263.00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East North Central</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75</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Niagara Falls, ON , Canada</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43.09</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79.09</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188.00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76</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Rochester, NY</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43.1</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77.58</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148.00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78</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proofErr w:type="spellStart"/>
            <w:r w:rsidRPr="00382EDA">
              <w:rPr>
                <w:rFonts w:ascii="宋体" w:eastAsia="宋体" w:hAnsi="宋体" w:cs="宋体" w:hint="eastAsia"/>
                <w:color w:val="000000"/>
                <w:kern w:val="0"/>
                <w:sz w:val="22"/>
              </w:rPr>
              <w:t>LaCrosse</w:t>
            </w:r>
            <w:proofErr w:type="spellEnd"/>
            <w:r w:rsidRPr="00382EDA">
              <w:rPr>
                <w:rFonts w:ascii="宋体" w:eastAsia="宋体" w:hAnsi="宋体" w:cs="宋体" w:hint="eastAsia"/>
                <w:color w:val="000000"/>
                <w:kern w:val="0"/>
                <w:sz w:val="22"/>
              </w:rPr>
              <w:t xml:space="preserve">, WI </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43.88</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91.19</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216.00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East North Central</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79</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Eugene, OR</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44.04</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123.09</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129.00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Northwest</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81</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Vancouver, WA </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45.62</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122.5</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89.00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Northwest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83</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Fargo, ND</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46.84</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96.87</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277.00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West North Central</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85</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Seattle, WA </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47.66</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122.29</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20.00 </w:t>
            </w:r>
          </w:p>
        </w:tc>
        <w:tc>
          <w:tcPr>
            <w:tcW w:w="1828" w:type="dxa"/>
            <w:tcBorders>
              <w:top w:val="nil"/>
              <w:left w:val="nil"/>
              <w:bottom w:val="nil"/>
              <w:right w:val="nil"/>
            </w:tcBorders>
            <w:shd w:val="clear" w:color="auto" w:fill="auto"/>
            <w:noWrap/>
            <w:vAlign w:val="bottom"/>
            <w:hideMark/>
          </w:tcPr>
          <w:p w:rsidR="00382EDA" w:rsidRPr="00382EDA" w:rsidRDefault="00382EDA" w:rsidP="003E70F6">
            <w:pPr>
              <w:keepNext/>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Northwest</w:t>
            </w:r>
          </w:p>
        </w:tc>
      </w:tr>
    </w:tbl>
    <w:p w:rsidR="00624CEE" w:rsidRDefault="00624CEE" w:rsidP="00D54482">
      <w:pPr>
        <w:rPr>
          <w:rFonts w:hint="eastAsia"/>
        </w:rPr>
        <w:sectPr w:rsidR="00624CEE" w:rsidSect="00970278">
          <w:pgSz w:w="11906" w:h="16838" w:code="9"/>
          <w:pgMar w:top="1440" w:right="2160" w:bottom="1440" w:left="1440" w:header="720" w:footer="720" w:gutter="0"/>
          <w:cols w:space="720"/>
          <w:docGrid w:linePitch="312"/>
        </w:sectPr>
      </w:pPr>
    </w:p>
    <w:p w:rsidR="001A4919" w:rsidRPr="001A4919" w:rsidRDefault="001A4919" w:rsidP="001A4919">
      <w:pPr>
        <w:rPr>
          <w:rFonts w:ascii="Times New Roman" w:eastAsiaTheme="majorEastAsia" w:hAnsi="Times New Roman" w:cs="Times New Roman"/>
          <w:bCs/>
          <w:color w:val="000000"/>
          <w:sz w:val="24"/>
          <w:szCs w:val="24"/>
        </w:rPr>
      </w:pPr>
      <w:r w:rsidRPr="001A4919">
        <w:rPr>
          <w:rFonts w:ascii="Times New Roman" w:eastAsiaTheme="majorEastAsia" w:hAnsi="Times New Roman" w:cs="Times New Roman"/>
          <w:bCs/>
          <w:color w:val="000000"/>
          <w:sz w:val="24"/>
          <w:szCs w:val="24"/>
        </w:rPr>
        <w:lastRenderedPageBreak/>
        <w:t xml:space="preserve">Table </w:t>
      </w:r>
      <w:r w:rsidR="00BB6DB6">
        <w:rPr>
          <w:rFonts w:ascii="Times New Roman" w:eastAsiaTheme="majorEastAsia" w:hAnsi="Times New Roman" w:cs="Times New Roman"/>
          <w:bCs/>
          <w:color w:val="000000"/>
          <w:sz w:val="24"/>
          <w:szCs w:val="24"/>
        </w:rPr>
        <w:fldChar w:fldCharType="begin"/>
      </w:r>
      <w:r w:rsidR="00BB6DB6">
        <w:rPr>
          <w:rFonts w:ascii="Times New Roman" w:eastAsiaTheme="majorEastAsia" w:hAnsi="Times New Roman" w:cs="Times New Roman"/>
          <w:bCs/>
          <w:color w:val="000000"/>
          <w:sz w:val="24"/>
          <w:szCs w:val="24"/>
        </w:rPr>
        <w:instrText xml:space="preserve"> SEQ Table \* ARABIC </w:instrText>
      </w:r>
      <w:r w:rsidR="00BB6DB6">
        <w:rPr>
          <w:rFonts w:ascii="Times New Roman" w:eastAsiaTheme="majorEastAsia" w:hAnsi="Times New Roman" w:cs="Times New Roman"/>
          <w:bCs/>
          <w:color w:val="000000"/>
          <w:sz w:val="24"/>
          <w:szCs w:val="24"/>
        </w:rPr>
        <w:fldChar w:fldCharType="separate"/>
      </w:r>
      <w:r w:rsidR="000F73DC">
        <w:rPr>
          <w:rFonts w:ascii="Times New Roman" w:eastAsiaTheme="majorEastAsia" w:hAnsi="Times New Roman" w:cs="Times New Roman"/>
          <w:bCs/>
          <w:noProof/>
          <w:color w:val="000000"/>
          <w:sz w:val="24"/>
          <w:szCs w:val="24"/>
        </w:rPr>
        <w:t>2</w:t>
      </w:r>
      <w:r w:rsidR="00BB6DB6">
        <w:rPr>
          <w:rFonts w:ascii="Times New Roman" w:eastAsiaTheme="majorEastAsia" w:hAnsi="Times New Roman" w:cs="Times New Roman"/>
          <w:bCs/>
          <w:color w:val="000000"/>
          <w:sz w:val="24"/>
          <w:szCs w:val="24"/>
        </w:rPr>
        <w:fldChar w:fldCharType="end"/>
      </w:r>
      <w:r w:rsidRPr="001A4919">
        <w:rPr>
          <w:rFonts w:ascii="Times New Roman" w:eastAsiaTheme="majorEastAsia" w:hAnsi="Times New Roman" w:cs="Times New Roman"/>
          <w:bCs/>
          <w:color w:val="000000"/>
          <w:sz w:val="24"/>
          <w:szCs w:val="24"/>
        </w:rPr>
        <w:t xml:space="preserve"> Parameters for calculating population exposure to pollens in 9 different climate regions in United </w:t>
      </w:r>
      <w:r w:rsidR="00493AF4" w:rsidRPr="001A4919">
        <w:rPr>
          <w:rFonts w:ascii="Times New Roman" w:eastAsiaTheme="majorEastAsia" w:hAnsi="Times New Roman" w:cs="Times New Roman"/>
          <w:bCs/>
          <w:color w:val="000000"/>
          <w:sz w:val="24"/>
          <w:szCs w:val="24"/>
        </w:rPr>
        <w:t>States. These</w:t>
      </w:r>
      <w:r w:rsidRPr="001A4919">
        <w:rPr>
          <w:rFonts w:ascii="Times New Roman" w:eastAsiaTheme="majorEastAsia" w:hAnsi="Times New Roman" w:cs="Times New Roman"/>
          <w:bCs/>
          <w:color w:val="000000"/>
          <w:sz w:val="24"/>
          <w:szCs w:val="24"/>
        </w:rPr>
        <w:t xml:space="preserve"> parameters we</w:t>
      </w:r>
      <w:r w:rsidR="00204845">
        <w:rPr>
          <w:rFonts w:ascii="Times New Roman" w:eastAsiaTheme="majorEastAsia" w:hAnsi="Times New Roman" w:cs="Times New Roman"/>
          <w:bCs/>
          <w:color w:val="000000"/>
          <w:sz w:val="24"/>
          <w:szCs w:val="24"/>
        </w:rPr>
        <w:t>re listed either as fixed value</w:t>
      </w:r>
      <w:r w:rsidR="00204845" w:rsidRPr="001A4919">
        <w:rPr>
          <w:rFonts w:ascii="Times New Roman" w:eastAsiaTheme="majorEastAsia" w:hAnsi="Times New Roman" w:cs="Times New Roman"/>
          <w:bCs/>
          <w:color w:val="000000"/>
          <w:sz w:val="24"/>
          <w:szCs w:val="24"/>
        </w:rPr>
        <w:t>s, known</w:t>
      </w:r>
      <w:r w:rsidRPr="001A4919">
        <w:rPr>
          <w:rFonts w:ascii="Times New Roman" w:eastAsiaTheme="majorEastAsia" w:hAnsi="Times New Roman" w:cs="Times New Roman"/>
          <w:bCs/>
          <w:color w:val="000000"/>
          <w:sz w:val="24"/>
          <w:szCs w:val="24"/>
        </w:rPr>
        <w:t xml:space="preserve"> </w:t>
      </w:r>
      <w:r w:rsidR="00204845" w:rsidRPr="001A4919">
        <w:rPr>
          <w:rFonts w:ascii="Times New Roman" w:eastAsiaTheme="majorEastAsia" w:hAnsi="Times New Roman" w:cs="Times New Roman"/>
          <w:bCs/>
          <w:color w:val="000000"/>
          <w:sz w:val="24"/>
          <w:szCs w:val="24"/>
        </w:rPr>
        <w:t>distributions</w:t>
      </w:r>
      <w:r w:rsidRPr="001A4919">
        <w:rPr>
          <w:rFonts w:ascii="Times New Roman" w:eastAsiaTheme="majorEastAsia" w:hAnsi="Times New Roman" w:cs="Times New Roman"/>
          <w:bCs/>
          <w:color w:val="000000"/>
          <w:sz w:val="24"/>
          <w:szCs w:val="24"/>
        </w:rPr>
        <w:t xml:space="preserve"> or </w:t>
      </w:r>
      <w:r w:rsidR="00204845" w:rsidRPr="001A4919">
        <w:rPr>
          <w:rFonts w:ascii="Times New Roman" w:eastAsiaTheme="majorEastAsia" w:hAnsi="Times New Roman" w:cs="Times New Roman"/>
          <w:bCs/>
          <w:color w:val="000000"/>
          <w:sz w:val="24"/>
          <w:szCs w:val="24"/>
        </w:rPr>
        <w:t>unknown</w:t>
      </w:r>
      <w:r w:rsidRPr="001A4919">
        <w:rPr>
          <w:rFonts w:ascii="Times New Roman" w:eastAsiaTheme="majorEastAsia" w:hAnsi="Times New Roman" w:cs="Times New Roman"/>
          <w:bCs/>
          <w:color w:val="000000"/>
          <w:sz w:val="24"/>
          <w:szCs w:val="24"/>
        </w:rPr>
        <w:t xml:space="preserve"> empirical distribution derived from the literatures.</w:t>
      </w:r>
    </w:p>
    <w:p w:rsidR="007F0728" w:rsidRPr="00597CEE" w:rsidRDefault="007F0728" w:rsidP="00682E05">
      <w:pPr>
        <w:rPr>
          <w:rFonts w:hint="eastAsia"/>
        </w:rPr>
      </w:pPr>
      <w:r>
        <w:br/>
      </w:r>
    </w:p>
    <w:tbl>
      <w:tblPr>
        <w:tblW w:w="11153" w:type="dxa"/>
        <w:tblInd w:w="93" w:type="dxa"/>
        <w:tblLook w:val="04A0" w:firstRow="1" w:lastRow="0" w:firstColumn="1" w:lastColumn="0" w:noHBand="0" w:noVBand="1"/>
      </w:tblPr>
      <w:tblGrid>
        <w:gridCol w:w="1560"/>
        <w:gridCol w:w="4210"/>
        <w:gridCol w:w="1380"/>
        <w:gridCol w:w="1573"/>
        <w:gridCol w:w="1224"/>
        <w:gridCol w:w="1206"/>
      </w:tblGrid>
      <w:tr w:rsidR="007F0728" w:rsidRPr="007F0728" w:rsidTr="00F2117A">
        <w:trPr>
          <w:trHeight w:val="288"/>
        </w:trPr>
        <w:tc>
          <w:tcPr>
            <w:tcW w:w="1560" w:type="dxa"/>
            <w:tcBorders>
              <w:top w:val="single" w:sz="4" w:space="0" w:color="000000"/>
              <w:left w:val="nil"/>
              <w:bottom w:val="single" w:sz="4" w:space="0" w:color="000000"/>
              <w:right w:val="nil"/>
            </w:tcBorders>
            <w:shd w:val="clear" w:color="auto" w:fill="auto"/>
            <w:noWrap/>
            <w:vAlign w:val="bottom"/>
            <w:hideMark/>
          </w:tcPr>
          <w:p w:rsidR="007F0728" w:rsidRPr="007F0728" w:rsidRDefault="007F0728" w:rsidP="007F0728">
            <w:pPr>
              <w:widowControl/>
              <w:jc w:val="left"/>
              <w:rPr>
                <w:rFonts w:ascii="宋体" w:eastAsia="宋体" w:hAnsi="宋体" w:cs="宋体"/>
                <w:b/>
                <w:bCs/>
                <w:color w:val="000000"/>
                <w:kern w:val="0"/>
                <w:sz w:val="22"/>
              </w:rPr>
            </w:pPr>
            <w:r w:rsidRPr="007F0728">
              <w:rPr>
                <w:rFonts w:ascii="宋体" w:eastAsia="宋体" w:hAnsi="宋体" w:cs="宋体" w:hint="eastAsia"/>
                <w:b/>
                <w:bCs/>
                <w:color w:val="000000"/>
                <w:kern w:val="0"/>
                <w:sz w:val="22"/>
              </w:rPr>
              <w:t>parameter1</w:t>
            </w:r>
          </w:p>
        </w:tc>
        <w:tc>
          <w:tcPr>
            <w:tcW w:w="4210" w:type="dxa"/>
            <w:tcBorders>
              <w:top w:val="single" w:sz="4" w:space="0" w:color="000000"/>
              <w:left w:val="nil"/>
              <w:bottom w:val="single" w:sz="4" w:space="0" w:color="000000"/>
              <w:right w:val="nil"/>
            </w:tcBorders>
            <w:shd w:val="clear" w:color="auto" w:fill="auto"/>
            <w:noWrap/>
            <w:vAlign w:val="bottom"/>
            <w:hideMark/>
          </w:tcPr>
          <w:p w:rsidR="007F0728" w:rsidRPr="007F0728" w:rsidRDefault="007F0728" w:rsidP="007F0728">
            <w:pPr>
              <w:widowControl/>
              <w:jc w:val="left"/>
              <w:rPr>
                <w:rFonts w:ascii="宋体" w:eastAsia="宋体" w:hAnsi="宋体" w:cs="宋体"/>
                <w:b/>
                <w:bCs/>
                <w:color w:val="000000"/>
                <w:kern w:val="0"/>
                <w:sz w:val="22"/>
              </w:rPr>
            </w:pPr>
            <w:r w:rsidRPr="007F0728">
              <w:rPr>
                <w:rFonts w:ascii="宋体" w:eastAsia="宋体" w:hAnsi="宋体" w:cs="宋体" w:hint="eastAsia"/>
                <w:b/>
                <w:bCs/>
                <w:color w:val="000000"/>
                <w:kern w:val="0"/>
                <w:sz w:val="22"/>
              </w:rPr>
              <w:t>Parameter</w:t>
            </w:r>
          </w:p>
        </w:tc>
        <w:tc>
          <w:tcPr>
            <w:tcW w:w="1380" w:type="dxa"/>
            <w:tcBorders>
              <w:top w:val="single" w:sz="4" w:space="0" w:color="000000"/>
              <w:left w:val="nil"/>
              <w:bottom w:val="single" w:sz="4" w:space="0" w:color="000000"/>
              <w:right w:val="nil"/>
            </w:tcBorders>
            <w:shd w:val="clear" w:color="auto" w:fill="auto"/>
            <w:noWrap/>
            <w:hideMark/>
          </w:tcPr>
          <w:p w:rsidR="007F0728" w:rsidRPr="007F0728" w:rsidRDefault="007F0728" w:rsidP="007F0728">
            <w:pPr>
              <w:widowControl/>
              <w:jc w:val="left"/>
              <w:rPr>
                <w:rFonts w:ascii="宋体" w:eastAsia="宋体" w:hAnsi="宋体" w:cs="宋体"/>
                <w:b/>
                <w:bCs/>
                <w:color w:val="000000"/>
                <w:kern w:val="0"/>
                <w:sz w:val="22"/>
              </w:rPr>
            </w:pPr>
            <w:r w:rsidRPr="007F0728">
              <w:rPr>
                <w:rFonts w:ascii="宋体" w:eastAsia="宋体" w:hAnsi="宋体" w:cs="宋体" w:hint="eastAsia"/>
                <w:b/>
                <w:bCs/>
                <w:color w:val="000000"/>
                <w:kern w:val="0"/>
                <w:sz w:val="22"/>
              </w:rPr>
              <w:t>ID</w:t>
            </w:r>
          </w:p>
        </w:tc>
        <w:tc>
          <w:tcPr>
            <w:tcW w:w="1573" w:type="dxa"/>
            <w:tcBorders>
              <w:top w:val="single" w:sz="4" w:space="0" w:color="000000"/>
              <w:left w:val="nil"/>
              <w:bottom w:val="single" w:sz="4" w:space="0" w:color="000000"/>
              <w:right w:val="nil"/>
            </w:tcBorders>
            <w:shd w:val="clear" w:color="auto" w:fill="auto"/>
            <w:noWrap/>
            <w:vAlign w:val="bottom"/>
            <w:hideMark/>
          </w:tcPr>
          <w:p w:rsidR="007F0728" w:rsidRPr="007F0728" w:rsidRDefault="007F0728" w:rsidP="007F0728">
            <w:pPr>
              <w:widowControl/>
              <w:jc w:val="left"/>
              <w:rPr>
                <w:rFonts w:ascii="宋体" w:eastAsia="宋体" w:hAnsi="宋体" w:cs="宋体"/>
                <w:b/>
                <w:bCs/>
                <w:color w:val="000000"/>
                <w:kern w:val="0"/>
                <w:sz w:val="22"/>
              </w:rPr>
            </w:pPr>
            <w:r w:rsidRPr="007F0728">
              <w:rPr>
                <w:rFonts w:ascii="宋体" w:eastAsia="宋体" w:hAnsi="宋体" w:cs="宋体" w:hint="eastAsia"/>
                <w:b/>
                <w:bCs/>
                <w:color w:val="000000"/>
                <w:kern w:val="0"/>
                <w:sz w:val="22"/>
              </w:rPr>
              <w:t xml:space="preserve">Distribution </w:t>
            </w:r>
          </w:p>
        </w:tc>
        <w:tc>
          <w:tcPr>
            <w:tcW w:w="1224" w:type="dxa"/>
            <w:tcBorders>
              <w:top w:val="single" w:sz="4" w:space="0" w:color="000000"/>
              <w:left w:val="nil"/>
              <w:bottom w:val="single" w:sz="4" w:space="0" w:color="000000"/>
              <w:right w:val="nil"/>
            </w:tcBorders>
            <w:shd w:val="clear" w:color="auto" w:fill="auto"/>
            <w:noWrap/>
            <w:vAlign w:val="bottom"/>
            <w:hideMark/>
          </w:tcPr>
          <w:p w:rsidR="007F0728" w:rsidRPr="007F0728" w:rsidRDefault="007F0728" w:rsidP="007F0728">
            <w:pPr>
              <w:widowControl/>
              <w:jc w:val="right"/>
              <w:rPr>
                <w:rFonts w:ascii="宋体" w:eastAsia="宋体" w:hAnsi="宋体" w:cs="宋体"/>
                <w:b/>
                <w:bCs/>
                <w:color w:val="000000"/>
                <w:kern w:val="0"/>
                <w:sz w:val="22"/>
              </w:rPr>
            </w:pPr>
            <w:r w:rsidRPr="007F0728">
              <w:rPr>
                <w:rFonts w:ascii="宋体" w:eastAsia="宋体" w:hAnsi="宋体" w:cs="宋体" w:hint="eastAsia"/>
                <w:b/>
                <w:bCs/>
                <w:color w:val="000000"/>
                <w:kern w:val="0"/>
                <w:sz w:val="22"/>
              </w:rPr>
              <w:t>Mean(STD)</w:t>
            </w:r>
          </w:p>
        </w:tc>
        <w:tc>
          <w:tcPr>
            <w:tcW w:w="1206" w:type="dxa"/>
            <w:tcBorders>
              <w:top w:val="single" w:sz="4" w:space="0" w:color="000000"/>
              <w:left w:val="nil"/>
              <w:bottom w:val="single" w:sz="4" w:space="0" w:color="000000"/>
              <w:right w:val="nil"/>
            </w:tcBorders>
            <w:shd w:val="clear" w:color="auto" w:fill="auto"/>
            <w:noWrap/>
            <w:vAlign w:val="bottom"/>
            <w:hideMark/>
          </w:tcPr>
          <w:p w:rsidR="007F0728" w:rsidRPr="007F0728" w:rsidRDefault="007F0728" w:rsidP="007F0728">
            <w:pPr>
              <w:widowControl/>
              <w:jc w:val="right"/>
              <w:rPr>
                <w:rFonts w:ascii="宋体" w:eastAsia="宋体" w:hAnsi="宋体" w:cs="宋体"/>
                <w:b/>
                <w:bCs/>
                <w:color w:val="000000"/>
                <w:kern w:val="0"/>
                <w:sz w:val="22"/>
              </w:rPr>
            </w:pPr>
            <w:r w:rsidRPr="007F0728">
              <w:rPr>
                <w:rFonts w:ascii="宋体" w:eastAsia="宋体" w:hAnsi="宋体" w:cs="宋体" w:hint="eastAsia"/>
                <w:b/>
                <w:bCs/>
                <w:color w:val="000000"/>
                <w:kern w:val="0"/>
                <w:sz w:val="22"/>
              </w:rPr>
              <w:t>Range</w:t>
            </w:r>
          </w:p>
        </w:tc>
      </w:tr>
      <w:tr w:rsidR="007F0728" w:rsidRPr="007F0728" w:rsidTr="00F2117A">
        <w:trPr>
          <w:trHeight w:val="288"/>
        </w:trPr>
        <w:tc>
          <w:tcPr>
            <w:tcW w:w="156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u*</w:t>
            </w:r>
          </w:p>
        </w:tc>
        <w:tc>
          <w:tcPr>
            <w:tcW w:w="421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friction velocity(m/s)</w:t>
            </w:r>
          </w:p>
        </w:tc>
        <w:tc>
          <w:tcPr>
            <w:tcW w:w="1380" w:type="dxa"/>
            <w:tcBorders>
              <w:top w:val="nil"/>
              <w:left w:val="nil"/>
              <w:bottom w:val="nil"/>
              <w:right w:val="nil"/>
            </w:tcBorders>
            <w:shd w:val="clear" w:color="D9D9D9" w:fill="D9D9D9"/>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1</w:t>
            </w:r>
          </w:p>
        </w:tc>
        <w:tc>
          <w:tcPr>
            <w:tcW w:w="1573"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fixed</w:t>
            </w:r>
          </w:p>
        </w:tc>
        <w:tc>
          <w:tcPr>
            <w:tcW w:w="1224"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1.17</w:t>
            </w:r>
          </w:p>
        </w:tc>
        <w:tc>
          <w:tcPr>
            <w:tcW w:w="1206"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w:t>
            </w:r>
          </w:p>
        </w:tc>
      </w:tr>
      <w:tr w:rsidR="007F0728" w:rsidRPr="007F0728" w:rsidTr="00F2117A">
        <w:trPr>
          <w:trHeight w:val="288"/>
        </w:trPr>
        <w:tc>
          <w:tcPr>
            <w:tcW w:w="1560"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k</w:t>
            </w:r>
          </w:p>
        </w:tc>
        <w:tc>
          <w:tcPr>
            <w:tcW w:w="4210"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 xml:space="preserve">von </w:t>
            </w:r>
            <w:proofErr w:type="spellStart"/>
            <w:r w:rsidRPr="007F0728">
              <w:rPr>
                <w:rFonts w:ascii="宋体" w:eastAsia="宋体" w:hAnsi="宋体" w:cs="宋体" w:hint="eastAsia"/>
                <w:color w:val="000000"/>
                <w:kern w:val="0"/>
                <w:sz w:val="22"/>
              </w:rPr>
              <w:t>karman</w:t>
            </w:r>
            <w:proofErr w:type="spellEnd"/>
            <w:r w:rsidRPr="007F0728">
              <w:rPr>
                <w:rFonts w:ascii="宋体" w:eastAsia="宋体" w:hAnsi="宋体" w:cs="宋体" w:hint="eastAsia"/>
                <w:color w:val="000000"/>
                <w:kern w:val="0"/>
                <w:sz w:val="22"/>
              </w:rPr>
              <w:t xml:space="preserve"> constant(dimensionless)</w:t>
            </w:r>
          </w:p>
        </w:tc>
        <w:tc>
          <w:tcPr>
            <w:tcW w:w="1380" w:type="dxa"/>
            <w:tcBorders>
              <w:top w:val="nil"/>
              <w:left w:val="nil"/>
              <w:bottom w:val="nil"/>
              <w:right w:val="nil"/>
            </w:tcBorders>
            <w:shd w:val="clear" w:color="auto" w:fill="auto"/>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2</w:t>
            </w:r>
          </w:p>
        </w:tc>
        <w:tc>
          <w:tcPr>
            <w:tcW w:w="1573"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fixed</w:t>
            </w:r>
          </w:p>
        </w:tc>
        <w:tc>
          <w:tcPr>
            <w:tcW w:w="1224" w:type="dxa"/>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0.41</w:t>
            </w:r>
          </w:p>
        </w:tc>
        <w:tc>
          <w:tcPr>
            <w:tcW w:w="1206" w:type="dxa"/>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w:t>
            </w:r>
          </w:p>
        </w:tc>
      </w:tr>
      <w:tr w:rsidR="007F0728" w:rsidRPr="007F0728" w:rsidTr="00F2117A">
        <w:trPr>
          <w:trHeight w:val="288"/>
        </w:trPr>
        <w:tc>
          <w:tcPr>
            <w:tcW w:w="156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Dp</w:t>
            </w:r>
          </w:p>
        </w:tc>
        <w:tc>
          <w:tcPr>
            <w:tcW w:w="421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diameter of pollen(m)</w:t>
            </w:r>
          </w:p>
        </w:tc>
        <w:tc>
          <w:tcPr>
            <w:tcW w:w="1380" w:type="dxa"/>
            <w:tcBorders>
              <w:top w:val="nil"/>
              <w:left w:val="nil"/>
              <w:bottom w:val="nil"/>
              <w:right w:val="nil"/>
            </w:tcBorders>
            <w:shd w:val="clear" w:color="D9D9D9" w:fill="D9D9D9"/>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3</w:t>
            </w:r>
          </w:p>
        </w:tc>
        <w:tc>
          <w:tcPr>
            <w:tcW w:w="1573"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fixed</w:t>
            </w:r>
          </w:p>
        </w:tc>
        <w:tc>
          <w:tcPr>
            <w:tcW w:w="1224"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2.00E-05</w:t>
            </w:r>
          </w:p>
        </w:tc>
        <w:tc>
          <w:tcPr>
            <w:tcW w:w="1206"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w:t>
            </w:r>
          </w:p>
        </w:tc>
      </w:tr>
      <w:tr w:rsidR="007F0728" w:rsidRPr="007F0728" w:rsidTr="00F2117A">
        <w:trPr>
          <w:trHeight w:val="288"/>
        </w:trPr>
        <w:tc>
          <w:tcPr>
            <w:tcW w:w="1560"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Pp</w:t>
            </w:r>
          </w:p>
        </w:tc>
        <w:tc>
          <w:tcPr>
            <w:tcW w:w="4210"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density of pollen(kg/m3)</w:t>
            </w:r>
          </w:p>
        </w:tc>
        <w:tc>
          <w:tcPr>
            <w:tcW w:w="1380" w:type="dxa"/>
            <w:tcBorders>
              <w:top w:val="nil"/>
              <w:left w:val="nil"/>
              <w:bottom w:val="nil"/>
              <w:right w:val="nil"/>
            </w:tcBorders>
            <w:shd w:val="clear" w:color="auto" w:fill="auto"/>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4</w:t>
            </w:r>
          </w:p>
        </w:tc>
        <w:tc>
          <w:tcPr>
            <w:tcW w:w="1573"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fixed</w:t>
            </w:r>
          </w:p>
        </w:tc>
        <w:tc>
          <w:tcPr>
            <w:tcW w:w="1224" w:type="dxa"/>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840</w:t>
            </w:r>
          </w:p>
        </w:tc>
        <w:tc>
          <w:tcPr>
            <w:tcW w:w="1206" w:type="dxa"/>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w:t>
            </w:r>
          </w:p>
        </w:tc>
      </w:tr>
      <w:tr w:rsidR="007F0728" w:rsidRPr="007F0728" w:rsidTr="00F2117A">
        <w:trPr>
          <w:trHeight w:val="288"/>
        </w:trPr>
        <w:tc>
          <w:tcPr>
            <w:tcW w:w="156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mu</w:t>
            </w:r>
          </w:p>
        </w:tc>
        <w:tc>
          <w:tcPr>
            <w:tcW w:w="421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viscosity of air (m/s)</w:t>
            </w:r>
          </w:p>
        </w:tc>
        <w:tc>
          <w:tcPr>
            <w:tcW w:w="1380" w:type="dxa"/>
            <w:tcBorders>
              <w:top w:val="nil"/>
              <w:left w:val="nil"/>
              <w:bottom w:val="nil"/>
              <w:right w:val="nil"/>
            </w:tcBorders>
            <w:shd w:val="clear" w:color="D9D9D9" w:fill="D9D9D9"/>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5</w:t>
            </w:r>
          </w:p>
        </w:tc>
        <w:tc>
          <w:tcPr>
            <w:tcW w:w="1573"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fixed</w:t>
            </w:r>
          </w:p>
        </w:tc>
        <w:tc>
          <w:tcPr>
            <w:tcW w:w="1224"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1.81E-05</w:t>
            </w:r>
          </w:p>
        </w:tc>
        <w:tc>
          <w:tcPr>
            <w:tcW w:w="1206"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w:t>
            </w:r>
          </w:p>
        </w:tc>
      </w:tr>
      <w:tr w:rsidR="007F0728" w:rsidRPr="007F0728" w:rsidTr="00F2117A">
        <w:trPr>
          <w:trHeight w:val="288"/>
        </w:trPr>
        <w:tc>
          <w:tcPr>
            <w:tcW w:w="1560"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λ</w:t>
            </w:r>
          </w:p>
        </w:tc>
        <w:tc>
          <w:tcPr>
            <w:tcW w:w="4210"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mean free path of air molecules(m)</w:t>
            </w:r>
          </w:p>
        </w:tc>
        <w:tc>
          <w:tcPr>
            <w:tcW w:w="1380" w:type="dxa"/>
            <w:tcBorders>
              <w:top w:val="nil"/>
              <w:left w:val="nil"/>
              <w:bottom w:val="nil"/>
              <w:right w:val="nil"/>
            </w:tcBorders>
            <w:shd w:val="clear" w:color="auto" w:fill="auto"/>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6</w:t>
            </w:r>
          </w:p>
        </w:tc>
        <w:tc>
          <w:tcPr>
            <w:tcW w:w="1573"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fixed</w:t>
            </w:r>
          </w:p>
        </w:tc>
        <w:tc>
          <w:tcPr>
            <w:tcW w:w="1224" w:type="dxa"/>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6.80E-08</w:t>
            </w:r>
          </w:p>
        </w:tc>
        <w:tc>
          <w:tcPr>
            <w:tcW w:w="1206" w:type="dxa"/>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w:t>
            </w:r>
          </w:p>
        </w:tc>
      </w:tr>
      <w:tr w:rsidR="007F0728" w:rsidRPr="007F0728" w:rsidTr="00F2117A">
        <w:trPr>
          <w:trHeight w:val="288"/>
        </w:trPr>
        <w:tc>
          <w:tcPr>
            <w:tcW w:w="156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Pa</w:t>
            </w:r>
          </w:p>
        </w:tc>
        <w:tc>
          <w:tcPr>
            <w:tcW w:w="421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density of air(kg/m3)</w:t>
            </w:r>
          </w:p>
        </w:tc>
        <w:tc>
          <w:tcPr>
            <w:tcW w:w="1380" w:type="dxa"/>
            <w:tcBorders>
              <w:top w:val="nil"/>
              <w:left w:val="nil"/>
              <w:bottom w:val="nil"/>
              <w:right w:val="nil"/>
            </w:tcBorders>
            <w:shd w:val="clear" w:color="D9D9D9" w:fill="D9D9D9"/>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7</w:t>
            </w:r>
          </w:p>
        </w:tc>
        <w:tc>
          <w:tcPr>
            <w:tcW w:w="1573"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fixed</w:t>
            </w:r>
          </w:p>
        </w:tc>
        <w:tc>
          <w:tcPr>
            <w:tcW w:w="1224"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1.145</w:t>
            </w:r>
          </w:p>
        </w:tc>
        <w:tc>
          <w:tcPr>
            <w:tcW w:w="1206"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w:t>
            </w:r>
          </w:p>
        </w:tc>
      </w:tr>
      <w:tr w:rsidR="007F0728" w:rsidRPr="007F0728" w:rsidTr="00F2117A">
        <w:trPr>
          <w:trHeight w:val="288"/>
        </w:trPr>
        <w:tc>
          <w:tcPr>
            <w:tcW w:w="1560"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 xml:space="preserve">T </w:t>
            </w:r>
          </w:p>
        </w:tc>
        <w:tc>
          <w:tcPr>
            <w:tcW w:w="4210"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temperature(k)</w:t>
            </w:r>
          </w:p>
        </w:tc>
        <w:tc>
          <w:tcPr>
            <w:tcW w:w="1380" w:type="dxa"/>
            <w:tcBorders>
              <w:top w:val="nil"/>
              <w:left w:val="nil"/>
              <w:bottom w:val="nil"/>
              <w:right w:val="nil"/>
            </w:tcBorders>
            <w:shd w:val="clear" w:color="auto" w:fill="auto"/>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8</w:t>
            </w:r>
          </w:p>
        </w:tc>
        <w:tc>
          <w:tcPr>
            <w:tcW w:w="1573"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range</w:t>
            </w:r>
          </w:p>
        </w:tc>
        <w:tc>
          <w:tcPr>
            <w:tcW w:w="1224" w:type="dxa"/>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298</w:t>
            </w:r>
          </w:p>
        </w:tc>
        <w:tc>
          <w:tcPr>
            <w:tcW w:w="1206" w:type="dxa"/>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283-310</w:t>
            </w:r>
          </w:p>
        </w:tc>
      </w:tr>
      <w:tr w:rsidR="007F0728" w:rsidRPr="007F0728" w:rsidTr="00F2117A">
        <w:trPr>
          <w:trHeight w:val="288"/>
        </w:trPr>
        <w:tc>
          <w:tcPr>
            <w:tcW w:w="156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Ve</w:t>
            </w:r>
          </w:p>
        </w:tc>
        <w:tc>
          <w:tcPr>
            <w:tcW w:w="421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ventilation rate(dimensionless)</w:t>
            </w:r>
          </w:p>
        </w:tc>
        <w:tc>
          <w:tcPr>
            <w:tcW w:w="1380" w:type="dxa"/>
            <w:tcBorders>
              <w:top w:val="nil"/>
              <w:left w:val="nil"/>
              <w:bottom w:val="nil"/>
              <w:right w:val="nil"/>
            </w:tcBorders>
            <w:shd w:val="clear" w:color="D9D9D9" w:fill="D9D9D9"/>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9</w:t>
            </w:r>
          </w:p>
        </w:tc>
        <w:tc>
          <w:tcPr>
            <w:tcW w:w="1573"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range</w:t>
            </w:r>
          </w:p>
        </w:tc>
        <w:tc>
          <w:tcPr>
            <w:tcW w:w="1224"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1.2</w:t>
            </w:r>
          </w:p>
        </w:tc>
        <w:tc>
          <w:tcPr>
            <w:tcW w:w="1206"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0.5-2</w:t>
            </w:r>
          </w:p>
        </w:tc>
      </w:tr>
      <w:tr w:rsidR="007F0728" w:rsidRPr="007F0728" w:rsidTr="00F2117A">
        <w:trPr>
          <w:trHeight w:val="288"/>
        </w:trPr>
        <w:tc>
          <w:tcPr>
            <w:tcW w:w="1560"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Tind</w:t>
            </w:r>
          </w:p>
        </w:tc>
        <w:tc>
          <w:tcPr>
            <w:tcW w:w="4210"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indoor time(min)</w:t>
            </w:r>
          </w:p>
        </w:tc>
        <w:tc>
          <w:tcPr>
            <w:tcW w:w="1380" w:type="dxa"/>
            <w:tcBorders>
              <w:top w:val="nil"/>
              <w:left w:val="nil"/>
              <w:bottom w:val="nil"/>
              <w:right w:val="nil"/>
            </w:tcBorders>
            <w:shd w:val="clear" w:color="auto" w:fill="auto"/>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10</w:t>
            </w:r>
          </w:p>
        </w:tc>
        <w:tc>
          <w:tcPr>
            <w:tcW w:w="1573"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norm</w:t>
            </w:r>
          </w:p>
        </w:tc>
        <w:tc>
          <w:tcPr>
            <w:tcW w:w="1224" w:type="dxa"/>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1279(21)</w:t>
            </w:r>
          </w:p>
        </w:tc>
        <w:tc>
          <w:tcPr>
            <w:tcW w:w="1206" w:type="dxa"/>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w:t>
            </w:r>
          </w:p>
        </w:tc>
      </w:tr>
      <w:tr w:rsidR="007F0728" w:rsidRPr="007F0728" w:rsidTr="00F2117A">
        <w:trPr>
          <w:trHeight w:val="288"/>
        </w:trPr>
        <w:tc>
          <w:tcPr>
            <w:tcW w:w="156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Tout</w:t>
            </w:r>
          </w:p>
        </w:tc>
        <w:tc>
          <w:tcPr>
            <w:tcW w:w="421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outdoor time(min)</w:t>
            </w:r>
          </w:p>
        </w:tc>
        <w:tc>
          <w:tcPr>
            <w:tcW w:w="1380" w:type="dxa"/>
            <w:tcBorders>
              <w:top w:val="nil"/>
              <w:left w:val="nil"/>
              <w:bottom w:val="nil"/>
              <w:right w:val="nil"/>
            </w:tcBorders>
            <w:shd w:val="clear" w:color="D9D9D9" w:fill="D9D9D9"/>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11</w:t>
            </w:r>
          </w:p>
        </w:tc>
        <w:tc>
          <w:tcPr>
            <w:tcW w:w="1573"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norm</w:t>
            </w:r>
          </w:p>
        </w:tc>
        <w:tc>
          <w:tcPr>
            <w:tcW w:w="1224"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174(4)</w:t>
            </w:r>
          </w:p>
        </w:tc>
        <w:tc>
          <w:tcPr>
            <w:tcW w:w="1206"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w:t>
            </w:r>
          </w:p>
        </w:tc>
      </w:tr>
      <w:tr w:rsidR="007F0728" w:rsidRPr="007F0728" w:rsidTr="00F2117A">
        <w:trPr>
          <w:trHeight w:val="288"/>
        </w:trPr>
        <w:tc>
          <w:tcPr>
            <w:tcW w:w="1560"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F</w:t>
            </w:r>
          </w:p>
        </w:tc>
        <w:tc>
          <w:tcPr>
            <w:tcW w:w="4210"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hand to mouth contact frequency</w:t>
            </w:r>
          </w:p>
        </w:tc>
        <w:tc>
          <w:tcPr>
            <w:tcW w:w="1380" w:type="dxa"/>
            <w:tcBorders>
              <w:top w:val="nil"/>
              <w:left w:val="nil"/>
              <w:bottom w:val="nil"/>
              <w:right w:val="nil"/>
            </w:tcBorders>
            <w:shd w:val="clear" w:color="auto" w:fill="auto"/>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12</w:t>
            </w:r>
          </w:p>
        </w:tc>
        <w:tc>
          <w:tcPr>
            <w:tcW w:w="1573"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empirical</w:t>
            </w:r>
          </w:p>
        </w:tc>
        <w:tc>
          <w:tcPr>
            <w:tcW w:w="1224" w:type="dxa"/>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30</w:t>
            </w:r>
          </w:p>
        </w:tc>
        <w:tc>
          <w:tcPr>
            <w:tcW w:w="1206" w:type="dxa"/>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3-65</w:t>
            </w:r>
          </w:p>
        </w:tc>
      </w:tr>
      <w:tr w:rsidR="007F0728" w:rsidRPr="007F0728" w:rsidTr="00F2117A">
        <w:trPr>
          <w:trHeight w:val="288"/>
        </w:trPr>
        <w:tc>
          <w:tcPr>
            <w:tcW w:w="156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Sa</w:t>
            </w:r>
          </w:p>
        </w:tc>
        <w:tc>
          <w:tcPr>
            <w:tcW w:w="421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human surface area(m2)</w:t>
            </w:r>
          </w:p>
        </w:tc>
        <w:tc>
          <w:tcPr>
            <w:tcW w:w="1380" w:type="dxa"/>
            <w:tcBorders>
              <w:top w:val="nil"/>
              <w:left w:val="nil"/>
              <w:bottom w:val="nil"/>
              <w:right w:val="nil"/>
            </w:tcBorders>
            <w:shd w:val="clear" w:color="D9D9D9" w:fill="D9D9D9"/>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13</w:t>
            </w:r>
          </w:p>
        </w:tc>
        <w:tc>
          <w:tcPr>
            <w:tcW w:w="1573"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proofErr w:type="spellStart"/>
            <w:r w:rsidRPr="007F0728">
              <w:rPr>
                <w:rFonts w:ascii="宋体" w:eastAsia="宋体" w:hAnsi="宋体" w:cs="宋体" w:hint="eastAsia"/>
                <w:color w:val="000000"/>
                <w:kern w:val="0"/>
                <w:sz w:val="22"/>
              </w:rPr>
              <w:t>lognorm</w:t>
            </w:r>
            <w:proofErr w:type="spellEnd"/>
          </w:p>
        </w:tc>
        <w:tc>
          <w:tcPr>
            <w:tcW w:w="1224"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1.76</w:t>
            </w:r>
          </w:p>
        </w:tc>
        <w:tc>
          <w:tcPr>
            <w:tcW w:w="1206"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0.41-2.51</w:t>
            </w:r>
          </w:p>
        </w:tc>
      </w:tr>
      <w:tr w:rsidR="007F0728" w:rsidRPr="007F0728" w:rsidTr="00F2117A">
        <w:trPr>
          <w:trHeight w:val="288"/>
        </w:trPr>
        <w:tc>
          <w:tcPr>
            <w:tcW w:w="1560"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Sr</w:t>
            </w:r>
          </w:p>
        </w:tc>
        <w:tc>
          <w:tcPr>
            <w:tcW w:w="4210"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proofErr w:type="gramStart"/>
            <w:r w:rsidRPr="007F0728">
              <w:rPr>
                <w:rFonts w:ascii="宋体" w:eastAsia="宋体" w:hAnsi="宋体" w:cs="宋体" w:hint="eastAsia"/>
                <w:color w:val="000000"/>
                <w:kern w:val="0"/>
                <w:sz w:val="22"/>
              </w:rPr>
              <w:t>hand</w:t>
            </w:r>
            <w:proofErr w:type="gramEnd"/>
            <w:r w:rsidRPr="007F0728">
              <w:rPr>
                <w:rFonts w:ascii="宋体" w:eastAsia="宋体" w:hAnsi="宋体" w:cs="宋体" w:hint="eastAsia"/>
                <w:color w:val="000000"/>
                <w:kern w:val="0"/>
                <w:sz w:val="22"/>
              </w:rPr>
              <w:t xml:space="preserve"> surface rate(%)</w:t>
            </w:r>
          </w:p>
        </w:tc>
        <w:tc>
          <w:tcPr>
            <w:tcW w:w="1380" w:type="dxa"/>
            <w:tcBorders>
              <w:top w:val="nil"/>
              <w:left w:val="nil"/>
              <w:bottom w:val="nil"/>
              <w:right w:val="nil"/>
            </w:tcBorders>
            <w:shd w:val="clear" w:color="auto" w:fill="auto"/>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14</w:t>
            </w:r>
          </w:p>
        </w:tc>
        <w:tc>
          <w:tcPr>
            <w:tcW w:w="1573"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proofErr w:type="spellStart"/>
            <w:r w:rsidRPr="007F0728">
              <w:rPr>
                <w:rFonts w:ascii="宋体" w:eastAsia="宋体" w:hAnsi="宋体" w:cs="宋体" w:hint="eastAsia"/>
                <w:color w:val="000000"/>
                <w:kern w:val="0"/>
                <w:sz w:val="22"/>
              </w:rPr>
              <w:t>lognorm</w:t>
            </w:r>
            <w:proofErr w:type="spellEnd"/>
          </w:p>
        </w:tc>
        <w:tc>
          <w:tcPr>
            <w:tcW w:w="1224" w:type="dxa"/>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5.3</w:t>
            </w:r>
          </w:p>
        </w:tc>
        <w:tc>
          <w:tcPr>
            <w:tcW w:w="1206" w:type="dxa"/>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4.8-5.6</w:t>
            </w:r>
          </w:p>
        </w:tc>
      </w:tr>
      <w:tr w:rsidR="007F0728" w:rsidRPr="007F0728" w:rsidTr="00F2117A">
        <w:trPr>
          <w:trHeight w:val="288"/>
        </w:trPr>
        <w:tc>
          <w:tcPr>
            <w:tcW w:w="156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proofErr w:type="spellStart"/>
            <w:r w:rsidRPr="007F0728">
              <w:rPr>
                <w:rFonts w:ascii="宋体" w:eastAsia="宋体" w:hAnsi="宋体" w:cs="宋体" w:hint="eastAsia"/>
                <w:color w:val="000000"/>
                <w:kern w:val="0"/>
                <w:sz w:val="22"/>
              </w:rPr>
              <w:t>Ihf</w:t>
            </w:r>
            <w:proofErr w:type="spellEnd"/>
          </w:p>
        </w:tc>
        <w:tc>
          <w:tcPr>
            <w:tcW w:w="421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female inhalation rate (m3/day)</w:t>
            </w:r>
          </w:p>
        </w:tc>
        <w:tc>
          <w:tcPr>
            <w:tcW w:w="1380" w:type="dxa"/>
            <w:tcBorders>
              <w:top w:val="nil"/>
              <w:left w:val="nil"/>
              <w:bottom w:val="nil"/>
              <w:right w:val="nil"/>
            </w:tcBorders>
            <w:shd w:val="clear" w:color="D9D9D9" w:fill="D9D9D9"/>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15</w:t>
            </w:r>
          </w:p>
        </w:tc>
        <w:tc>
          <w:tcPr>
            <w:tcW w:w="1573"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uniform</w:t>
            </w:r>
          </w:p>
        </w:tc>
        <w:tc>
          <w:tcPr>
            <w:tcW w:w="1224"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1.33</w:t>
            </w:r>
          </w:p>
        </w:tc>
        <w:tc>
          <w:tcPr>
            <w:tcW w:w="1206"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0.19-1.91</w:t>
            </w:r>
          </w:p>
        </w:tc>
      </w:tr>
      <w:tr w:rsidR="007F0728" w:rsidRPr="007F0728" w:rsidTr="00F2117A">
        <w:trPr>
          <w:trHeight w:val="288"/>
        </w:trPr>
        <w:tc>
          <w:tcPr>
            <w:tcW w:w="1560"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proofErr w:type="spellStart"/>
            <w:r w:rsidRPr="007F0728">
              <w:rPr>
                <w:rFonts w:ascii="宋体" w:eastAsia="宋体" w:hAnsi="宋体" w:cs="宋体" w:hint="eastAsia"/>
                <w:color w:val="000000"/>
                <w:kern w:val="0"/>
                <w:sz w:val="22"/>
              </w:rPr>
              <w:t>Ihm</w:t>
            </w:r>
            <w:proofErr w:type="spellEnd"/>
          </w:p>
        </w:tc>
        <w:tc>
          <w:tcPr>
            <w:tcW w:w="4210"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male inhalation rate(m3/day)</w:t>
            </w:r>
          </w:p>
        </w:tc>
        <w:tc>
          <w:tcPr>
            <w:tcW w:w="1380" w:type="dxa"/>
            <w:tcBorders>
              <w:top w:val="nil"/>
              <w:left w:val="nil"/>
              <w:bottom w:val="nil"/>
              <w:right w:val="nil"/>
            </w:tcBorders>
            <w:shd w:val="clear" w:color="auto" w:fill="auto"/>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16</w:t>
            </w:r>
          </w:p>
        </w:tc>
        <w:tc>
          <w:tcPr>
            <w:tcW w:w="1573"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uniform</w:t>
            </w:r>
          </w:p>
        </w:tc>
        <w:tc>
          <w:tcPr>
            <w:tcW w:w="1224" w:type="dxa"/>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1.45</w:t>
            </w:r>
          </w:p>
        </w:tc>
        <w:tc>
          <w:tcPr>
            <w:tcW w:w="1206" w:type="dxa"/>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0.20-1.50</w:t>
            </w:r>
          </w:p>
        </w:tc>
      </w:tr>
      <w:tr w:rsidR="007F0728" w:rsidRPr="007F0728" w:rsidTr="00F2117A">
        <w:trPr>
          <w:trHeight w:val="288"/>
        </w:trPr>
        <w:tc>
          <w:tcPr>
            <w:tcW w:w="156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proofErr w:type="spellStart"/>
            <w:r w:rsidRPr="007F0728">
              <w:rPr>
                <w:rFonts w:ascii="宋体" w:eastAsia="宋体" w:hAnsi="宋体" w:cs="宋体" w:hint="eastAsia"/>
                <w:color w:val="000000"/>
                <w:kern w:val="0"/>
                <w:sz w:val="22"/>
              </w:rPr>
              <w:t>Vd</w:t>
            </w:r>
            <w:proofErr w:type="spellEnd"/>
          </w:p>
        </w:tc>
        <w:tc>
          <w:tcPr>
            <w:tcW w:w="421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indoor ventilation rate(dimensionless)</w:t>
            </w:r>
          </w:p>
        </w:tc>
        <w:tc>
          <w:tcPr>
            <w:tcW w:w="1380" w:type="dxa"/>
            <w:tcBorders>
              <w:top w:val="nil"/>
              <w:left w:val="nil"/>
              <w:bottom w:val="nil"/>
              <w:right w:val="nil"/>
            </w:tcBorders>
            <w:shd w:val="clear" w:color="D9D9D9" w:fill="D9D9D9"/>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17</w:t>
            </w:r>
          </w:p>
        </w:tc>
        <w:tc>
          <w:tcPr>
            <w:tcW w:w="1573"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 xml:space="preserve">empirical </w:t>
            </w:r>
          </w:p>
        </w:tc>
        <w:tc>
          <w:tcPr>
            <w:tcW w:w="1224"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1.75</w:t>
            </w:r>
          </w:p>
        </w:tc>
        <w:tc>
          <w:tcPr>
            <w:tcW w:w="1206"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w:t>
            </w:r>
          </w:p>
        </w:tc>
      </w:tr>
      <w:tr w:rsidR="007F0728" w:rsidRPr="007F0728" w:rsidTr="00F2117A">
        <w:trPr>
          <w:trHeight w:val="288"/>
        </w:trPr>
        <w:tc>
          <w:tcPr>
            <w:tcW w:w="1560" w:type="dxa"/>
            <w:tcBorders>
              <w:top w:val="nil"/>
              <w:left w:val="nil"/>
              <w:bottom w:val="single" w:sz="4" w:space="0" w:color="000000"/>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proofErr w:type="spellStart"/>
            <w:r w:rsidRPr="007F0728">
              <w:rPr>
                <w:rFonts w:ascii="宋体" w:eastAsia="宋体" w:hAnsi="宋体" w:cs="宋体" w:hint="eastAsia"/>
                <w:color w:val="000000"/>
                <w:kern w:val="0"/>
                <w:sz w:val="22"/>
              </w:rPr>
              <w:t>Lr</w:t>
            </w:r>
            <w:proofErr w:type="spellEnd"/>
          </w:p>
        </w:tc>
        <w:tc>
          <w:tcPr>
            <w:tcW w:w="4210" w:type="dxa"/>
            <w:tcBorders>
              <w:top w:val="nil"/>
              <w:left w:val="nil"/>
              <w:bottom w:val="single" w:sz="4" w:space="0" w:color="000000"/>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proofErr w:type="spellStart"/>
            <w:r w:rsidRPr="007F0728">
              <w:rPr>
                <w:rFonts w:ascii="宋体" w:eastAsia="宋体" w:hAnsi="宋体" w:cs="宋体" w:hint="eastAsia"/>
                <w:color w:val="000000"/>
                <w:kern w:val="0"/>
                <w:sz w:val="22"/>
              </w:rPr>
              <w:t>derm</w:t>
            </w:r>
            <w:proofErr w:type="spellEnd"/>
            <w:r w:rsidRPr="007F0728">
              <w:rPr>
                <w:rFonts w:ascii="宋体" w:eastAsia="宋体" w:hAnsi="宋体" w:cs="宋体" w:hint="eastAsia"/>
                <w:color w:val="000000"/>
                <w:kern w:val="0"/>
                <w:sz w:val="22"/>
              </w:rPr>
              <w:t xml:space="preserve"> loading rate(dimensionless)</w:t>
            </w:r>
          </w:p>
        </w:tc>
        <w:tc>
          <w:tcPr>
            <w:tcW w:w="1380" w:type="dxa"/>
            <w:tcBorders>
              <w:top w:val="nil"/>
              <w:left w:val="nil"/>
              <w:bottom w:val="single" w:sz="4" w:space="0" w:color="000000"/>
              <w:right w:val="nil"/>
            </w:tcBorders>
            <w:shd w:val="clear" w:color="auto" w:fill="auto"/>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18</w:t>
            </w:r>
          </w:p>
        </w:tc>
        <w:tc>
          <w:tcPr>
            <w:tcW w:w="1573" w:type="dxa"/>
            <w:tcBorders>
              <w:top w:val="nil"/>
              <w:left w:val="nil"/>
              <w:bottom w:val="single" w:sz="4" w:space="0" w:color="000000"/>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empirical</w:t>
            </w:r>
          </w:p>
        </w:tc>
        <w:tc>
          <w:tcPr>
            <w:tcW w:w="1224" w:type="dxa"/>
            <w:tcBorders>
              <w:top w:val="nil"/>
              <w:left w:val="nil"/>
              <w:bottom w:val="single" w:sz="4" w:space="0" w:color="000000"/>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0.0001</w:t>
            </w:r>
          </w:p>
        </w:tc>
        <w:tc>
          <w:tcPr>
            <w:tcW w:w="1206" w:type="dxa"/>
            <w:tcBorders>
              <w:top w:val="nil"/>
              <w:left w:val="nil"/>
              <w:bottom w:val="single" w:sz="4" w:space="0" w:color="000000"/>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p>
        </w:tc>
      </w:tr>
      <w:tr w:rsidR="00F2117A" w:rsidRPr="007F0728" w:rsidTr="00F2117A">
        <w:trPr>
          <w:trHeight w:val="288"/>
        </w:trPr>
        <w:tc>
          <w:tcPr>
            <w:tcW w:w="1560" w:type="dxa"/>
            <w:tcBorders>
              <w:top w:val="nil"/>
              <w:left w:val="nil"/>
              <w:bottom w:val="single" w:sz="4" w:space="0" w:color="000000"/>
              <w:right w:val="nil"/>
            </w:tcBorders>
            <w:shd w:val="clear" w:color="auto" w:fill="auto"/>
            <w:noWrap/>
            <w:vAlign w:val="bottom"/>
          </w:tcPr>
          <w:p w:rsidR="00F2117A" w:rsidRPr="007F0728" w:rsidRDefault="00F2117A" w:rsidP="007F0728">
            <w:pPr>
              <w:widowControl/>
              <w:jc w:val="left"/>
              <w:rPr>
                <w:rFonts w:ascii="宋体" w:eastAsia="宋体" w:hAnsi="宋体" w:cs="宋体" w:hint="eastAsia"/>
                <w:color w:val="000000"/>
                <w:kern w:val="0"/>
                <w:sz w:val="22"/>
              </w:rPr>
            </w:pPr>
          </w:p>
        </w:tc>
        <w:tc>
          <w:tcPr>
            <w:tcW w:w="4210" w:type="dxa"/>
            <w:tcBorders>
              <w:top w:val="nil"/>
              <w:left w:val="nil"/>
              <w:bottom w:val="single" w:sz="4" w:space="0" w:color="000000"/>
              <w:right w:val="nil"/>
            </w:tcBorders>
            <w:shd w:val="clear" w:color="auto" w:fill="auto"/>
            <w:noWrap/>
            <w:vAlign w:val="bottom"/>
          </w:tcPr>
          <w:p w:rsidR="00F2117A" w:rsidRPr="007F0728" w:rsidRDefault="00F2117A" w:rsidP="007F0728">
            <w:pPr>
              <w:widowControl/>
              <w:jc w:val="left"/>
              <w:rPr>
                <w:rFonts w:ascii="宋体" w:eastAsia="宋体" w:hAnsi="宋体" w:cs="宋体" w:hint="eastAsia"/>
                <w:color w:val="000000"/>
                <w:kern w:val="0"/>
                <w:sz w:val="22"/>
              </w:rPr>
            </w:pPr>
          </w:p>
        </w:tc>
        <w:tc>
          <w:tcPr>
            <w:tcW w:w="1380" w:type="dxa"/>
            <w:tcBorders>
              <w:top w:val="nil"/>
              <w:left w:val="nil"/>
              <w:bottom w:val="single" w:sz="4" w:space="0" w:color="000000"/>
              <w:right w:val="nil"/>
            </w:tcBorders>
            <w:shd w:val="clear" w:color="auto" w:fill="auto"/>
            <w:noWrap/>
          </w:tcPr>
          <w:p w:rsidR="00F2117A" w:rsidRPr="007F0728" w:rsidRDefault="00F2117A" w:rsidP="007F0728">
            <w:pPr>
              <w:widowControl/>
              <w:jc w:val="left"/>
              <w:rPr>
                <w:rFonts w:ascii="宋体" w:eastAsia="宋体" w:hAnsi="宋体" w:cs="宋体" w:hint="eastAsia"/>
                <w:color w:val="000000"/>
                <w:kern w:val="0"/>
                <w:sz w:val="22"/>
              </w:rPr>
            </w:pPr>
          </w:p>
        </w:tc>
        <w:tc>
          <w:tcPr>
            <w:tcW w:w="1573" w:type="dxa"/>
            <w:tcBorders>
              <w:top w:val="nil"/>
              <w:left w:val="nil"/>
              <w:bottom w:val="single" w:sz="4" w:space="0" w:color="000000"/>
              <w:right w:val="nil"/>
            </w:tcBorders>
            <w:shd w:val="clear" w:color="auto" w:fill="auto"/>
            <w:noWrap/>
            <w:vAlign w:val="bottom"/>
          </w:tcPr>
          <w:p w:rsidR="00F2117A" w:rsidRPr="007F0728" w:rsidRDefault="00F2117A" w:rsidP="007F0728">
            <w:pPr>
              <w:widowControl/>
              <w:jc w:val="left"/>
              <w:rPr>
                <w:rFonts w:ascii="宋体" w:eastAsia="宋体" w:hAnsi="宋体" w:cs="宋体" w:hint="eastAsia"/>
                <w:color w:val="000000"/>
                <w:kern w:val="0"/>
                <w:sz w:val="22"/>
              </w:rPr>
            </w:pPr>
          </w:p>
        </w:tc>
        <w:tc>
          <w:tcPr>
            <w:tcW w:w="1224" w:type="dxa"/>
            <w:tcBorders>
              <w:top w:val="nil"/>
              <w:left w:val="nil"/>
              <w:bottom w:val="single" w:sz="4" w:space="0" w:color="000000"/>
              <w:right w:val="nil"/>
            </w:tcBorders>
            <w:shd w:val="clear" w:color="auto" w:fill="auto"/>
            <w:noWrap/>
            <w:vAlign w:val="bottom"/>
          </w:tcPr>
          <w:p w:rsidR="00F2117A" w:rsidRPr="007F0728" w:rsidRDefault="00F2117A" w:rsidP="007F0728">
            <w:pPr>
              <w:widowControl/>
              <w:jc w:val="right"/>
              <w:rPr>
                <w:rFonts w:ascii="宋体" w:eastAsia="宋体" w:hAnsi="宋体" w:cs="宋体" w:hint="eastAsia"/>
                <w:color w:val="000000"/>
                <w:kern w:val="0"/>
                <w:sz w:val="22"/>
              </w:rPr>
            </w:pPr>
          </w:p>
        </w:tc>
        <w:tc>
          <w:tcPr>
            <w:tcW w:w="1206" w:type="dxa"/>
            <w:tcBorders>
              <w:top w:val="nil"/>
              <w:left w:val="nil"/>
              <w:bottom w:val="single" w:sz="4" w:space="0" w:color="000000"/>
              <w:right w:val="nil"/>
            </w:tcBorders>
            <w:shd w:val="clear" w:color="auto" w:fill="auto"/>
            <w:noWrap/>
            <w:vAlign w:val="bottom"/>
          </w:tcPr>
          <w:p w:rsidR="00F2117A" w:rsidRPr="007F0728" w:rsidRDefault="00F2117A" w:rsidP="007F0728">
            <w:pPr>
              <w:widowControl/>
              <w:jc w:val="right"/>
              <w:rPr>
                <w:rFonts w:ascii="宋体" w:eastAsia="宋体" w:hAnsi="宋体" w:cs="宋体"/>
                <w:color w:val="000000"/>
                <w:kern w:val="0"/>
                <w:sz w:val="22"/>
              </w:rPr>
            </w:pPr>
          </w:p>
        </w:tc>
      </w:tr>
    </w:tbl>
    <w:p w:rsidR="00F2117A" w:rsidRPr="00597CEE" w:rsidRDefault="00F2117A" w:rsidP="00682E05">
      <w:pPr>
        <w:rPr>
          <w:rFonts w:hint="eastAsia"/>
        </w:rPr>
        <w:sectPr w:rsidR="00F2117A" w:rsidRPr="00597CEE" w:rsidSect="00CF0854">
          <w:pgSz w:w="16838" w:h="11906" w:orient="landscape" w:code="9"/>
          <w:pgMar w:top="1440" w:right="1440" w:bottom="2160" w:left="1440" w:header="720" w:footer="720" w:gutter="0"/>
          <w:cols w:space="720"/>
          <w:docGrid w:linePitch="312"/>
        </w:sectPr>
      </w:pPr>
    </w:p>
    <w:p w:rsidR="000F73DC" w:rsidRPr="000F73DC" w:rsidRDefault="000F73DC" w:rsidP="000F73DC">
      <w:pPr>
        <w:pStyle w:val="a7"/>
        <w:keepNext/>
        <w:rPr>
          <w:rFonts w:ascii="Times New Roman" w:eastAsiaTheme="majorEastAsia" w:hAnsi="Times New Roman" w:cs="Times New Roman"/>
          <w:bCs/>
          <w:color w:val="000000"/>
          <w:sz w:val="24"/>
          <w:szCs w:val="24"/>
        </w:rPr>
      </w:pPr>
      <w:r w:rsidRPr="000F73DC">
        <w:rPr>
          <w:rFonts w:ascii="Times New Roman" w:eastAsiaTheme="majorEastAsia" w:hAnsi="Times New Roman" w:cs="Times New Roman"/>
          <w:bCs/>
          <w:color w:val="000000"/>
          <w:sz w:val="24"/>
          <w:szCs w:val="24"/>
        </w:rPr>
        <w:lastRenderedPageBreak/>
        <w:t xml:space="preserve">Table </w:t>
      </w:r>
      <w:r w:rsidRPr="000F73DC">
        <w:rPr>
          <w:rFonts w:ascii="Times New Roman" w:eastAsiaTheme="majorEastAsia" w:hAnsi="Times New Roman" w:cs="Times New Roman"/>
          <w:bCs/>
          <w:color w:val="000000"/>
          <w:sz w:val="24"/>
          <w:szCs w:val="24"/>
        </w:rPr>
        <w:fldChar w:fldCharType="begin"/>
      </w:r>
      <w:r w:rsidRPr="000F73DC">
        <w:rPr>
          <w:rFonts w:ascii="Times New Roman" w:eastAsiaTheme="majorEastAsia" w:hAnsi="Times New Roman" w:cs="Times New Roman"/>
          <w:bCs/>
          <w:color w:val="000000"/>
          <w:sz w:val="24"/>
          <w:szCs w:val="24"/>
        </w:rPr>
        <w:instrText xml:space="preserve"> SEQ Table \* ARABIC </w:instrText>
      </w:r>
      <w:r w:rsidRPr="000F73DC">
        <w:rPr>
          <w:rFonts w:ascii="Times New Roman" w:eastAsiaTheme="majorEastAsia" w:hAnsi="Times New Roman" w:cs="Times New Roman"/>
          <w:bCs/>
          <w:color w:val="000000"/>
          <w:sz w:val="24"/>
          <w:szCs w:val="24"/>
        </w:rPr>
        <w:fldChar w:fldCharType="separate"/>
      </w:r>
      <w:r w:rsidRPr="000F73DC">
        <w:rPr>
          <w:rFonts w:ascii="Times New Roman" w:eastAsiaTheme="majorEastAsia" w:hAnsi="Times New Roman" w:cs="Times New Roman"/>
          <w:bCs/>
          <w:color w:val="000000"/>
          <w:sz w:val="24"/>
          <w:szCs w:val="24"/>
        </w:rPr>
        <w:t>3</w:t>
      </w:r>
      <w:r w:rsidRPr="000F73DC">
        <w:rPr>
          <w:rFonts w:ascii="Times New Roman" w:eastAsiaTheme="majorEastAsia" w:hAnsi="Times New Roman" w:cs="Times New Roman"/>
          <w:bCs/>
          <w:color w:val="000000"/>
          <w:sz w:val="24"/>
          <w:szCs w:val="24"/>
        </w:rPr>
        <w:fldChar w:fldCharType="end"/>
      </w:r>
      <w:r w:rsidRPr="000F73DC">
        <w:rPr>
          <w:rFonts w:ascii="Times New Roman" w:eastAsiaTheme="majorEastAsia" w:hAnsi="Times New Roman" w:cs="Times New Roman" w:hint="eastAsia"/>
          <w:bCs/>
          <w:color w:val="000000"/>
          <w:sz w:val="24"/>
          <w:szCs w:val="24"/>
        </w:rPr>
        <w:t xml:space="preserve"> </w:t>
      </w:r>
      <w:r w:rsidRPr="000F73DC">
        <w:rPr>
          <w:rFonts w:ascii="Times New Roman" w:eastAsiaTheme="majorEastAsia" w:hAnsi="Times New Roman" w:cs="Times New Roman"/>
          <w:bCs/>
          <w:color w:val="000000"/>
          <w:sz w:val="24"/>
          <w:szCs w:val="24"/>
        </w:rPr>
        <w:t xml:space="preserve">Median of the Total Exposure Values in 9 Climate </w:t>
      </w:r>
      <w:proofErr w:type="gramStart"/>
      <w:r w:rsidRPr="000F73DC">
        <w:rPr>
          <w:rFonts w:ascii="Times New Roman" w:eastAsiaTheme="majorEastAsia" w:hAnsi="Times New Roman" w:cs="Times New Roman"/>
          <w:bCs/>
          <w:color w:val="000000"/>
          <w:sz w:val="24"/>
          <w:szCs w:val="24"/>
        </w:rPr>
        <w:t>Regions(</w:t>
      </w:r>
      <w:proofErr w:type="gramEnd"/>
      <w:r w:rsidRPr="000F73DC">
        <w:rPr>
          <w:rFonts w:ascii="Times New Roman" w:eastAsiaTheme="majorEastAsia" w:hAnsi="Times New Roman" w:cs="Times New Roman"/>
          <w:bCs/>
          <w:color w:val="000000"/>
          <w:sz w:val="24"/>
          <w:szCs w:val="24"/>
        </w:rPr>
        <w:t>Number/Day)</w:t>
      </w:r>
    </w:p>
    <w:tbl>
      <w:tblPr>
        <w:tblW w:w="14016" w:type="dxa"/>
        <w:tblInd w:w="93" w:type="dxa"/>
        <w:tblLook w:val="04A0" w:firstRow="1" w:lastRow="0" w:firstColumn="1" w:lastColumn="0" w:noHBand="0" w:noVBand="1"/>
      </w:tblPr>
      <w:tblGrid>
        <w:gridCol w:w="2120"/>
        <w:gridCol w:w="1080"/>
        <w:gridCol w:w="1976"/>
        <w:gridCol w:w="1206"/>
        <w:gridCol w:w="1460"/>
        <w:gridCol w:w="1020"/>
        <w:gridCol w:w="1206"/>
        <w:gridCol w:w="1206"/>
        <w:gridCol w:w="766"/>
        <w:gridCol w:w="1976"/>
      </w:tblGrid>
      <w:tr w:rsidR="000F73DC" w:rsidRPr="000F73DC" w:rsidTr="000F73DC">
        <w:trPr>
          <w:trHeight w:val="288"/>
        </w:trPr>
        <w:tc>
          <w:tcPr>
            <w:tcW w:w="2120"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Species</w:t>
            </w:r>
          </w:p>
        </w:tc>
        <w:tc>
          <w:tcPr>
            <w:tcW w:w="1080"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Central</w:t>
            </w:r>
          </w:p>
        </w:tc>
        <w:tc>
          <w:tcPr>
            <w:tcW w:w="1976"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proofErr w:type="spellStart"/>
            <w:r w:rsidRPr="000F73DC">
              <w:rPr>
                <w:rFonts w:ascii="宋体" w:eastAsia="宋体" w:hAnsi="宋体" w:cs="宋体" w:hint="eastAsia"/>
                <w:color w:val="000000"/>
                <w:kern w:val="0"/>
                <w:sz w:val="22"/>
              </w:rPr>
              <w:t>EastNorthCentral</w:t>
            </w:r>
            <w:proofErr w:type="spellEnd"/>
          </w:p>
        </w:tc>
        <w:tc>
          <w:tcPr>
            <w:tcW w:w="1206"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proofErr w:type="spellStart"/>
            <w:r w:rsidRPr="000F73DC">
              <w:rPr>
                <w:rFonts w:ascii="宋体" w:eastAsia="宋体" w:hAnsi="宋体" w:cs="宋体" w:hint="eastAsia"/>
                <w:color w:val="000000"/>
                <w:kern w:val="0"/>
                <w:sz w:val="22"/>
              </w:rPr>
              <w:t>NorthEast</w:t>
            </w:r>
            <w:proofErr w:type="spellEnd"/>
          </w:p>
        </w:tc>
        <w:tc>
          <w:tcPr>
            <w:tcW w:w="1460"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proofErr w:type="spellStart"/>
            <w:r w:rsidRPr="000F73DC">
              <w:rPr>
                <w:rFonts w:ascii="宋体" w:eastAsia="宋体" w:hAnsi="宋体" w:cs="宋体" w:hint="eastAsia"/>
                <w:color w:val="000000"/>
                <w:kern w:val="0"/>
                <w:sz w:val="22"/>
              </w:rPr>
              <w:t>NorthWest</w:t>
            </w:r>
            <w:proofErr w:type="spellEnd"/>
          </w:p>
        </w:tc>
        <w:tc>
          <w:tcPr>
            <w:tcW w:w="1020"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South</w:t>
            </w:r>
          </w:p>
        </w:tc>
        <w:tc>
          <w:tcPr>
            <w:tcW w:w="1206"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proofErr w:type="spellStart"/>
            <w:r w:rsidRPr="000F73DC">
              <w:rPr>
                <w:rFonts w:ascii="宋体" w:eastAsia="宋体" w:hAnsi="宋体" w:cs="宋体" w:hint="eastAsia"/>
                <w:color w:val="000000"/>
                <w:kern w:val="0"/>
                <w:sz w:val="22"/>
              </w:rPr>
              <w:t>SouthEast</w:t>
            </w:r>
            <w:proofErr w:type="spellEnd"/>
          </w:p>
        </w:tc>
        <w:tc>
          <w:tcPr>
            <w:tcW w:w="1206"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proofErr w:type="spellStart"/>
            <w:r w:rsidRPr="000F73DC">
              <w:rPr>
                <w:rFonts w:ascii="宋体" w:eastAsia="宋体" w:hAnsi="宋体" w:cs="宋体" w:hint="eastAsia"/>
                <w:color w:val="000000"/>
                <w:kern w:val="0"/>
                <w:sz w:val="22"/>
              </w:rPr>
              <w:t>SouthWest</w:t>
            </w:r>
            <w:proofErr w:type="spellEnd"/>
          </w:p>
        </w:tc>
        <w:tc>
          <w:tcPr>
            <w:tcW w:w="766"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West</w:t>
            </w:r>
          </w:p>
        </w:tc>
        <w:tc>
          <w:tcPr>
            <w:tcW w:w="1976"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proofErr w:type="spellStart"/>
            <w:r w:rsidRPr="000F73DC">
              <w:rPr>
                <w:rFonts w:ascii="宋体" w:eastAsia="宋体" w:hAnsi="宋体" w:cs="宋体" w:hint="eastAsia"/>
                <w:color w:val="000000"/>
                <w:kern w:val="0"/>
                <w:sz w:val="22"/>
              </w:rPr>
              <w:t>WestNorthCentral</w:t>
            </w:r>
            <w:proofErr w:type="spellEnd"/>
          </w:p>
        </w:tc>
      </w:tr>
      <w:tr w:rsidR="000F73DC" w:rsidRPr="000F73DC" w:rsidTr="000F73DC">
        <w:trPr>
          <w:trHeight w:val="288"/>
        </w:trPr>
        <w:tc>
          <w:tcPr>
            <w:tcW w:w="2120"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birch (Betula)</w:t>
            </w:r>
          </w:p>
        </w:tc>
        <w:tc>
          <w:tcPr>
            <w:tcW w:w="1080"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14.2</w:t>
            </w:r>
          </w:p>
        </w:tc>
        <w:tc>
          <w:tcPr>
            <w:tcW w:w="1976"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13.5</w:t>
            </w:r>
          </w:p>
        </w:tc>
        <w:tc>
          <w:tcPr>
            <w:tcW w:w="1206"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26.1</w:t>
            </w:r>
          </w:p>
        </w:tc>
        <w:tc>
          <w:tcPr>
            <w:tcW w:w="1460"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45.7</w:t>
            </w:r>
          </w:p>
        </w:tc>
        <w:tc>
          <w:tcPr>
            <w:tcW w:w="1020"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21.4</w:t>
            </w:r>
          </w:p>
        </w:tc>
        <w:tc>
          <w:tcPr>
            <w:tcW w:w="1206"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18.4</w:t>
            </w:r>
          </w:p>
        </w:tc>
        <w:tc>
          <w:tcPr>
            <w:tcW w:w="1206"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24.8</w:t>
            </w:r>
          </w:p>
        </w:tc>
        <w:tc>
          <w:tcPr>
            <w:tcW w:w="766"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19.8</w:t>
            </w:r>
          </w:p>
        </w:tc>
        <w:tc>
          <w:tcPr>
            <w:tcW w:w="1976"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16.5</w:t>
            </w:r>
          </w:p>
        </w:tc>
      </w:tr>
      <w:tr w:rsidR="000F73DC" w:rsidRPr="000F73DC" w:rsidTr="000F73DC">
        <w:trPr>
          <w:trHeight w:val="288"/>
        </w:trPr>
        <w:tc>
          <w:tcPr>
            <w:tcW w:w="2120"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ragweed (Ambrosia)</w:t>
            </w:r>
          </w:p>
        </w:tc>
        <w:tc>
          <w:tcPr>
            <w:tcW w:w="1080"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47.2</w:t>
            </w:r>
          </w:p>
        </w:tc>
        <w:tc>
          <w:tcPr>
            <w:tcW w:w="1976"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81.9</w:t>
            </w:r>
          </w:p>
        </w:tc>
        <w:tc>
          <w:tcPr>
            <w:tcW w:w="1206"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73.6</w:t>
            </w:r>
          </w:p>
        </w:tc>
        <w:tc>
          <w:tcPr>
            <w:tcW w:w="1460"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35.1</w:t>
            </w:r>
          </w:p>
        </w:tc>
        <w:tc>
          <w:tcPr>
            <w:tcW w:w="1020"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37.3</w:t>
            </w:r>
          </w:p>
        </w:tc>
        <w:tc>
          <w:tcPr>
            <w:tcW w:w="1206"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51.2</w:t>
            </w:r>
          </w:p>
        </w:tc>
        <w:tc>
          <w:tcPr>
            <w:tcW w:w="1206"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6.8</w:t>
            </w:r>
          </w:p>
        </w:tc>
        <w:tc>
          <w:tcPr>
            <w:tcW w:w="766"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33.4</w:t>
            </w:r>
          </w:p>
        </w:tc>
        <w:tc>
          <w:tcPr>
            <w:tcW w:w="1976"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48.3</w:t>
            </w:r>
          </w:p>
        </w:tc>
      </w:tr>
      <w:tr w:rsidR="000F73DC" w:rsidRPr="000F73DC" w:rsidTr="000F73DC">
        <w:trPr>
          <w:trHeight w:val="288"/>
        </w:trPr>
        <w:tc>
          <w:tcPr>
            <w:tcW w:w="2120"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mugwort (Artemisia)</w:t>
            </w:r>
          </w:p>
        </w:tc>
        <w:tc>
          <w:tcPr>
            <w:tcW w:w="1080"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89.5</w:t>
            </w:r>
          </w:p>
        </w:tc>
        <w:tc>
          <w:tcPr>
            <w:tcW w:w="1976"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118.3</w:t>
            </w:r>
          </w:p>
        </w:tc>
        <w:tc>
          <w:tcPr>
            <w:tcW w:w="1206"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49.6</w:t>
            </w:r>
          </w:p>
        </w:tc>
        <w:tc>
          <w:tcPr>
            <w:tcW w:w="1460"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14.7</w:t>
            </w:r>
          </w:p>
        </w:tc>
        <w:tc>
          <w:tcPr>
            <w:tcW w:w="1020"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150.4</w:t>
            </w:r>
          </w:p>
        </w:tc>
        <w:tc>
          <w:tcPr>
            <w:tcW w:w="1206"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37.7</w:t>
            </w:r>
          </w:p>
        </w:tc>
        <w:tc>
          <w:tcPr>
            <w:tcW w:w="1206"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22.4</w:t>
            </w:r>
          </w:p>
        </w:tc>
        <w:tc>
          <w:tcPr>
            <w:tcW w:w="766"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16.8</w:t>
            </w:r>
          </w:p>
        </w:tc>
        <w:tc>
          <w:tcPr>
            <w:tcW w:w="1976"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75.7</w:t>
            </w:r>
          </w:p>
        </w:tc>
      </w:tr>
      <w:tr w:rsidR="000F73DC" w:rsidRPr="000F73DC" w:rsidTr="000F73DC">
        <w:trPr>
          <w:trHeight w:val="288"/>
        </w:trPr>
        <w:tc>
          <w:tcPr>
            <w:tcW w:w="2120"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grass (Gramineae)</w:t>
            </w:r>
          </w:p>
        </w:tc>
        <w:tc>
          <w:tcPr>
            <w:tcW w:w="1080"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33.2</w:t>
            </w:r>
          </w:p>
        </w:tc>
        <w:tc>
          <w:tcPr>
            <w:tcW w:w="1976"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22.9</w:t>
            </w:r>
          </w:p>
        </w:tc>
        <w:tc>
          <w:tcPr>
            <w:tcW w:w="1206"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28.0</w:t>
            </w:r>
          </w:p>
        </w:tc>
        <w:tc>
          <w:tcPr>
            <w:tcW w:w="1460"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48.2</w:t>
            </w:r>
          </w:p>
        </w:tc>
        <w:tc>
          <w:tcPr>
            <w:tcW w:w="1020"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40.7</w:t>
            </w:r>
          </w:p>
        </w:tc>
        <w:tc>
          <w:tcPr>
            <w:tcW w:w="1206"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21.1</w:t>
            </w:r>
          </w:p>
        </w:tc>
        <w:tc>
          <w:tcPr>
            <w:tcW w:w="1206"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21.8</w:t>
            </w:r>
          </w:p>
        </w:tc>
        <w:tc>
          <w:tcPr>
            <w:tcW w:w="766"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141.0</w:t>
            </w:r>
          </w:p>
        </w:tc>
        <w:tc>
          <w:tcPr>
            <w:tcW w:w="1976"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22.9</w:t>
            </w:r>
          </w:p>
        </w:tc>
      </w:tr>
      <w:tr w:rsidR="000F73DC" w:rsidRPr="000F73DC" w:rsidTr="000F73DC">
        <w:trPr>
          <w:trHeight w:val="288"/>
        </w:trPr>
        <w:tc>
          <w:tcPr>
            <w:tcW w:w="2120"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oak (Quercus)</w:t>
            </w:r>
          </w:p>
        </w:tc>
        <w:tc>
          <w:tcPr>
            <w:tcW w:w="1080"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100.0</w:t>
            </w:r>
          </w:p>
        </w:tc>
        <w:tc>
          <w:tcPr>
            <w:tcW w:w="1976"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172.4</w:t>
            </w:r>
          </w:p>
        </w:tc>
        <w:tc>
          <w:tcPr>
            <w:tcW w:w="1206"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128.7</w:t>
            </w:r>
          </w:p>
        </w:tc>
        <w:tc>
          <w:tcPr>
            <w:tcW w:w="1460"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48.1</w:t>
            </w:r>
          </w:p>
        </w:tc>
        <w:tc>
          <w:tcPr>
            <w:tcW w:w="1020"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432.7</w:t>
            </w:r>
          </w:p>
        </w:tc>
        <w:tc>
          <w:tcPr>
            <w:tcW w:w="1206"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210.7</w:t>
            </w:r>
          </w:p>
        </w:tc>
        <w:tc>
          <w:tcPr>
            <w:tcW w:w="1206"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23.7</w:t>
            </w:r>
          </w:p>
        </w:tc>
        <w:tc>
          <w:tcPr>
            <w:tcW w:w="766"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79.2</w:t>
            </w:r>
          </w:p>
        </w:tc>
        <w:tc>
          <w:tcPr>
            <w:tcW w:w="1976"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93.2</w:t>
            </w:r>
          </w:p>
        </w:tc>
      </w:tr>
    </w:tbl>
    <w:p w:rsidR="00F95561" w:rsidRDefault="00F95561" w:rsidP="00F95561">
      <w:pPr>
        <w:pStyle w:val="EndNoteCategoryHeading"/>
        <w:rPr>
          <w:rFonts w:hint="eastAsia"/>
        </w:rPr>
      </w:pPr>
    </w:p>
    <w:p w:rsidR="00F95561" w:rsidRDefault="00F95561" w:rsidP="00F95561">
      <w:pPr>
        <w:pStyle w:val="EndNoteCategoryHeading"/>
        <w:rPr>
          <w:rFonts w:hint="eastAsia"/>
        </w:rPr>
      </w:pPr>
    </w:p>
    <w:p w:rsidR="00F95561" w:rsidRDefault="00F95561" w:rsidP="00F95561">
      <w:pPr>
        <w:pStyle w:val="EndNoteCategoryHeading"/>
        <w:rPr>
          <w:rFonts w:hint="eastAsia"/>
        </w:rPr>
      </w:pPr>
    </w:p>
    <w:p w:rsidR="00F95561" w:rsidRDefault="00F95561" w:rsidP="00F95561">
      <w:pPr>
        <w:pStyle w:val="EndNoteCategoryHeading"/>
        <w:rPr>
          <w:rFonts w:hint="eastAsia"/>
        </w:rPr>
      </w:pPr>
    </w:p>
    <w:p w:rsidR="00F95561" w:rsidRDefault="00F95561" w:rsidP="00F95561">
      <w:pPr>
        <w:pStyle w:val="EndNoteCategoryHeading"/>
        <w:rPr>
          <w:rFonts w:hint="eastAsia"/>
        </w:rPr>
      </w:pPr>
    </w:p>
    <w:p w:rsidR="00F95561" w:rsidRDefault="00F95561" w:rsidP="00F95561">
      <w:pPr>
        <w:pStyle w:val="EndNoteCategoryHeading"/>
        <w:rPr>
          <w:rFonts w:hint="eastAsia"/>
        </w:rPr>
      </w:pPr>
    </w:p>
    <w:p w:rsidR="00F95561" w:rsidRDefault="00F95561" w:rsidP="00F95561">
      <w:pPr>
        <w:pStyle w:val="EndNoteCategoryHeading"/>
        <w:rPr>
          <w:rFonts w:hint="eastAsia"/>
        </w:rPr>
      </w:pPr>
    </w:p>
    <w:p w:rsidR="00F95561" w:rsidRDefault="00F95561" w:rsidP="00F95561">
      <w:pPr>
        <w:pStyle w:val="EndNoteCategoryHeading"/>
        <w:rPr>
          <w:rFonts w:hint="eastAsia"/>
        </w:rPr>
      </w:pPr>
    </w:p>
    <w:p w:rsidR="00F95561" w:rsidRDefault="00F95561" w:rsidP="00F95561">
      <w:pPr>
        <w:pStyle w:val="EndNoteCategoryHeading"/>
        <w:rPr>
          <w:rFonts w:hint="eastAsia"/>
        </w:rPr>
      </w:pPr>
    </w:p>
    <w:p w:rsidR="00F95561" w:rsidRDefault="00F95561" w:rsidP="00F95561">
      <w:pPr>
        <w:pStyle w:val="EndNoteCategoryHeading"/>
        <w:rPr>
          <w:rFonts w:hint="eastAsia"/>
        </w:rPr>
      </w:pPr>
    </w:p>
    <w:p w:rsidR="00F95561" w:rsidRDefault="00F95561" w:rsidP="00F95561">
      <w:pPr>
        <w:pStyle w:val="EndNoteCategoryHeading"/>
        <w:rPr>
          <w:rFonts w:hint="eastAsia"/>
        </w:rPr>
      </w:pPr>
    </w:p>
    <w:p w:rsidR="00BB6DB6" w:rsidRDefault="00BB6DB6" w:rsidP="00BB6DB6">
      <w:pPr>
        <w:pStyle w:val="a7"/>
        <w:keepNext/>
        <w:rPr>
          <w:rFonts w:ascii="Cambria Math" w:eastAsiaTheme="minorEastAsia" w:hAnsi="Cambria Math" w:cstheme="minorBidi" w:hint="eastAsia"/>
          <w:b/>
          <w:noProof/>
          <w:sz w:val="21"/>
          <w:szCs w:val="22"/>
        </w:rPr>
      </w:pPr>
    </w:p>
    <w:p w:rsidR="00F95561" w:rsidRPr="00F95561" w:rsidRDefault="00F95561" w:rsidP="00F95561">
      <w:pPr>
        <w:rPr>
          <w:rFonts w:hint="eastAsia"/>
        </w:rPr>
      </w:pPr>
    </w:p>
    <w:p w:rsidR="00F95561" w:rsidRPr="00F95561" w:rsidRDefault="00F95561" w:rsidP="00F95561"/>
    <w:p w:rsidR="00F2117A" w:rsidRDefault="00F2117A" w:rsidP="00613327">
      <w:pPr>
        <w:pStyle w:val="EndNoteCategoryHeading"/>
        <w:sectPr w:rsidR="00F2117A" w:rsidSect="00F2117A">
          <w:pgSz w:w="16838" w:h="11906" w:orient="landscape" w:code="9"/>
          <w:pgMar w:top="2160" w:right="1440" w:bottom="1440" w:left="1440" w:header="720" w:footer="720" w:gutter="0"/>
          <w:cols w:space="720"/>
          <w:docGrid w:linePitch="312"/>
        </w:sectPr>
      </w:pPr>
    </w:p>
    <w:p w:rsidR="00F2117A" w:rsidRDefault="00F2117A" w:rsidP="00613327">
      <w:pPr>
        <w:pStyle w:val="EndNoteCategoryHeading"/>
        <w:rPr>
          <w:rFonts w:hint="eastAsia"/>
        </w:rPr>
      </w:pPr>
    </w:p>
    <w:p w:rsidR="00F2117A" w:rsidRDefault="00F2117A" w:rsidP="00613327">
      <w:pPr>
        <w:pStyle w:val="EndNoteCategoryHeading"/>
      </w:pPr>
      <w:r>
        <w:br w:type="page"/>
      </w:r>
    </w:p>
    <w:p w:rsidR="00F2117A" w:rsidRDefault="00F2117A" w:rsidP="00613327">
      <w:pPr>
        <w:pStyle w:val="EndNoteCategoryHeading"/>
        <w:rPr>
          <w:rFonts w:hint="eastAsia"/>
        </w:rPr>
      </w:pPr>
    </w:p>
    <w:p w:rsidR="001675D6" w:rsidRDefault="004B59EE" w:rsidP="00613327">
      <w:pPr>
        <w:pStyle w:val="EndNoteCategoryHeading"/>
        <w:rPr>
          <w:rFonts w:hint="eastAsia"/>
        </w:rPr>
      </w:pPr>
      <w:commentRangeStart w:id="70"/>
      <w:r>
        <w:t>Reference</w:t>
      </w:r>
      <w:commentRangeEnd w:id="70"/>
      <w:r w:rsidR="004E3577">
        <w:rPr>
          <w:rStyle w:val="ae"/>
          <w:b w:val="0"/>
          <w:bCs/>
        </w:rPr>
        <w:commentReference w:id="70"/>
      </w:r>
    </w:p>
    <w:p w:rsidR="00613327" w:rsidRPr="00613327" w:rsidRDefault="00592BD6" w:rsidP="00613327">
      <w:pPr>
        <w:pStyle w:val="EndNoteCategoryHeading"/>
        <w:rPr>
          <w:rFonts w:hint="eastAsia"/>
        </w:rPr>
      </w:pPr>
      <w:r>
        <w:rPr>
          <w:color w:val="000000"/>
          <w:szCs w:val="24"/>
        </w:rPr>
        <w:fldChar w:fldCharType="begin"/>
      </w:r>
      <w:r w:rsidR="008317E1" w:rsidRPr="00536D17">
        <w:rPr>
          <w:color w:val="000000"/>
          <w:szCs w:val="24"/>
        </w:rPr>
        <w:instrText xml:space="preserve"> ADDIN EN.REFLIST </w:instrText>
      </w:r>
      <w:r>
        <w:rPr>
          <w:color w:val="000000"/>
          <w:szCs w:val="24"/>
        </w:rPr>
        <w:fldChar w:fldCharType="separate"/>
      </w:r>
      <w:r w:rsidR="00613327" w:rsidRPr="00613327">
        <w:t>Uncategorized References</w:t>
      </w:r>
    </w:p>
    <w:p w:rsidR="00613327" w:rsidRPr="00613327" w:rsidRDefault="00613327" w:rsidP="00613327">
      <w:pPr>
        <w:pStyle w:val="EndNoteBibliography"/>
      </w:pPr>
      <w:bookmarkStart w:id="71" w:name="_ENREF_1"/>
      <w:r w:rsidRPr="00613327">
        <w:t xml:space="preserve">Adhikari, A., et al. (2006). "Correlation of ambient inhalable bioaerosols with particulate matter and ozone: a two-year study." </w:t>
      </w:r>
      <w:r w:rsidRPr="00613327">
        <w:rPr>
          <w:u w:val="single"/>
        </w:rPr>
        <w:t>Environmental Pollution</w:t>
      </w:r>
      <w:r w:rsidRPr="00613327">
        <w:t xml:space="preserve"> </w:t>
      </w:r>
      <w:r w:rsidRPr="00613327">
        <w:rPr>
          <w:b/>
        </w:rPr>
        <w:t>140</w:t>
      </w:r>
      <w:r w:rsidRPr="00613327">
        <w:t>(1): 16-28.</w:t>
      </w:r>
    </w:p>
    <w:p w:rsidR="00613327" w:rsidRPr="00613327" w:rsidRDefault="00613327" w:rsidP="00613327">
      <w:pPr>
        <w:pStyle w:val="EndNoteBibliography"/>
        <w:spacing w:after="0"/>
        <w:ind w:left="720" w:hanging="720"/>
      </w:pPr>
      <w:r w:rsidRPr="00613327">
        <w:tab/>
      </w:r>
      <w:bookmarkEnd w:id="71"/>
    </w:p>
    <w:p w:rsidR="00613327" w:rsidRPr="00613327" w:rsidRDefault="00613327" w:rsidP="00613327">
      <w:pPr>
        <w:pStyle w:val="EndNoteBibliography"/>
      </w:pPr>
      <w:bookmarkStart w:id="72" w:name="_ENREF_2"/>
      <w:r w:rsidRPr="00613327">
        <w:t>Agency, U.-E. P. (2010). Exposure factors handbook, EPA Washington, DC.</w:t>
      </w:r>
    </w:p>
    <w:p w:rsidR="00613327" w:rsidRPr="00613327" w:rsidRDefault="00613327" w:rsidP="00613327">
      <w:pPr>
        <w:pStyle w:val="EndNoteBibliography"/>
        <w:spacing w:after="0"/>
        <w:ind w:left="720" w:hanging="720"/>
      </w:pPr>
      <w:r w:rsidRPr="00613327">
        <w:tab/>
      </w:r>
      <w:bookmarkEnd w:id="72"/>
    </w:p>
    <w:p w:rsidR="00613327" w:rsidRPr="00613327" w:rsidRDefault="00613327" w:rsidP="00613327">
      <w:pPr>
        <w:pStyle w:val="EndNoteBibliography"/>
      </w:pPr>
      <w:bookmarkStart w:id="73" w:name="_ENREF_3"/>
      <w:r w:rsidRPr="00613327">
        <w:t xml:space="preserve">Bateman, E., et al. (2008). "Global strategy for asthma management and prevention: GINA executive summary." </w:t>
      </w:r>
      <w:r w:rsidRPr="00613327">
        <w:rPr>
          <w:u w:val="single"/>
        </w:rPr>
        <w:t>European Respiratory Journal</w:t>
      </w:r>
      <w:r w:rsidRPr="00613327">
        <w:t xml:space="preserve"> </w:t>
      </w:r>
      <w:r w:rsidRPr="00613327">
        <w:rPr>
          <w:b/>
        </w:rPr>
        <w:t>31</w:t>
      </w:r>
      <w:r w:rsidRPr="00613327">
        <w:t>(1): 143-178.</w:t>
      </w:r>
    </w:p>
    <w:p w:rsidR="00613327" w:rsidRPr="00613327" w:rsidRDefault="00613327" w:rsidP="00613327">
      <w:pPr>
        <w:pStyle w:val="EndNoteBibliography"/>
        <w:spacing w:after="0"/>
        <w:ind w:left="720" w:hanging="720"/>
      </w:pPr>
      <w:r w:rsidRPr="00613327">
        <w:tab/>
      </w:r>
      <w:bookmarkEnd w:id="73"/>
    </w:p>
    <w:p w:rsidR="00613327" w:rsidRPr="00613327" w:rsidRDefault="00613327" w:rsidP="00613327">
      <w:pPr>
        <w:pStyle w:val="EndNoteBibliography"/>
      </w:pPr>
      <w:bookmarkStart w:id="74" w:name="_ENREF_4"/>
      <w:r w:rsidRPr="00613327">
        <w:t xml:space="preserve">Behrendt, H. and W.-M. Becker (2001). "Localization, release and bioavailability of pollen allergens: the influence of environmental factors." </w:t>
      </w:r>
      <w:r w:rsidRPr="00613327">
        <w:rPr>
          <w:u w:val="single"/>
        </w:rPr>
        <w:t>Current Opinion in Immunology</w:t>
      </w:r>
      <w:r w:rsidRPr="00613327">
        <w:t xml:space="preserve"> </w:t>
      </w:r>
      <w:r w:rsidRPr="00613327">
        <w:rPr>
          <w:b/>
        </w:rPr>
        <w:t>13</w:t>
      </w:r>
      <w:r w:rsidRPr="00613327">
        <w:t>(6): 709-715.</w:t>
      </w:r>
    </w:p>
    <w:p w:rsidR="00613327" w:rsidRPr="00613327" w:rsidRDefault="00613327" w:rsidP="00613327">
      <w:pPr>
        <w:pStyle w:val="EndNoteBibliography"/>
        <w:spacing w:after="0"/>
        <w:ind w:left="720" w:hanging="720"/>
      </w:pPr>
      <w:r w:rsidRPr="00613327">
        <w:tab/>
      </w:r>
      <w:bookmarkEnd w:id="74"/>
    </w:p>
    <w:p w:rsidR="00613327" w:rsidRPr="00613327" w:rsidRDefault="00613327" w:rsidP="00613327">
      <w:pPr>
        <w:pStyle w:val="EndNoteBibliography"/>
      </w:pPr>
      <w:bookmarkStart w:id="75" w:name="_ENREF_5"/>
      <w:r w:rsidRPr="00613327">
        <w:t xml:space="preserve">Bielory, L., et al. (2012). "Climate change and allergic disease." </w:t>
      </w:r>
      <w:r w:rsidRPr="00613327">
        <w:rPr>
          <w:u w:val="single"/>
        </w:rPr>
        <w:t>Current allergy and asthma reports</w:t>
      </w:r>
      <w:r w:rsidRPr="00613327">
        <w:t xml:space="preserve"> </w:t>
      </w:r>
      <w:r w:rsidRPr="00613327">
        <w:rPr>
          <w:b/>
        </w:rPr>
        <w:t>12</w:t>
      </w:r>
      <w:r w:rsidRPr="00613327">
        <w:t>(6): 485-494.</w:t>
      </w:r>
    </w:p>
    <w:p w:rsidR="00613327" w:rsidRPr="00613327" w:rsidRDefault="00613327" w:rsidP="00613327">
      <w:pPr>
        <w:pStyle w:val="EndNoteBibliography"/>
        <w:spacing w:after="0"/>
        <w:ind w:left="720" w:hanging="720"/>
      </w:pPr>
      <w:r w:rsidRPr="00613327">
        <w:tab/>
      </w:r>
      <w:bookmarkEnd w:id="75"/>
    </w:p>
    <w:p w:rsidR="00613327" w:rsidRPr="00613327" w:rsidRDefault="00613327" w:rsidP="00613327">
      <w:pPr>
        <w:pStyle w:val="EndNoteBibliography"/>
      </w:pPr>
      <w:bookmarkStart w:id="76" w:name="_ENREF_6"/>
      <w:r w:rsidRPr="00613327">
        <w:t xml:space="preserve">Bousquet, J., et al. (1985). "Occupational allergy to sunflower pollen." </w:t>
      </w:r>
      <w:r w:rsidRPr="00613327">
        <w:rPr>
          <w:u w:val="single"/>
        </w:rPr>
        <w:t>Journal of Allergy and Clinical Immunology</w:t>
      </w:r>
      <w:r w:rsidRPr="00613327">
        <w:t xml:space="preserve"> </w:t>
      </w:r>
      <w:r w:rsidRPr="00613327">
        <w:rPr>
          <w:b/>
        </w:rPr>
        <w:t>75</w:t>
      </w:r>
      <w:r w:rsidRPr="00613327">
        <w:t>(1): 70-74.</w:t>
      </w:r>
    </w:p>
    <w:p w:rsidR="00613327" w:rsidRPr="00613327" w:rsidRDefault="00613327" w:rsidP="00613327">
      <w:pPr>
        <w:pStyle w:val="EndNoteBibliography"/>
        <w:spacing w:after="0"/>
        <w:ind w:left="720" w:hanging="720"/>
      </w:pPr>
      <w:r w:rsidRPr="00613327">
        <w:tab/>
      </w:r>
      <w:bookmarkEnd w:id="76"/>
    </w:p>
    <w:p w:rsidR="00613327" w:rsidRPr="00613327" w:rsidRDefault="00613327" w:rsidP="00613327">
      <w:pPr>
        <w:pStyle w:val="EndNoteBibliography"/>
      </w:pPr>
      <w:bookmarkStart w:id="77" w:name="_ENREF_7"/>
      <w:r w:rsidRPr="00613327">
        <w:t xml:space="preserve">Brożek, J. L., et al. (2010). "Allergic Rhinitis and its Impact on Asthma (ARIA) guidelines: 2010 revision." </w:t>
      </w:r>
      <w:r w:rsidRPr="00613327">
        <w:rPr>
          <w:u w:val="single"/>
        </w:rPr>
        <w:t>Journal of Allergy and Clinical Immunology</w:t>
      </w:r>
      <w:r w:rsidRPr="00613327">
        <w:t xml:space="preserve"> </w:t>
      </w:r>
      <w:r w:rsidRPr="00613327">
        <w:rPr>
          <w:b/>
        </w:rPr>
        <w:t>126</w:t>
      </w:r>
      <w:r w:rsidRPr="00613327">
        <w:t>(3): 466-476.</w:t>
      </w:r>
    </w:p>
    <w:p w:rsidR="00613327" w:rsidRPr="00613327" w:rsidRDefault="00613327" w:rsidP="00613327">
      <w:pPr>
        <w:pStyle w:val="EndNoteBibliography"/>
        <w:spacing w:after="0"/>
        <w:ind w:left="720" w:hanging="720"/>
      </w:pPr>
      <w:r w:rsidRPr="00613327">
        <w:tab/>
      </w:r>
      <w:bookmarkEnd w:id="77"/>
    </w:p>
    <w:p w:rsidR="00613327" w:rsidRPr="00613327" w:rsidRDefault="00613327" w:rsidP="00613327">
      <w:pPr>
        <w:pStyle w:val="EndNoteBibliography"/>
      </w:pPr>
      <w:bookmarkStart w:id="78" w:name="_ENREF_8"/>
      <w:r w:rsidRPr="00613327">
        <w:t>Bureau, N. A. (2010). NAB Pollen Counts.</w:t>
      </w:r>
    </w:p>
    <w:p w:rsidR="00613327" w:rsidRPr="00613327" w:rsidRDefault="00613327" w:rsidP="00613327">
      <w:pPr>
        <w:pStyle w:val="EndNoteBibliography"/>
        <w:spacing w:after="0"/>
        <w:ind w:left="720" w:hanging="720"/>
      </w:pPr>
      <w:r w:rsidRPr="00613327">
        <w:tab/>
      </w:r>
      <w:bookmarkEnd w:id="78"/>
    </w:p>
    <w:p w:rsidR="00613327" w:rsidRPr="00613327" w:rsidRDefault="00613327" w:rsidP="00613327">
      <w:pPr>
        <w:pStyle w:val="EndNoteBibliography"/>
      </w:pPr>
      <w:bookmarkStart w:id="79" w:name="_ENREF_9"/>
      <w:r w:rsidRPr="00613327">
        <w:t xml:space="preserve">Chuine, I., et al. (2000). "A modelling analysis of the genetic variation of phenology between tree populations." </w:t>
      </w:r>
      <w:r w:rsidRPr="00613327">
        <w:rPr>
          <w:u w:val="single"/>
        </w:rPr>
        <w:t>Journal of Ecology</w:t>
      </w:r>
      <w:r w:rsidRPr="00613327">
        <w:t xml:space="preserve"> </w:t>
      </w:r>
      <w:r w:rsidRPr="00613327">
        <w:rPr>
          <w:b/>
        </w:rPr>
        <w:t>88</w:t>
      </w:r>
      <w:r w:rsidRPr="00613327">
        <w:t>(4): 561-570.</w:t>
      </w:r>
    </w:p>
    <w:p w:rsidR="00613327" w:rsidRPr="00613327" w:rsidRDefault="00613327" w:rsidP="00613327">
      <w:pPr>
        <w:pStyle w:val="EndNoteBibliography"/>
        <w:spacing w:after="0"/>
        <w:ind w:left="720" w:hanging="720"/>
      </w:pPr>
      <w:r w:rsidRPr="00613327">
        <w:tab/>
      </w:r>
      <w:bookmarkEnd w:id="79"/>
    </w:p>
    <w:p w:rsidR="00613327" w:rsidRPr="00613327" w:rsidRDefault="00613327" w:rsidP="00613327">
      <w:pPr>
        <w:pStyle w:val="EndNoteBibliography"/>
      </w:pPr>
      <w:bookmarkStart w:id="80" w:name="_ENREF_10"/>
      <w:r w:rsidRPr="00613327">
        <w:t xml:space="preserve">Cohen, S. H., et al. (1979). "Acute allergic reaction after composite pollen ingestion." </w:t>
      </w:r>
      <w:r w:rsidRPr="00613327">
        <w:rPr>
          <w:u w:val="single"/>
        </w:rPr>
        <w:t>Journal of Allergy and Clinical Immunology</w:t>
      </w:r>
      <w:r w:rsidRPr="00613327">
        <w:t xml:space="preserve"> </w:t>
      </w:r>
      <w:r w:rsidRPr="00613327">
        <w:rPr>
          <w:b/>
        </w:rPr>
        <w:t>64</w:t>
      </w:r>
      <w:r w:rsidRPr="00613327">
        <w:t>(4): 270-274.</w:t>
      </w:r>
    </w:p>
    <w:p w:rsidR="00613327" w:rsidRPr="00613327" w:rsidRDefault="00613327" w:rsidP="00613327">
      <w:pPr>
        <w:pStyle w:val="EndNoteBibliography"/>
        <w:spacing w:after="0"/>
        <w:ind w:left="720" w:hanging="720"/>
      </w:pPr>
      <w:r w:rsidRPr="00613327">
        <w:tab/>
      </w:r>
      <w:bookmarkEnd w:id="80"/>
    </w:p>
    <w:p w:rsidR="00613327" w:rsidRPr="00613327" w:rsidRDefault="00613327" w:rsidP="00613327">
      <w:pPr>
        <w:pStyle w:val="EndNoteBibliography"/>
      </w:pPr>
      <w:bookmarkStart w:id="81" w:name="_ENREF_11"/>
      <w:r w:rsidRPr="00613327">
        <w:t xml:space="preserve">Eder, W., et al. (2006). "The asthma epidemic." </w:t>
      </w:r>
      <w:r w:rsidRPr="00613327">
        <w:rPr>
          <w:u w:val="single"/>
        </w:rPr>
        <w:t>New England Journal of Medicine</w:t>
      </w:r>
      <w:r w:rsidRPr="00613327">
        <w:t xml:space="preserve"> </w:t>
      </w:r>
      <w:r w:rsidRPr="00613327">
        <w:rPr>
          <w:b/>
        </w:rPr>
        <w:t>355</w:t>
      </w:r>
      <w:r w:rsidRPr="00613327">
        <w:t>(21): 2226-2235.</w:t>
      </w:r>
    </w:p>
    <w:p w:rsidR="00613327" w:rsidRPr="00613327" w:rsidRDefault="00613327" w:rsidP="00613327">
      <w:pPr>
        <w:pStyle w:val="EndNoteBibliography"/>
        <w:spacing w:after="0"/>
        <w:ind w:left="720" w:hanging="720"/>
      </w:pPr>
      <w:r w:rsidRPr="00613327">
        <w:tab/>
      </w:r>
      <w:bookmarkEnd w:id="81"/>
    </w:p>
    <w:p w:rsidR="00613327" w:rsidRPr="00613327" w:rsidRDefault="00613327" w:rsidP="00613327">
      <w:pPr>
        <w:pStyle w:val="EndNoteBibliography"/>
      </w:pPr>
      <w:bookmarkStart w:id="82" w:name="_ENREF_12"/>
      <w:r w:rsidRPr="00613327">
        <w:t xml:space="preserve">Fogh, C. L. and K. G. Andersson (2000). "Modelling of skin exposure from distributed sources." </w:t>
      </w:r>
      <w:r w:rsidRPr="00613327">
        <w:rPr>
          <w:u w:val="single"/>
        </w:rPr>
        <w:t>Annals of Occupational Hygiene</w:t>
      </w:r>
      <w:r w:rsidRPr="00613327">
        <w:t xml:space="preserve"> </w:t>
      </w:r>
      <w:r w:rsidRPr="00613327">
        <w:rPr>
          <w:b/>
        </w:rPr>
        <w:t>44</w:t>
      </w:r>
      <w:r w:rsidRPr="00613327">
        <w:t>(7): 529-532.</w:t>
      </w:r>
    </w:p>
    <w:p w:rsidR="00613327" w:rsidRPr="00613327" w:rsidRDefault="00613327" w:rsidP="00613327">
      <w:pPr>
        <w:pStyle w:val="EndNoteBibliography"/>
        <w:spacing w:after="0"/>
        <w:ind w:left="720" w:hanging="720"/>
      </w:pPr>
      <w:r w:rsidRPr="00613327">
        <w:tab/>
      </w:r>
      <w:bookmarkEnd w:id="82"/>
    </w:p>
    <w:p w:rsidR="00613327" w:rsidRPr="00613327" w:rsidRDefault="00613327" w:rsidP="00613327">
      <w:pPr>
        <w:pStyle w:val="EndNoteBibliography"/>
      </w:pPr>
      <w:bookmarkStart w:id="83" w:name="_ENREF_13"/>
      <w:r w:rsidRPr="00613327">
        <w:lastRenderedPageBreak/>
        <w:t xml:space="preserve">Gould, H. J., et al. (2003). "The biology of IgE and the basis of allergic disease." </w:t>
      </w:r>
      <w:r w:rsidRPr="00613327">
        <w:rPr>
          <w:u w:val="single"/>
        </w:rPr>
        <w:t>Annual review of immunology</w:t>
      </w:r>
      <w:r w:rsidRPr="00613327">
        <w:t xml:space="preserve"> </w:t>
      </w:r>
      <w:r w:rsidRPr="00613327">
        <w:rPr>
          <w:b/>
        </w:rPr>
        <w:t>21</w:t>
      </w:r>
      <w:r w:rsidRPr="00613327">
        <w:t>(1): 579-628.</w:t>
      </w:r>
    </w:p>
    <w:p w:rsidR="00613327" w:rsidRPr="00613327" w:rsidRDefault="00613327" w:rsidP="00613327">
      <w:pPr>
        <w:pStyle w:val="EndNoteBibliography"/>
        <w:spacing w:after="0"/>
        <w:ind w:left="720" w:hanging="720"/>
      </w:pPr>
      <w:r w:rsidRPr="00613327">
        <w:tab/>
      </w:r>
      <w:bookmarkEnd w:id="83"/>
    </w:p>
    <w:p w:rsidR="00613327" w:rsidRPr="00613327" w:rsidRDefault="00613327" w:rsidP="00613327">
      <w:pPr>
        <w:pStyle w:val="EndNoteBibliography"/>
      </w:pPr>
      <w:bookmarkStart w:id="84" w:name="_ENREF_14"/>
      <w:r w:rsidRPr="00613327">
        <w:t xml:space="preserve">Hu, X., et al. (2011). "Bioaccessibility and health risk of arsenic, mercury and other metals in urban street dusts from a mega-city, Nanjing, China." </w:t>
      </w:r>
      <w:r w:rsidRPr="00613327">
        <w:rPr>
          <w:u w:val="single"/>
        </w:rPr>
        <w:t>Environmental Pollution</w:t>
      </w:r>
      <w:r w:rsidRPr="00613327">
        <w:t xml:space="preserve"> </w:t>
      </w:r>
      <w:r w:rsidRPr="00613327">
        <w:rPr>
          <w:b/>
        </w:rPr>
        <w:t>159</w:t>
      </w:r>
      <w:r w:rsidRPr="00613327">
        <w:t>(5): 1215-1221.</w:t>
      </w:r>
    </w:p>
    <w:p w:rsidR="00613327" w:rsidRPr="00613327" w:rsidRDefault="00613327" w:rsidP="00613327">
      <w:pPr>
        <w:pStyle w:val="EndNoteBibliography"/>
        <w:spacing w:after="0"/>
        <w:ind w:left="720" w:hanging="720"/>
      </w:pPr>
      <w:r w:rsidRPr="00613327">
        <w:tab/>
      </w:r>
      <w:bookmarkEnd w:id="84"/>
    </w:p>
    <w:p w:rsidR="00613327" w:rsidRPr="00613327" w:rsidRDefault="00613327" w:rsidP="00613327">
      <w:pPr>
        <w:pStyle w:val="EndNoteBibliography"/>
      </w:pPr>
      <w:bookmarkStart w:id="85" w:name="_ENREF_15"/>
      <w:r w:rsidRPr="00613327">
        <w:t xml:space="preserve">Karl, T. and W. J. Koss (1984). </w:t>
      </w:r>
      <w:r w:rsidRPr="00613327">
        <w:rPr>
          <w:u w:val="single"/>
        </w:rPr>
        <w:t>Regional and National Monthly, Seasonal, and Annual Temperature Weighted by Area, 1895-1983</w:t>
      </w:r>
      <w:r w:rsidRPr="00613327">
        <w:t>, National Climatic Data Center.</w:t>
      </w:r>
    </w:p>
    <w:p w:rsidR="00613327" w:rsidRPr="00613327" w:rsidRDefault="00613327" w:rsidP="00613327">
      <w:pPr>
        <w:pStyle w:val="EndNoteBibliography"/>
        <w:spacing w:after="0"/>
        <w:ind w:left="720" w:hanging="720"/>
      </w:pPr>
      <w:r w:rsidRPr="00613327">
        <w:tab/>
      </w:r>
      <w:bookmarkEnd w:id="85"/>
    </w:p>
    <w:p w:rsidR="00613327" w:rsidRPr="00613327" w:rsidRDefault="00613327" w:rsidP="00613327">
      <w:pPr>
        <w:pStyle w:val="EndNoteBibliography"/>
      </w:pPr>
      <w:bookmarkStart w:id="86" w:name="_ENREF_16"/>
      <w:r w:rsidRPr="00613327">
        <w:t xml:space="preserve">Lamb, C. E., et al. (2006). "Economic impact of workplace productivity losses due to allergic rhinitis compared with select medical conditions in the United States from an employer perspective." </w:t>
      </w:r>
      <w:r w:rsidRPr="00613327">
        <w:rPr>
          <w:u w:val="single"/>
        </w:rPr>
        <w:t>Current Medical Research and Opinion®</w:t>
      </w:r>
      <w:r w:rsidRPr="00613327">
        <w:t xml:space="preserve"> </w:t>
      </w:r>
      <w:r w:rsidRPr="00613327">
        <w:rPr>
          <w:b/>
        </w:rPr>
        <w:t>22</w:t>
      </w:r>
      <w:r w:rsidRPr="00613327">
        <w:t>(6): 1203-1210.</w:t>
      </w:r>
    </w:p>
    <w:p w:rsidR="00613327" w:rsidRPr="00613327" w:rsidRDefault="00613327" w:rsidP="00613327">
      <w:pPr>
        <w:pStyle w:val="EndNoteBibliography"/>
        <w:spacing w:after="0"/>
        <w:ind w:left="720" w:hanging="720"/>
      </w:pPr>
      <w:r w:rsidRPr="00613327">
        <w:tab/>
      </w:r>
      <w:bookmarkEnd w:id="86"/>
    </w:p>
    <w:p w:rsidR="00613327" w:rsidRPr="00613327" w:rsidRDefault="00613327" w:rsidP="00613327">
      <w:pPr>
        <w:pStyle w:val="EndNoteBibliography"/>
      </w:pPr>
      <w:bookmarkStart w:id="87" w:name="_ENREF_17"/>
      <w:r w:rsidRPr="00613327">
        <w:t xml:space="preserve">Passalacqua, G. and S. R. Durham (2007). "Allergic rhinitis and its impact on asthma update: allergen immunotherapy." </w:t>
      </w:r>
      <w:r w:rsidRPr="00613327">
        <w:rPr>
          <w:u w:val="single"/>
        </w:rPr>
        <w:t>Journal of Allergy and Clinical Immunology</w:t>
      </w:r>
      <w:r w:rsidRPr="00613327">
        <w:t xml:space="preserve"> </w:t>
      </w:r>
      <w:r w:rsidRPr="00613327">
        <w:rPr>
          <w:b/>
        </w:rPr>
        <w:t>119</w:t>
      </w:r>
      <w:r w:rsidRPr="00613327">
        <w:t>(4): 881-891.</w:t>
      </w:r>
    </w:p>
    <w:p w:rsidR="00613327" w:rsidRPr="00613327" w:rsidRDefault="00613327" w:rsidP="00613327">
      <w:pPr>
        <w:pStyle w:val="EndNoteBibliography"/>
        <w:spacing w:after="0"/>
        <w:ind w:left="720" w:hanging="720"/>
      </w:pPr>
      <w:r w:rsidRPr="00613327">
        <w:tab/>
      </w:r>
      <w:bookmarkEnd w:id="87"/>
    </w:p>
    <w:p w:rsidR="00613327" w:rsidRPr="00613327" w:rsidRDefault="00613327" w:rsidP="00613327">
      <w:pPr>
        <w:pStyle w:val="EndNoteBibliography"/>
      </w:pPr>
      <w:bookmarkStart w:id="88" w:name="_ENREF_18"/>
      <w:r w:rsidRPr="00613327">
        <w:t xml:space="preserve">Shea, K. M., et al. (2008). "Climate change and allergic disease." </w:t>
      </w:r>
      <w:r w:rsidRPr="00613327">
        <w:rPr>
          <w:u w:val="single"/>
        </w:rPr>
        <w:t>Journal of Allergy and Clinical Immunology</w:t>
      </w:r>
      <w:r w:rsidRPr="00613327">
        <w:t xml:space="preserve"> </w:t>
      </w:r>
      <w:r w:rsidRPr="00613327">
        <w:rPr>
          <w:b/>
        </w:rPr>
        <w:t>122</w:t>
      </w:r>
      <w:r w:rsidRPr="00613327">
        <w:t>(3): 443-453.</w:t>
      </w:r>
    </w:p>
    <w:p w:rsidR="00613327" w:rsidRPr="00613327" w:rsidRDefault="00613327" w:rsidP="00613327">
      <w:pPr>
        <w:pStyle w:val="EndNoteBibliography"/>
        <w:spacing w:after="0"/>
        <w:ind w:left="720" w:hanging="720"/>
      </w:pPr>
      <w:r w:rsidRPr="00613327">
        <w:tab/>
      </w:r>
      <w:bookmarkEnd w:id="88"/>
    </w:p>
    <w:p w:rsidR="00613327" w:rsidRPr="00613327" w:rsidRDefault="00613327" w:rsidP="00613327">
      <w:pPr>
        <w:pStyle w:val="EndNoteBibliography"/>
      </w:pPr>
      <w:bookmarkStart w:id="89" w:name="_ENREF_19"/>
      <w:r w:rsidRPr="00613327">
        <w:t xml:space="preserve">Singh, K., et al. (2010). "The epidemiology of ocular and nasal allergy in the United States, 1988-1994." </w:t>
      </w:r>
      <w:r w:rsidRPr="00613327">
        <w:rPr>
          <w:u w:val="single"/>
        </w:rPr>
        <w:t>Journal of Allergy and Clinical Immunology</w:t>
      </w:r>
      <w:r w:rsidRPr="00613327">
        <w:t xml:space="preserve"> </w:t>
      </w:r>
      <w:r w:rsidRPr="00613327">
        <w:rPr>
          <w:b/>
        </w:rPr>
        <w:t>126</w:t>
      </w:r>
      <w:r w:rsidRPr="00613327">
        <w:t>(4): 778-783. e776.</w:t>
      </w:r>
    </w:p>
    <w:p w:rsidR="00613327" w:rsidRPr="00613327" w:rsidRDefault="00613327" w:rsidP="00613327">
      <w:pPr>
        <w:pStyle w:val="EndNoteBibliography"/>
        <w:spacing w:after="0"/>
        <w:ind w:left="720" w:hanging="720"/>
      </w:pPr>
      <w:r w:rsidRPr="00613327">
        <w:tab/>
      </w:r>
      <w:bookmarkEnd w:id="89"/>
    </w:p>
    <w:p w:rsidR="00613327" w:rsidRPr="00613327" w:rsidRDefault="00613327" w:rsidP="00613327">
      <w:pPr>
        <w:pStyle w:val="EndNoteBibliography"/>
      </w:pPr>
      <w:bookmarkStart w:id="90" w:name="_ENREF_20"/>
      <w:r w:rsidRPr="00613327">
        <w:t xml:space="preserve">Sofiev, M., et al. (2013). Airborne Pollen Transport. </w:t>
      </w:r>
      <w:r w:rsidRPr="00613327">
        <w:rPr>
          <w:u w:val="single"/>
        </w:rPr>
        <w:t>Allergenic Pollen</w:t>
      </w:r>
      <w:r w:rsidRPr="00613327">
        <w:t>, Springer</w:t>
      </w:r>
      <w:r w:rsidRPr="00613327">
        <w:rPr>
          <w:b/>
        </w:rPr>
        <w:t xml:space="preserve">: </w:t>
      </w:r>
      <w:r w:rsidRPr="00613327">
        <w:t>127-159.</w:t>
      </w:r>
    </w:p>
    <w:p w:rsidR="00613327" w:rsidRPr="00613327" w:rsidRDefault="00613327" w:rsidP="00613327">
      <w:pPr>
        <w:pStyle w:val="EndNoteBibliography"/>
        <w:spacing w:after="0"/>
        <w:ind w:left="720" w:hanging="720"/>
      </w:pPr>
      <w:r w:rsidRPr="00613327">
        <w:tab/>
      </w:r>
      <w:bookmarkEnd w:id="90"/>
    </w:p>
    <w:p w:rsidR="00613327" w:rsidRPr="00613327" w:rsidRDefault="00613327" w:rsidP="00613327">
      <w:pPr>
        <w:pStyle w:val="EndNoteBibliography"/>
      </w:pPr>
      <w:bookmarkStart w:id="91" w:name="_ENREF_21"/>
      <w:r w:rsidRPr="00613327">
        <w:t>U.S, C. B. (2010). "Profile of General Population and Housing Characteristics: 2010  ".</w:t>
      </w:r>
    </w:p>
    <w:p w:rsidR="00613327" w:rsidRPr="00613327" w:rsidRDefault="00613327" w:rsidP="00613327">
      <w:pPr>
        <w:pStyle w:val="EndNoteBibliography"/>
        <w:spacing w:after="0"/>
        <w:ind w:left="720" w:hanging="720"/>
      </w:pPr>
      <w:r w:rsidRPr="00613327">
        <w:tab/>
      </w:r>
      <w:bookmarkEnd w:id="91"/>
    </w:p>
    <w:p w:rsidR="00613327" w:rsidRPr="00613327" w:rsidRDefault="00613327" w:rsidP="00613327">
      <w:pPr>
        <w:pStyle w:val="EndNoteBibliography"/>
      </w:pPr>
      <w:bookmarkStart w:id="92" w:name="_ENREF_22"/>
      <w:r w:rsidRPr="00613327">
        <w:t xml:space="preserve">Zhang, Y., et al. (2013). "Modeling Flight Attendants’ Exposures to Pesticide in Disinsected Aircraft Cabins." </w:t>
      </w:r>
      <w:r w:rsidRPr="00613327">
        <w:rPr>
          <w:u w:val="single"/>
        </w:rPr>
        <w:t>Environmental Science &amp; Technology</w:t>
      </w:r>
      <w:r w:rsidRPr="00613327">
        <w:t>.</w:t>
      </w:r>
    </w:p>
    <w:p w:rsidR="00613327" w:rsidRPr="00613327" w:rsidRDefault="00613327" w:rsidP="00613327">
      <w:pPr>
        <w:pStyle w:val="EndNoteBibliography"/>
        <w:ind w:left="720" w:hanging="720"/>
      </w:pPr>
      <w:r w:rsidRPr="00613327">
        <w:tab/>
      </w:r>
      <w:bookmarkEnd w:id="92"/>
    </w:p>
    <w:p w:rsidR="00823408" w:rsidRDefault="00592BD6" w:rsidP="008317E1">
      <w:pPr>
        <w:rPr>
          <w:rFonts w:ascii="Times New Roman" w:hAnsi="Times New Roman" w:cs="Times New Roman"/>
          <w:color w:val="000000"/>
          <w:sz w:val="24"/>
          <w:szCs w:val="24"/>
        </w:rPr>
      </w:pPr>
      <w:r>
        <w:rPr>
          <w:rFonts w:ascii="Times New Roman" w:hAnsi="Times New Roman" w:cs="Times New Roman"/>
          <w:color w:val="000000"/>
          <w:sz w:val="24"/>
          <w:szCs w:val="24"/>
        </w:rPr>
        <w:fldChar w:fldCharType="end"/>
      </w:r>
    </w:p>
    <w:sectPr w:rsidR="00823408" w:rsidSect="004E3577">
      <w:pgSz w:w="11906" w:h="16838" w:code="9"/>
      <w:pgMar w:top="1440" w:right="2160" w:bottom="1440" w:left="1440" w:header="720" w:footer="720" w:gutter="0"/>
      <w:cols w:space="720"/>
      <w:docGrid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Yong" w:date="2013-12-15T18:15:00Z" w:initials="Y">
    <w:p w:rsidR="00F2117A" w:rsidRDefault="00F2117A">
      <w:pPr>
        <w:pStyle w:val="af"/>
        <w:rPr>
          <w:rFonts w:hint="eastAsia"/>
        </w:rPr>
      </w:pPr>
      <w:r>
        <w:rPr>
          <w:rStyle w:val="ae"/>
        </w:rPr>
        <w:annotationRef/>
      </w:r>
      <w:r>
        <w:t>Units need to be compatible within the equation. You can use actual units in your calculation.</w:t>
      </w:r>
    </w:p>
  </w:comment>
  <w:comment w:id="12" w:author="Yong" w:date="2013-12-15T18:15:00Z" w:initials="Y">
    <w:p w:rsidR="00F2117A" w:rsidRDefault="00F2117A">
      <w:pPr>
        <w:pStyle w:val="af"/>
        <w:rPr>
          <w:rFonts w:hint="eastAsia"/>
        </w:rPr>
      </w:pPr>
      <w:r>
        <w:rPr>
          <w:rStyle w:val="ae"/>
        </w:rPr>
        <w:annotationRef/>
      </w:r>
      <w:r>
        <w:t xml:space="preserve">You actually don’t have ingestion exposures in the method. If you want to add it, separate the dermal and ingestion exposures into two different subsections. </w:t>
      </w:r>
    </w:p>
  </w:comment>
  <w:comment w:id="25" w:author="Yong" w:date="2013-12-15T18:15:00Z" w:initials="Y">
    <w:p w:rsidR="00F2117A" w:rsidRDefault="00F2117A">
      <w:pPr>
        <w:pStyle w:val="af"/>
        <w:rPr>
          <w:rFonts w:hint="eastAsia"/>
        </w:rPr>
      </w:pPr>
      <w:r>
        <w:rPr>
          <w:rStyle w:val="ae"/>
        </w:rPr>
        <w:annotationRef/>
      </w:r>
      <w:r>
        <w:t xml:space="preserve">This needs to be discussed, not sure how did you exactly to define </w:t>
      </w:r>
      <m:oMath>
        <m:acc>
          <m:accPr>
            <m:chr m:val="̅"/>
            <m:ctrlPr>
              <w:rPr>
                <w:rFonts w:hAnsi="Times New Roman" w:cs="Times New Roman"/>
                <w:color w:val="000000"/>
                <w:sz w:val="24"/>
                <w:szCs w:val="24"/>
                <w:shd w:val="clear" w:color="auto" w:fill="FFFFFF"/>
              </w:rPr>
            </m:ctrlPr>
          </m:accPr>
          <m:e>
            <m:r>
              <m:rPr>
                <m:sty m:val="p"/>
              </m:rPr>
              <w:rPr>
                <w:rFonts w:cs="Times New Roman"/>
                <w:color w:val="000000"/>
                <w:sz w:val="24"/>
                <w:szCs w:val="24"/>
                <w:shd w:val="clear" w:color="auto" w:fill="FFFFFF"/>
              </w:rPr>
              <m:t>NSCg</m:t>
            </m:r>
          </m:e>
        </m:acc>
        <m:r>
          <m:rPr>
            <m:sty m:val="p"/>
          </m:rPr>
          <w:rPr>
            <w:rFonts w:hAnsi="Times New Roman" w:cs="Times New Roman"/>
            <w:color w:val="000000"/>
            <w:sz w:val="24"/>
            <w:szCs w:val="24"/>
            <w:shd w:val="clear" w:color="auto" w:fill="FFFFFF"/>
          </w:rPr>
          <m:t xml:space="preserve"> and mean STD.</m:t>
        </m:r>
      </m:oMath>
    </w:p>
  </w:comment>
  <w:comment w:id="29" w:author="Yong" w:date="2013-12-15T18:15:00Z" w:initials="Y">
    <w:p w:rsidR="00F2117A" w:rsidRDefault="00F2117A">
      <w:pPr>
        <w:pStyle w:val="af"/>
        <w:rPr>
          <w:rFonts w:hint="eastAsia"/>
        </w:rPr>
      </w:pPr>
      <w:r>
        <w:rPr>
          <w:rStyle w:val="ae"/>
        </w:rPr>
        <w:annotationRef/>
      </w:r>
      <w:r>
        <w:t>Not clear</w:t>
      </w:r>
    </w:p>
  </w:comment>
  <w:comment w:id="30" w:author="Yong" w:date="2013-12-15T18:15:00Z" w:initials="Y">
    <w:p w:rsidR="00F2117A" w:rsidRDefault="00F2117A">
      <w:pPr>
        <w:pStyle w:val="af"/>
        <w:rPr>
          <w:rFonts w:hint="eastAsia"/>
        </w:rPr>
      </w:pPr>
      <w:r>
        <w:rPr>
          <w:rStyle w:val="ae"/>
        </w:rPr>
        <w:annotationRef/>
      </w:r>
      <w:r>
        <w:t>Not clear</w:t>
      </w:r>
    </w:p>
  </w:comment>
  <w:comment w:id="32" w:author="Yong" w:date="2013-12-15T18:15:00Z" w:initials="Y">
    <w:p w:rsidR="00F2117A" w:rsidRDefault="00F2117A">
      <w:pPr>
        <w:pStyle w:val="af"/>
        <w:rPr>
          <w:rFonts w:hint="eastAsia"/>
        </w:rPr>
      </w:pPr>
      <w:r>
        <w:rPr>
          <w:rStyle w:val="ae"/>
        </w:rPr>
        <w:annotationRef/>
      </w:r>
      <w:r>
        <w:t>What distribution? What do you mean by ‘maintained’, are they same for each climate region?</w:t>
      </w:r>
    </w:p>
  </w:comment>
  <w:comment w:id="33" w:author="Yong" w:date="2013-12-15T18:15:00Z" w:initials="Y">
    <w:p w:rsidR="00F2117A" w:rsidRDefault="00F2117A">
      <w:pPr>
        <w:pStyle w:val="af"/>
        <w:rPr>
          <w:rFonts w:hint="eastAsia"/>
        </w:rPr>
      </w:pPr>
      <w:r>
        <w:rPr>
          <w:rStyle w:val="ae"/>
        </w:rPr>
        <w:annotationRef/>
      </w:r>
      <w:r>
        <w:t>Use cross-reference to cite the figure in the text</w:t>
      </w:r>
    </w:p>
  </w:comment>
  <w:comment w:id="34" w:author="Yong" w:date="2013-12-15T18:15:00Z" w:initials="Y">
    <w:p w:rsidR="00F2117A" w:rsidRDefault="00F2117A">
      <w:pPr>
        <w:pStyle w:val="af"/>
        <w:rPr>
          <w:rFonts w:hint="eastAsia"/>
        </w:rPr>
      </w:pPr>
      <w:r>
        <w:rPr>
          <w:rStyle w:val="ae"/>
        </w:rPr>
        <w:annotationRef/>
      </w:r>
      <w:r>
        <w:t>Are these for total exposures? What are the units? Mass</w:t>
      </w:r>
      <w:proofErr w:type="gramStart"/>
      <w:r>
        <w:t>/(</w:t>
      </w:r>
      <w:proofErr w:type="gramEnd"/>
      <w:r>
        <w:t xml:space="preserve">day BW)? How did you convert the pollen # </w:t>
      </w:r>
      <w:proofErr w:type="gramStart"/>
      <w:r>
        <w:t>/(</w:t>
      </w:r>
      <w:proofErr w:type="gramEnd"/>
      <w:r>
        <w:t xml:space="preserve">day BW) to Mass/(day BW)? Did not see this in your method section. </w:t>
      </w:r>
      <w:proofErr w:type="gramStart"/>
      <w:r>
        <w:t>pollen</w:t>
      </w:r>
      <w:proofErr w:type="gramEnd"/>
      <w:r>
        <w:t xml:space="preserve"> # /(day BW) should be fine, if you did not convert the units, but pollen # has to be an integer. </w:t>
      </w:r>
    </w:p>
  </w:comment>
  <w:comment w:id="35" w:author="Yong" w:date="2013-12-15T18:15:00Z" w:initials="Y">
    <w:p w:rsidR="00F2117A" w:rsidRDefault="00F2117A">
      <w:pPr>
        <w:pStyle w:val="af"/>
        <w:rPr>
          <w:rFonts w:hint="eastAsia"/>
        </w:rPr>
      </w:pPr>
      <w:r>
        <w:rPr>
          <w:rStyle w:val="ae"/>
        </w:rPr>
        <w:annotationRef/>
      </w:r>
      <w:r>
        <w:t>???</w:t>
      </w:r>
    </w:p>
  </w:comment>
  <w:comment w:id="37" w:author="Yong" w:date="2013-12-15T18:15:00Z" w:initials="Y">
    <w:p w:rsidR="00F2117A" w:rsidRDefault="00F2117A">
      <w:pPr>
        <w:pStyle w:val="af"/>
        <w:rPr>
          <w:rFonts w:hint="eastAsia"/>
        </w:rPr>
      </w:pPr>
      <w:r>
        <w:rPr>
          <w:rStyle w:val="ae"/>
        </w:rPr>
        <w:annotationRef/>
      </w:r>
      <w:r>
        <w:t>This is confusing. Is this for inhalation or total exposure? Outliers is not suitable to be used here, did you mean more sensitive or interactive parameters?</w:t>
      </w:r>
    </w:p>
  </w:comment>
  <w:comment w:id="40" w:author="Yong" w:date="2013-12-15T18:15:00Z" w:initials="Y">
    <w:p w:rsidR="00F2117A" w:rsidRDefault="00F2117A">
      <w:pPr>
        <w:pStyle w:val="af"/>
        <w:rPr>
          <w:rFonts w:hint="eastAsia"/>
        </w:rPr>
      </w:pPr>
      <w:r>
        <w:rPr>
          <w:rStyle w:val="ae"/>
        </w:rPr>
        <w:annotationRef/>
      </w:r>
      <w:r>
        <w:t>Use correct symbol, there should be a bar over STD if you meant average STD</w:t>
      </w:r>
    </w:p>
  </w:comment>
  <w:comment w:id="41" w:author="Yong" w:date="2013-12-15T18:15:00Z" w:initials="Y">
    <w:p w:rsidR="00F2117A" w:rsidRDefault="00F2117A">
      <w:pPr>
        <w:pStyle w:val="af"/>
        <w:rPr>
          <w:rFonts w:hint="eastAsia"/>
        </w:rPr>
      </w:pPr>
      <w:r>
        <w:rPr>
          <w:rStyle w:val="ae"/>
        </w:rPr>
        <w:annotationRef/>
      </w:r>
      <w:r>
        <w:t xml:space="preserve">Where did you use this parameter? Did not see it in any equation and table. </w:t>
      </w:r>
    </w:p>
  </w:comment>
  <w:comment w:id="42" w:author="Yong" w:date="2013-12-15T18:15:00Z" w:initials="Y">
    <w:p w:rsidR="00F2117A" w:rsidRDefault="00F2117A">
      <w:pPr>
        <w:pStyle w:val="af"/>
        <w:rPr>
          <w:rFonts w:hint="eastAsia"/>
        </w:rPr>
      </w:pPr>
      <w:r>
        <w:rPr>
          <w:rStyle w:val="ae"/>
        </w:rPr>
        <w:annotationRef/>
      </w:r>
      <w:r>
        <w:t>Not clear. Needs to be rephrased</w:t>
      </w:r>
    </w:p>
  </w:comment>
  <w:comment w:id="43" w:author="Yong" w:date="2013-12-15T18:15:00Z" w:initials="Y">
    <w:p w:rsidR="00F2117A" w:rsidRDefault="00F2117A">
      <w:pPr>
        <w:pStyle w:val="af"/>
        <w:rPr>
          <w:rFonts w:hint="eastAsia"/>
        </w:rPr>
      </w:pPr>
      <w:r>
        <w:rPr>
          <w:rStyle w:val="ae"/>
        </w:rPr>
        <w:annotationRef/>
      </w:r>
      <w:r>
        <w:t>All the parameter names need to be consistent in the equations, texts and tables.</w:t>
      </w:r>
    </w:p>
  </w:comment>
  <w:comment w:id="45" w:author="Yong" w:date="2013-12-15T18:15:00Z" w:initials="Y">
    <w:p w:rsidR="00F2117A" w:rsidRDefault="00F2117A">
      <w:pPr>
        <w:pStyle w:val="af"/>
        <w:rPr>
          <w:rFonts w:hint="eastAsia"/>
        </w:rPr>
      </w:pPr>
      <w:r>
        <w:rPr>
          <w:rStyle w:val="ae"/>
        </w:rPr>
        <w:annotationRef/>
      </w:r>
      <w:r>
        <w:t xml:space="preserve">All the references in the text need to be cited through EndNote, NOT by hand. The format need to be consistent with the requirement of the Rutgers guide line (if any). </w:t>
      </w:r>
    </w:p>
  </w:comment>
  <w:comment w:id="46" w:author="Yong" w:date="2013-12-15T18:15:00Z" w:initials="Y">
    <w:p w:rsidR="00F2117A" w:rsidRDefault="00F2117A">
      <w:pPr>
        <w:pStyle w:val="af"/>
        <w:rPr>
          <w:rFonts w:hint="eastAsia"/>
        </w:rPr>
      </w:pPr>
      <w:r>
        <w:rPr>
          <w:rStyle w:val="ae"/>
        </w:rPr>
        <w:annotationRef/>
      </w:r>
      <w:r>
        <w:t>Conclusion needs to be rewritten. This is not conclusion at all. We will discuss this.</w:t>
      </w:r>
    </w:p>
  </w:comment>
  <w:comment w:id="47" w:author="Yong" w:date="2013-12-15T18:15:00Z" w:initials="Y">
    <w:p w:rsidR="00F2117A" w:rsidRDefault="00F2117A">
      <w:pPr>
        <w:pStyle w:val="af"/>
        <w:rPr>
          <w:rFonts w:hint="eastAsia"/>
        </w:rPr>
      </w:pPr>
      <w:r>
        <w:rPr>
          <w:rStyle w:val="ae"/>
        </w:rPr>
        <w:annotationRef/>
      </w:r>
      <w:r>
        <w:t>This should go to the results and discussions, not in the caption.</w:t>
      </w:r>
    </w:p>
  </w:comment>
  <w:comment w:id="70" w:author="Yong" w:date="2013-12-15T18:17:00Z" w:initials="Y">
    <w:p w:rsidR="00F2117A" w:rsidRDefault="00F2117A">
      <w:pPr>
        <w:pStyle w:val="af"/>
        <w:rPr>
          <w:rFonts w:hint="eastAsia"/>
        </w:rPr>
      </w:pPr>
      <w:r>
        <w:rPr>
          <w:rStyle w:val="ae"/>
        </w:rPr>
        <w:annotationRef/>
      </w:r>
      <w:r>
        <w:t>Formats of references need to be consistent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0166" w:rsidRDefault="00460166" w:rsidP="007E3CA3">
      <w:pPr>
        <w:rPr>
          <w:rFonts w:hint="eastAsia"/>
        </w:rPr>
      </w:pPr>
      <w:r>
        <w:separator/>
      </w:r>
    </w:p>
  </w:endnote>
  <w:endnote w:type="continuationSeparator" w:id="0">
    <w:p w:rsidR="00460166" w:rsidRDefault="00460166" w:rsidP="007E3CA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MSSBX10">
    <w:altName w:val="Times New Roman"/>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0166" w:rsidRDefault="00460166" w:rsidP="007E3CA3">
      <w:pPr>
        <w:rPr>
          <w:rFonts w:hint="eastAsia"/>
        </w:rPr>
      </w:pPr>
      <w:r>
        <w:separator/>
      </w:r>
    </w:p>
  </w:footnote>
  <w:footnote w:type="continuationSeparator" w:id="0">
    <w:p w:rsidR="00460166" w:rsidRDefault="00460166" w:rsidP="007E3CA3">
      <w:pPr>
        <w:rPr>
          <w:rFonts w:hint="eastAsia"/>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1253063"/>
      <w:docPartObj>
        <w:docPartGallery w:val="Page Numbers (Top of Page)"/>
        <w:docPartUnique/>
      </w:docPartObj>
    </w:sdtPr>
    <w:sdtContent>
      <w:p w:rsidR="00F2117A" w:rsidRDefault="00F2117A">
        <w:pPr>
          <w:pStyle w:val="a9"/>
          <w:jc w:val="right"/>
          <w:rPr>
            <w:rFonts w:hint="eastAsia"/>
          </w:rPr>
        </w:pPr>
        <w:r>
          <w:fldChar w:fldCharType="begin"/>
        </w:r>
        <w:r>
          <w:instrText xml:space="preserve"> PAGE   \* MERGEFORMAT </w:instrText>
        </w:r>
        <w:r>
          <w:fldChar w:fldCharType="separate"/>
        </w:r>
        <w:r w:rsidR="00257605">
          <w:rPr>
            <w:noProof/>
          </w:rPr>
          <w:t>12</w:t>
        </w:r>
        <w:r>
          <w:rPr>
            <w:noProof/>
          </w:rPr>
          <w:fldChar w:fldCharType="end"/>
        </w:r>
      </w:p>
    </w:sdtContent>
  </w:sdt>
  <w:p w:rsidR="00F2117A" w:rsidRDefault="00F2117A">
    <w:pPr>
      <w:pStyle w:val="a9"/>
      <w:pBdr>
        <w:bottom w:val="single" w:sz="4" w:space="1" w:color="D9D9D9" w:themeColor="background1" w:themeShade="D9"/>
      </w:pBdr>
      <w:jc w:val="right"/>
      <w:rPr>
        <w:rFonts w:hint="eastAsia"/>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4D4594"/>
    <w:multiLevelType w:val="hybridMultilevel"/>
    <w:tmpl w:val="1314497E"/>
    <w:lvl w:ilvl="0" w:tplc="0409000F">
      <w:start w:val="1"/>
      <w:numFmt w:val="decimal"/>
      <w:lvlText w:val="%1."/>
      <w:lvlJc w:val="left"/>
      <w:pPr>
        <w:ind w:left="967" w:hanging="420"/>
      </w:pPr>
    </w:lvl>
    <w:lvl w:ilvl="1" w:tplc="04090019" w:tentative="1">
      <w:start w:val="1"/>
      <w:numFmt w:val="lowerLetter"/>
      <w:lvlText w:val="%2)"/>
      <w:lvlJc w:val="left"/>
      <w:pPr>
        <w:ind w:left="1387" w:hanging="420"/>
      </w:pPr>
    </w:lvl>
    <w:lvl w:ilvl="2" w:tplc="0409001B" w:tentative="1">
      <w:start w:val="1"/>
      <w:numFmt w:val="lowerRoman"/>
      <w:lvlText w:val="%3."/>
      <w:lvlJc w:val="right"/>
      <w:pPr>
        <w:ind w:left="1807" w:hanging="420"/>
      </w:pPr>
    </w:lvl>
    <w:lvl w:ilvl="3" w:tplc="0409000F" w:tentative="1">
      <w:start w:val="1"/>
      <w:numFmt w:val="decimal"/>
      <w:lvlText w:val="%4."/>
      <w:lvlJc w:val="left"/>
      <w:pPr>
        <w:ind w:left="2227" w:hanging="420"/>
      </w:pPr>
    </w:lvl>
    <w:lvl w:ilvl="4" w:tplc="04090019" w:tentative="1">
      <w:start w:val="1"/>
      <w:numFmt w:val="lowerLetter"/>
      <w:lvlText w:val="%5)"/>
      <w:lvlJc w:val="left"/>
      <w:pPr>
        <w:ind w:left="2647" w:hanging="420"/>
      </w:pPr>
    </w:lvl>
    <w:lvl w:ilvl="5" w:tplc="0409001B" w:tentative="1">
      <w:start w:val="1"/>
      <w:numFmt w:val="lowerRoman"/>
      <w:lvlText w:val="%6."/>
      <w:lvlJc w:val="right"/>
      <w:pPr>
        <w:ind w:left="3067" w:hanging="420"/>
      </w:pPr>
    </w:lvl>
    <w:lvl w:ilvl="6" w:tplc="0409000F" w:tentative="1">
      <w:start w:val="1"/>
      <w:numFmt w:val="decimal"/>
      <w:lvlText w:val="%7."/>
      <w:lvlJc w:val="left"/>
      <w:pPr>
        <w:ind w:left="3487" w:hanging="420"/>
      </w:pPr>
    </w:lvl>
    <w:lvl w:ilvl="7" w:tplc="04090019" w:tentative="1">
      <w:start w:val="1"/>
      <w:numFmt w:val="lowerLetter"/>
      <w:lvlText w:val="%8)"/>
      <w:lvlJc w:val="left"/>
      <w:pPr>
        <w:ind w:left="3907" w:hanging="420"/>
      </w:pPr>
    </w:lvl>
    <w:lvl w:ilvl="8" w:tplc="0409001B" w:tentative="1">
      <w:start w:val="1"/>
      <w:numFmt w:val="lowerRoman"/>
      <w:lvlText w:val="%9."/>
      <w:lvlJc w:val="right"/>
      <w:pPr>
        <w:ind w:left="4327" w:hanging="420"/>
      </w:pPr>
    </w:lvl>
  </w:abstractNum>
  <w:abstractNum w:abstractNumId="1">
    <w:nsid w:val="19FA34E5"/>
    <w:multiLevelType w:val="hybridMultilevel"/>
    <w:tmpl w:val="086C6662"/>
    <w:lvl w:ilvl="0" w:tplc="556C63DA">
      <w:start w:val="1"/>
      <w:numFmt w:val="decimal"/>
      <w:lvlText w:val="%1."/>
      <w:lvlJc w:val="left"/>
      <w:pPr>
        <w:ind w:left="11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20D1767"/>
    <w:multiLevelType w:val="multilevel"/>
    <w:tmpl w:val="37A06F9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567" w:hanging="567"/>
      </w:pPr>
      <w:rPr>
        <w:sz w:val="28"/>
        <w:szCs w:val="28"/>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221A0457"/>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23E665EE"/>
    <w:multiLevelType w:val="hybridMultilevel"/>
    <w:tmpl w:val="59628620"/>
    <w:lvl w:ilvl="0" w:tplc="77DE0260">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nsid w:val="24697A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8591B91"/>
    <w:multiLevelType w:val="hybridMultilevel"/>
    <w:tmpl w:val="759EBF5A"/>
    <w:lvl w:ilvl="0" w:tplc="77DE026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A8E1727"/>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rPr>
        <w:b/>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nsid w:val="3CD43E7D"/>
    <w:multiLevelType w:val="hybridMultilevel"/>
    <w:tmpl w:val="0F743AFC"/>
    <w:lvl w:ilvl="0" w:tplc="77DE026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A3217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13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1015ECC"/>
    <w:multiLevelType w:val="hybridMultilevel"/>
    <w:tmpl w:val="16760A8A"/>
    <w:lvl w:ilvl="0" w:tplc="0409000F">
      <w:start w:val="1"/>
      <w:numFmt w:val="decimal"/>
      <w:lvlText w:val="%1."/>
      <w:lvlJc w:val="left"/>
      <w:pPr>
        <w:ind w:left="967" w:hanging="420"/>
      </w:pPr>
    </w:lvl>
    <w:lvl w:ilvl="1" w:tplc="04090019" w:tentative="1">
      <w:start w:val="1"/>
      <w:numFmt w:val="lowerLetter"/>
      <w:lvlText w:val="%2)"/>
      <w:lvlJc w:val="left"/>
      <w:pPr>
        <w:ind w:left="1387" w:hanging="420"/>
      </w:pPr>
    </w:lvl>
    <w:lvl w:ilvl="2" w:tplc="0409001B" w:tentative="1">
      <w:start w:val="1"/>
      <w:numFmt w:val="lowerRoman"/>
      <w:lvlText w:val="%3."/>
      <w:lvlJc w:val="right"/>
      <w:pPr>
        <w:ind w:left="1807" w:hanging="420"/>
      </w:pPr>
    </w:lvl>
    <w:lvl w:ilvl="3" w:tplc="0409000F" w:tentative="1">
      <w:start w:val="1"/>
      <w:numFmt w:val="decimal"/>
      <w:lvlText w:val="%4."/>
      <w:lvlJc w:val="left"/>
      <w:pPr>
        <w:ind w:left="2227" w:hanging="420"/>
      </w:pPr>
    </w:lvl>
    <w:lvl w:ilvl="4" w:tplc="04090019" w:tentative="1">
      <w:start w:val="1"/>
      <w:numFmt w:val="lowerLetter"/>
      <w:lvlText w:val="%5)"/>
      <w:lvlJc w:val="left"/>
      <w:pPr>
        <w:ind w:left="2647" w:hanging="420"/>
      </w:pPr>
    </w:lvl>
    <w:lvl w:ilvl="5" w:tplc="0409001B" w:tentative="1">
      <w:start w:val="1"/>
      <w:numFmt w:val="lowerRoman"/>
      <w:lvlText w:val="%6."/>
      <w:lvlJc w:val="right"/>
      <w:pPr>
        <w:ind w:left="3067" w:hanging="420"/>
      </w:pPr>
    </w:lvl>
    <w:lvl w:ilvl="6" w:tplc="0409000F" w:tentative="1">
      <w:start w:val="1"/>
      <w:numFmt w:val="decimal"/>
      <w:lvlText w:val="%7."/>
      <w:lvlJc w:val="left"/>
      <w:pPr>
        <w:ind w:left="3487" w:hanging="420"/>
      </w:pPr>
    </w:lvl>
    <w:lvl w:ilvl="7" w:tplc="04090019" w:tentative="1">
      <w:start w:val="1"/>
      <w:numFmt w:val="lowerLetter"/>
      <w:lvlText w:val="%8)"/>
      <w:lvlJc w:val="left"/>
      <w:pPr>
        <w:ind w:left="3907" w:hanging="420"/>
      </w:pPr>
    </w:lvl>
    <w:lvl w:ilvl="8" w:tplc="0409001B" w:tentative="1">
      <w:start w:val="1"/>
      <w:numFmt w:val="lowerRoman"/>
      <w:lvlText w:val="%9."/>
      <w:lvlJc w:val="right"/>
      <w:pPr>
        <w:ind w:left="4327" w:hanging="420"/>
      </w:pPr>
    </w:lvl>
  </w:abstractNum>
  <w:num w:numId="1">
    <w:abstractNumId w:val="3"/>
  </w:num>
  <w:num w:numId="2">
    <w:abstractNumId w:val="7"/>
  </w:num>
  <w:num w:numId="3">
    <w:abstractNumId w:val="5"/>
  </w:num>
  <w:num w:numId="4">
    <w:abstractNumId w:val="9"/>
  </w:num>
  <w:num w:numId="5">
    <w:abstractNumId w:val="0"/>
  </w:num>
  <w:num w:numId="6">
    <w:abstractNumId w:val="2"/>
  </w:num>
  <w:num w:numId="7">
    <w:abstractNumId w:val="10"/>
  </w:num>
  <w:num w:numId="8">
    <w:abstractNumId w:val="1"/>
  </w:num>
  <w:num w:numId="9">
    <w:abstractNumId w:val="4"/>
  </w:num>
  <w:num w:numId="10">
    <w:abstractNumId w:val="7"/>
  </w:num>
  <w:num w:numId="11">
    <w:abstractNumId w:val="8"/>
  </w:num>
  <w:num w:numId="12">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1&lt;/EnableBibliographyCategories&gt;&lt;/ENLayout&gt;"/>
    <w:docVar w:name="EN.Libraries" w:val="&lt;Libraries&gt;&lt;item db-id=&quot;2dtzart979vtdiedr97v25sr9s5rt9vep9tt&quot;&gt;thesiskunmei&lt;record-ids&gt;&lt;item&gt;2&lt;/item&gt;&lt;item&gt;3&lt;/item&gt;&lt;item&gt;5&lt;/item&gt;&lt;item&gt;8&lt;/item&gt;&lt;item&gt;9&lt;/item&gt;&lt;item&gt;15&lt;/item&gt;&lt;item&gt;16&lt;/item&gt;&lt;item&gt;18&lt;/item&gt;&lt;item&gt;19&lt;/item&gt;&lt;item&gt;20&lt;/item&gt;&lt;item&gt;21&lt;/item&gt;&lt;item&gt;22&lt;/item&gt;&lt;item&gt;24&lt;/item&gt;&lt;item&gt;25&lt;/item&gt;&lt;item&gt;28&lt;/item&gt;&lt;item&gt;29&lt;/item&gt;&lt;item&gt;30&lt;/item&gt;&lt;item&gt;34&lt;/item&gt;&lt;item&gt;35&lt;/item&gt;&lt;item&gt;37&lt;/item&gt;&lt;item&gt;38&lt;/item&gt;&lt;item&gt;39&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E046B0"/>
    <w:rsid w:val="0000101F"/>
    <w:rsid w:val="000015E8"/>
    <w:rsid w:val="0000390D"/>
    <w:rsid w:val="00005A81"/>
    <w:rsid w:val="000103C6"/>
    <w:rsid w:val="00010504"/>
    <w:rsid w:val="00011A64"/>
    <w:rsid w:val="00015435"/>
    <w:rsid w:val="00022349"/>
    <w:rsid w:val="000225B3"/>
    <w:rsid w:val="000277AA"/>
    <w:rsid w:val="000337B5"/>
    <w:rsid w:val="00081329"/>
    <w:rsid w:val="0008558A"/>
    <w:rsid w:val="00085987"/>
    <w:rsid w:val="00085E0F"/>
    <w:rsid w:val="000927B8"/>
    <w:rsid w:val="000930FE"/>
    <w:rsid w:val="00094E6B"/>
    <w:rsid w:val="00096F0B"/>
    <w:rsid w:val="000A179A"/>
    <w:rsid w:val="000A3E1B"/>
    <w:rsid w:val="000A460A"/>
    <w:rsid w:val="000A7D4A"/>
    <w:rsid w:val="000B20B4"/>
    <w:rsid w:val="000B44CA"/>
    <w:rsid w:val="000B5F14"/>
    <w:rsid w:val="000B6ABB"/>
    <w:rsid w:val="000C0C9E"/>
    <w:rsid w:val="000C1806"/>
    <w:rsid w:val="000C2A9C"/>
    <w:rsid w:val="000C5B03"/>
    <w:rsid w:val="000C6F31"/>
    <w:rsid w:val="000C7EC6"/>
    <w:rsid w:val="000D2E99"/>
    <w:rsid w:val="000D5093"/>
    <w:rsid w:val="000D638F"/>
    <w:rsid w:val="000D6843"/>
    <w:rsid w:val="000D7FE0"/>
    <w:rsid w:val="000E13F3"/>
    <w:rsid w:val="000E1B0E"/>
    <w:rsid w:val="000E4139"/>
    <w:rsid w:val="000E59E3"/>
    <w:rsid w:val="000E6B8A"/>
    <w:rsid w:val="000E6E70"/>
    <w:rsid w:val="000F1403"/>
    <w:rsid w:val="000F1B6D"/>
    <w:rsid w:val="000F4467"/>
    <w:rsid w:val="000F454B"/>
    <w:rsid w:val="000F4649"/>
    <w:rsid w:val="000F73DC"/>
    <w:rsid w:val="00103192"/>
    <w:rsid w:val="00103C61"/>
    <w:rsid w:val="00107663"/>
    <w:rsid w:val="001125C6"/>
    <w:rsid w:val="00112A39"/>
    <w:rsid w:val="001133EB"/>
    <w:rsid w:val="00114A22"/>
    <w:rsid w:val="00120D5B"/>
    <w:rsid w:val="00122C75"/>
    <w:rsid w:val="00130F60"/>
    <w:rsid w:val="001314B6"/>
    <w:rsid w:val="001333EB"/>
    <w:rsid w:val="00133A40"/>
    <w:rsid w:val="00134471"/>
    <w:rsid w:val="00153B3A"/>
    <w:rsid w:val="001673A8"/>
    <w:rsid w:val="001675D6"/>
    <w:rsid w:val="00167903"/>
    <w:rsid w:val="00170C07"/>
    <w:rsid w:val="001743B2"/>
    <w:rsid w:val="00174E52"/>
    <w:rsid w:val="00175D51"/>
    <w:rsid w:val="0019057D"/>
    <w:rsid w:val="00194308"/>
    <w:rsid w:val="00195966"/>
    <w:rsid w:val="00195B7A"/>
    <w:rsid w:val="001A301A"/>
    <w:rsid w:val="001A34F7"/>
    <w:rsid w:val="001A421B"/>
    <w:rsid w:val="001A4919"/>
    <w:rsid w:val="001A4BE2"/>
    <w:rsid w:val="001C0B6E"/>
    <w:rsid w:val="001C0C5F"/>
    <w:rsid w:val="001C5ED6"/>
    <w:rsid w:val="001C6470"/>
    <w:rsid w:val="001D7717"/>
    <w:rsid w:val="001E09B1"/>
    <w:rsid w:val="001E6012"/>
    <w:rsid w:val="001F6833"/>
    <w:rsid w:val="001F6FA0"/>
    <w:rsid w:val="001F75FB"/>
    <w:rsid w:val="001F7B7C"/>
    <w:rsid w:val="00200F18"/>
    <w:rsid w:val="00202512"/>
    <w:rsid w:val="00204845"/>
    <w:rsid w:val="00211B70"/>
    <w:rsid w:val="0021512E"/>
    <w:rsid w:val="00215252"/>
    <w:rsid w:val="00215D06"/>
    <w:rsid w:val="00216644"/>
    <w:rsid w:val="002169D9"/>
    <w:rsid w:val="00217F27"/>
    <w:rsid w:val="00223F5C"/>
    <w:rsid w:val="00227D8A"/>
    <w:rsid w:val="00227E87"/>
    <w:rsid w:val="00235820"/>
    <w:rsid w:val="00235C4E"/>
    <w:rsid w:val="00241F40"/>
    <w:rsid w:val="00247747"/>
    <w:rsid w:val="00252D2B"/>
    <w:rsid w:val="002539AF"/>
    <w:rsid w:val="00253FDA"/>
    <w:rsid w:val="00255A7A"/>
    <w:rsid w:val="00257605"/>
    <w:rsid w:val="00260A6E"/>
    <w:rsid w:val="00264360"/>
    <w:rsid w:val="002702CC"/>
    <w:rsid w:val="002720F4"/>
    <w:rsid w:val="00275B52"/>
    <w:rsid w:val="00276777"/>
    <w:rsid w:val="00282103"/>
    <w:rsid w:val="00287CA8"/>
    <w:rsid w:val="00294129"/>
    <w:rsid w:val="002955EE"/>
    <w:rsid w:val="00297704"/>
    <w:rsid w:val="002A4994"/>
    <w:rsid w:val="002B3B35"/>
    <w:rsid w:val="002B436D"/>
    <w:rsid w:val="002B4AD8"/>
    <w:rsid w:val="002B6ADA"/>
    <w:rsid w:val="002C0152"/>
    <w:rsid w:val="002C0A85"/>
    <w:rsid w:val="002C1403"/>
    <w:rsid w:val="002C51BE"/>
    <w:rsid w:val="002C63BD"/>
    <w:rsid w:val="002C7669"/>
    <w:rsid w:val="002C789B"/>
    <w:rsid w:val="002E2FF9"/>
    <w:rsid w:val="002E5BA3"/>
    <w:rsid w:val="002F13D0"/>
    <w:rsid w:val="002F3DB9"/>
    <w:rsid w:val="002F71C8"/>
    <w:rsid w:val="00302B41"/>
    <w:rsid w:val="00303222"/>
    <w:rsid w:val="003079AA"/>
    <w:rsid w:val="00307B77"/>
    <w:rsid w:val="00314C0A"/>
    <w:rsid w:val="00323344"/>
    <w:rsid w:val="00330120"/>
    <w:rsid w:val="0033298B"/>
    <w:rsid w:val="0033454B"/>
    <w:rsid w:val="003407B5"/>
    <w:rsid w:val="00344908"/>
    <w:rsid w:val="003506BC"/>
    <w:rsid w:val="00351780"/>
    <w:rsid w:val="003519AF"/>
    <w:rsid w:val="00352886"/>
    <w:rsid w:val="00352D73"/>
    <w:rsid w:val="003536CA"/>
    <w:rsid w:val="00353AC7"/>
    <w:rsid w:val="00355FDD"/>
    <w:rsid w:val="003570B1"/>
    <w:rsid w:val="0035792B"/>
    <w:rsid w:val="00366D2F"/>
    <w:rsid w:val="003766D8"/>
    <w:rsid w:val="0037707B"/>
    <w:rsid w:val="0037744C"/>
    <w:rsid w:val="00382EDA"/>
    <w:rsid w:val="0038542C"/>
    <w:rsid w:val="003923D9"/>
    <w:rsid w:val="003B23B4"/>
    <w:rsid w:val="003B3572"/>
    <w:rsid w:val="003B3EA6"/>
    <w:rsid w:val="003B77C7"/>
    <w:rsid w:val="003C0FB8"/>
    <w:rsid w:val="003C3DB5"/>
    <w:rsid w:val="003C7D36"/>
    <w:rsid w:val="003C7F12"/>
    <w:rsid w:val="003D03C1"/>
    <w:rsid w:val="003D3DC4"/>
    <w:rsid w:val="003D6BD0"/>
    <w:rsid w:val="003E56B6"/>
    <w:rsid w:val="003E5B79"/>
    <w:rsid w:val="003E70F6"/>
    <w:rsid w:val="003F2442"/>
    <w:rsid w:val="003F24F5"/>
    <w:rsid w:val="003F3700"/>
    <w:rsid w:val="00410020"/>
    <w:rsid w:val="00411BF4"/>
    <w:rsid w:val="004155A3"/>
    <w:rsid w:val="00416BDE"/>
    <w:rsid w:val="00422F5B"/>
    <w:rsid w:val="004234DE"/>
    <w:rsid w:val="00423D97"/>
    <w:rsid w:val="00430563"/>
    <w:rsid w:val="0044119F"/>
    <w:rsid w:val="00442EE0"/>
    <w:rsid w:val="0044561E"/>
    <w:rsid w:val="0044644D"/>
    <w:rsid w:val="00447ECE"/>
    <w:rsid w:val="004561B1"/>
    <w:rsid w:val="00460166"/>
    <w:rsid w:val="004603FC"/>
    <w:rsid w:val="004611E3"/>
    <w:rsid w:val="0046460C"/>
    <w:rsid w:val="0046571C"/>
    <w:rsid w:val="00475CB0"/>
    <w:rsid w:val="0047788F"/>
    <w:rsid w:val="00480E64"/>
    <w:rsid w:val="00485F12"/>
    <w:rsid w:val="004864F4"/>
    <w:rsid w:val="00490BF9"/>
    <w:rsid w:val="00493306"/>
    <w:rsid w:val="00493AF4"/>
    <w:rsid w:val="004A3D05"/>
    <w:rsid w:val="004B2008"/>
    <w:rsid w:val="004B59EE"/>
    <w:rsid w:val="004B624D"/>
    <w:rsid w:val="004C1DDA"/>
    <w:rsid w:val="004C3139"/>
    <w:rsid w:val="004C3DA9"/>
    <w:rsid w:val="004C7C64"/>
    <w:rsid w:val="004C7D50"/>
    <w:rsid w:val="004D13FF"/>
    <w:rsid w:val="004D4345"/>
    <w:rsid w:val="004E22CF"/>
    <w:rsid w:val="004E3577"/>
    <w:rsid w:val="004E5306"/>
    <w:rsid w:val="004F3FEA"/>
    <w:rsid w:val="004F7397"/>
    <w:rsid w:val="004F7B54"/>
    <w:rsid w:val="00500CF5"/>
    <w:rsid w:val="00505CC3"/>
    <w:rsid w:val="0050675C"/>
    <w:rsid w:val="00513C2A"/>
    <w:rsid w:val="00515999"/>
    <w:rsid w:val="0051610D"/>
    <w:rsid w:val="00524BD0"/>
    <w:rsid w:val="0052560A"/>
    <w:rsid w:val="00525D11"/>
    <w:rsid w:val="0052675C"/>
    <w:rsid w:val="00530392"/>
    <w:rsid w:val="005307A4"/>
    <w:rsid w:val="00536D17"/>
    <w:rsid w:val="00541D53"/>
    <w:rsid w:val="005503D9"/>
    <w:rsid w:val="00554A27"/>
    <w:rsid w:val="005575CD"/>
    <w:rsid w:val="00557967"/>
    <w:rsid w:val="00560BD6"/>
    <w:rsid w:val="00560E5F"/>
    <w:rsid w:val="00570DD6"/>
    <w:rsid w:val="0057356D"/>
    <w:rsid w:val="00580253"/>
    <w:rsid w:val="00581EDE"/>
    <w:rsid w:val="00582296"/>
    <w:rsid w:val="00582EAE"/>
    <w:rsid w:val="00584C87"/>
    <w:rsid w:val="00586EE7"/>
    <w:rsid w:val="00590ABB"/>
    <w:rsid w:val="00592B65"/>
    <w:rsid w:val="00592BD6"/>
    <w:rsid w:val="00594975"/>
    <w:rsid w:val="00597CEE"/>
    <w:rsid w:val="005A55D6"/>
    <w:rsid w:val="005A61F3"/>
    <w:rsid w:val="005C1305"/>
    <w:rsid w:val="005C74E0"/>
    <w:rsid w:val="005D6292"/>
    <w:rsid w:val="005E0108"/>
    <w:rsid w:val="005E0E72"/>
    <w:rsid w:val="005E1A97"/>
    <w:rsid w:val="005E2012"/>
    <w:rsid w:val="005E6538"/>
    <w:rsid w:val="005F2550"/>
    <w:rsid w:val="005F4656"/>
    <w:rsid w:val="005F6822"/>
    <w:rsid w:val="005F6DD4"/>
    <w:rsid w:val="00602D5E"/>
    <w:rsid w:val="00606692"/>
    <w:rsid w:val="00612606"/>
    <w:rsid w:val="00613327"/>
    <w:rsid w:val="00617B13"/>
    <w:rsid w:val="0062431B"/>
    <w:rsid w:val="00624443"/>
    <w:rsid w:val="00624CEE"/>
    <w:rsid w:val="0063262C"/>
    <w:rsid w:val="00634601"/>
    <w:rsid w:val="00635FE2"/>
    <w:rsid w:val="006468FF"/>
    <w:rsid w:val="0065260D"/>
    <w:rsid w:val="00655F1F"/>
    <w:rsid w:val="006610D8"/>
    <w:rsid w:val="0066116E"/>
    <w:rsid w:val="00663970"/>
    <w:rsid w:val="00665627"/>
    <w:rsid w:val="00676A55"/>
    <w:rsid w:val="006805F5"/>
    <w:rsid w:val="00682BD6"/>
    <w:rsid w:val="00682E05"/>
    <w:rsid w:val="00683778"/>
    <w:rsid w:val="00684B08"/>
    <w:rsid w:val="00685F32"/>
    <w:rsid w:val="006937AD"/>
    <w:rsid w:val="00695A5D"/>
    <w:rsid w:val="00696769"/>
    <w:rsid w:val="006A1F96"/>
    <w:rsid w:val="006A7C06"/>
    <w:rsid w:val="006B01DD"/>
    <w:rsid w:val="006B1976"/>
    <w:rsid w:val="006C6743"/>
    <w:rsid w:val="006C6935"/>
    <w:rsid w:val="006D26A1"/>
    <w:rsid w:val="006D314F"/>
    <w:rsid w:val="006D3C42"/>
    <w:rsid w:val="006D607E"/>
    <w:rsid w:val="006D6CBD"/>
    <w:rsid w:val="006E20E7"/>
    <w:rsid w:val="006E3950"/>
    <w:rsid w:val="006E3D3B"/>
    <w:rsid w:val="006F1777"/>
    <w:rsid w:val="006F1C9E"/>
    <w:rsid w:val="006F352F"/>
    <w:rsid w:val="006F3EF9"/>
    <w:rsid w:val="007045A1"/>
    <w:rsid w:val="00705A53"/>
    <w:rsid w:val="0070668A"/>
    <w:rsid w:val="00707416"/>
    <w:rsid w:val="00711EC3"/>
    <w:rsid w:val="00713BBF"/>
    <w:rsid w:val="00713C12"/>
    <w:rsid w:val="0071592D"/>
    <w:rsid w:val="007171DC"/>
    <w:rsid w:val="00720CAE"/>
    <w:rsid w:val="00720EA4"/>
    <w:rsid w:val="00721671"/>
    <w:rsid w:val="00727CBF"/>
    <w:rsid w:val="00733E04"/>
    <w:rsid w:val="00735267"/>
    <w:rsid w:val="0073544C"/>
    <w:rsid w:val="00741788"/>
    <w:rsid w:val="00742B53"/>
    <w:rsid w:val="00742C49"/>
    <w:rsid w:val="00743661"/>
    <w:rsid w:val="007455B6"/>
    <w:rsid w:val="00755D8B"/>
    <w:rsid w:val="007612FE"/>
    <w:rsid w:val="00766C6D"/>
    <w:rsid w:val="00767F78"/>
    <w:rsid w:val="007708AF"/>
    <w:rsid w:val="007801E1"/>
    <w:rsid w:val="0078319D"/>
    <w:rsid w:val="00784208"/>
    <w:rsid w:val="00797885"/>
    <w:rsid w:val="00797D6A"/>
    <w:rsid w:val="007A0A75"/>
    <w:rsid w:val="007A4D6A"/>
    <w:rsid w:val="007A6297"/>
    <w:rsid w:val="007B08A6"/>
    <w:rsid w:val="007B20B8"/>
    <w:rsid w:val="007B50B4"/>
    <w:rsid w:val="007B5143"/>
    <w:rsid w:val="007B6448"/>
    <w:rsid w:val="007B6467"/>
    <w:rsid w:val="007C055F"/>
    <w:rsid w:val="007C111E"/>
    <w:rsid w:val="007C3056"/>
    <w:rsid w:val="007C7189"/>
    <w:rsid w:val="007C779C"/>
    <w:rsid w:val="007D3D22"/>
    <w:rsid w:val="007D4ACE"/>
    <w:rsid w:val="007D6C2F"/>
    <w:rsid w:val="007E0204"/>
    <w:rsid w:val="007E3CA3"/>
    <w:rsid w:val="007F0728"/>
    <w:rsid w:val="007F1A4F"/>
    <w:rsid w:val="007F1E56"/>
    <w:rsid w:val="007F28B7"/>
    <w:rsid w:val="007F66C4"/>
    <w:rsid w:val="007F764C"/>
    <w:rsid w:val="00801105"/>
    <w:rsid w:val="0080644E"/>
    <w:rsid w:val="00806D6B"/>
    <w:rsid w:val="008136E5"/>
    <w:rsid w:val="0081409E"/>
    <w:rsid w:val="00814206"/>
    <w:rsid w:val="00823408"/>
    <w:rsid w:val="008258E5"/>
    <w:rsid w:val="00826D69"/>
    <w:rsid w:val="0083013E"/>
    <w:rsid w:val="008317E1"/>
    <w:rsid w:val="00834903"/>
    <w:rsid w:val="008448BB"/>
    <w:rsid w:val="0086017F"/>
    <w:rsid w:val="00860276"/>
    <w:rsid w:val="00863BE3"/>
    <w:rsid w:val="0086701F"/>
    <w:rsid w:val="0087412D"/>
    <w:rsid w:val="00874871"/>
    <w:rsid w:val="0088015A"/>
    <w:rsid w:val="00884D75"/>
    <w:rsid w:val="00885C5A"/>
    <w:rsid w:val="008914A8"/>
    <w:rsid w:val="0089170C"/>
    <w:rsid w:val="00894BCA"/>
    <w:rsid w:val="008A02FD"/>
    <w:rsid w:val="008A0F7B"/>
    <w:rsid w:val="008A3507"/>
    <w:rsid w:val="008A695D"/>
    <w:rsid w:val="008B10CB"/>
    <w:rsid w:val="008B16CA"/>
    <w:rsid w:val="008B6ADB"/>
    <w:rsid w:val="008C07FA"/>
    <w:rsid w:val="008C29F8"/>
    <w:rsid w:val="008C3DB0"/>
    <w:rsid w:val="008C6F56"/>
    <w:rsid w:val="008C7E0F"/>
    <w:rsid w:val="008D02A0"/>
    <w:rsid w:val="008D2EDA"/>
    <w:rsid w:val="008D50F8"/>
    <w:rsid w:val="008D7A36"/>
    <w:rsid w:val="008E640D"/>
    <w:rsid w:val="008F2EA4"/>
    <w:rsid w:val="008F3D0E"/>
    <w:rsid w:val="008F3ED1"/>
    <w:rsid w:val="008F7242"/>
    <w:rsid w:val="008F725A"/>
    <w:rsid w:val="0090261D"/>
    <w:rsid w:val="0091290B"/>
    <w:rsid w:val="0091384F"/>
    <w:rsid w:val="00914778"/>
    <w:rsid w:val="009166C0"/>
    <w:rsid w:val="00933CD8"/>
    <w:rsid w:val="009344A9"/>
    <w:rsid w:val="009355F3"/>
    <w:rsid w:val="0093652A"/>
    <w:rsid w:val="009413C6"/>
    <w:rsid w:val="00945413"/>
    <w:rsid w:val="00947E93"/>
    <w:rsid w:val="00952CE5"/>
    <w:rsid w:val="009548CC"/>
    <w:rsid w:val="00957EC6"/>
    <w:rsid w:val="00970278"/>
    <w:rsid w:val="00970882"/>
    <w:rsid w:val="00981AC2"/>
    <w:rsid w:val="00984014"/>
    <w:rsid w:val="00986DBC"/>
    <w:rsid w:val="0099512C"/>
    <w:rsid w:val="009A3979"/>
    <w:rsid w:val="009A6517"/>
    <w:rsid w:val="009B7047"/>
    <w:rsid w:val="009B77BD"/>
    <w:rsid w:val="009D0359"/>
    <w:rsid w:val="009D0813"/>
    <w:rsid w:val="009D0CDB"/>
    <w:rsid w:val="009D3410"/>
    <w:rsid w:val="009E0203"/>
    <w:rsid w:val="009F663B"/>
    <w:rsid w:val="00A01E18"/>
    <w:rsid w:val="00A06841"/>
    <w:rsid w:val="00A06A0F"/>
    <w:rsid w:val="00A0797C"/>
    <w:rsid w:val="00A11063"/>
    <w:rsid w:val="00A1533C"/>
    <w:rsid w:val="00A1622A"/>
    <w:rsid w:val="00A21693"/>
    <w:rsid w:val="00A22C5E"/>
    <w:rsid w:val="00A22EE7"/>
    <w:rsid w:val="00A27B67"/>
    <w:rsid w:val="00A27C06"/>
    <w:rsid w:val="00A34444"/>
    <w:rsid w:val="00A36305"/>
    <w:rsid w:val="00A438A5"/>
    <w:rsid w:val="00A43A29"/>
    <w:rsid w:val="00A4649F"/>
    <w:rsid w:val="00A476A5"/>
    <w:rsid w:val="00A47994"/>
    <w:rsid w:val="00A528C2"/>
    <w:rsid w:val="00A53630"/>
    <w:rsid w:val="00A55F7E"/>
    <w:rsid w:val="00A60B96"/>
    <w:rsid w:val="00A6161A"/>
    <w:rsid w:val="00A65FB0"/>
    <w:rsid w:val="00A71B5B"/>
    <w:rsid w:val="00A74362"/>
    <w:rsid w:val="00A75869"/>
    <w:rsid w:val="00A7798E"/>
    <w:rsid w:val="00A80D3E"/>
    <w:rsid w:val="00A9034D"/>
    <w:rsid w:val="00A935C9"/>
    <w:rsid w:val="00A93AB0"/>
    <w:rsid w:val="00A94079"/>
    <w:rsid w:val="00A954F1"/>
    <w:rsid w:val="00A96FFE"/>
    <w:rsid w:val="00AB65DC"/>
    <w:rsid w:val="00AC01A4"/>
    <w:rsid w:val="00AC577D"/>
    <w:rsid w:val="00AC71C9"/>
    <w:rsid w:val="00AD24FE"/>
    <w:rsid w:val="00AE6C0D"/>
    <w:rsid w:val="00AF3191"/>
    <w:rsid w:val="00AF5DA5"/>
    <w:rsid w:val="00AF7C50"/>
    <w:rsid w:val="00B003B1"/>
    <w:rsid w:val="00B004A1"/>
    <w:rsid w:val="00B01DCC"/>
    <w:rsid w:val="00B11B86"/>
    <w:rsid w:val="00B12D2C"/>
    <w:rsid w:val="00B132C8"/>
    <w:rsid w:val="00B1628D"/>
    <w:rsid w:val="00B23D68"/>
    <w:rsid w:val="00B260E3"/>
    <w:rsid w:val="00B27A15"/>
    <w:rsid w:val="00B30EE5"/>
    <w:rsid w:val="00B441C7"/>
    <w:rsid w:val="00B453EA"/>
    <w:rsid w:val="00B52609"/>
    <w:rsid w:val="00B52781"/>
    <w:rsid w:val="00B75677"/>
    <w:rsid w:val="00B84D21"/>
    <w:rsid w:val="00B85FE4"/>
    <w:rsid w:val="00B87340"/>
    <w:rsid w:val="00B906AD"/>
    <w:rsid w:val="00B915C8"/>
    <w:rsid w:val="00BA58F1"/>
    <w:rsid w:val="00BB1924"/>
    <w:rsid w:val="00BB3F4F"/>
    <w:rsid w:val="00BB4037"/>
    <w:rsid w:val="00BB6DB6"/>
    <w:rsid w:val="00BC14FE"/>
    <w:rsid w:val="00BC1AE7"/>
    <w:rsid w:val="00BC265E"/>
    <w:rsid w:val="00BC417D"/>
    <w:rsid w:val="00BC4C84"/>
    <w:rsid w:val="00BC6BB1"/>
    <w:rsid w:val="00BD1151"/>
    <w:rsid w:val="00BD3E2B"/>
    <w:rsid w:val="00BD4BD2"/>
    <w:rsid w:val="00BE1E2C"/>
    <w:rsid w:val="00BF2267"/>
    <w:rsid w:val="00BF2BB3"/>
    <w:rsid w:val="00BF6767"/>
    <w:rsid w:val="00C003BC"/>
    <w:rsid w:val="00C01CDF"/>
    <w:rsid w:val="00C02919"/>
    <w:rsid w:val="00C03FC8"/>
    <w:rsid w:val="00C0522D"/>
    <w:rsid w:val="00C07736"/>
    <w:rsid w:val="00C31581"/>
    <w:rsid w:val="00C32C92"/>
    <w:rsid w:val="00C346C9"/>
    <w:rsid w:val="00C43DB7"/>
    <w:rsid w:val="00C4510A"/>
    <w:rsid w:val="00C47953"/>
    <w:rsid w:val="00C47BE8"/>
    <w:rsid w:val="00C53C90"/>
    <w:rsid w:val="00C61248"/>
    <w:rsid w:val="00C646FF"/>
    <w:rsid w:val="00C65BBB"/>
    <w:rsid w:val="00C70375"/>
    <w:rsid w:val="00C720CB"/>
    <w:rsid w:val="00C73650"/>
    <w:rsid w:val="00C747A0"/>
    <w:rsid w:val="00C75A54"/>
    <w:rsid w:val="00C773F4"/>
    <w:rsid w:val="00C82DAA"/>
    <w:rsid w:val="00C84A5D"/>
    <w:rsid w:val="00C87432"/>
    <w:rsid w:val="00C9148E"/>
    <w:rsid w:val="00C9519A"/>
    <w:rsid w:val="00C971CD"/>
    <w:rsid w:val="00C97B2F"/>
    <w:rsid w:val="00CA1ADA"/>
    <w:rsid w:val="00CA2402"/>
    <w:rsid w:val="00CA4BFC"/>
    <w:rsid w:val="00CB02F6"/>
    <w:rsid w:val="00CB28B0"/>
    <w:rsid w:val="00CB3CE1"/>
    <w:rsid w:val="00CD1FC1"/>
    <w:rsid w:val="00CE2546"/>
    <w:rsid w:val="00CE34F8"/>
    <w:rsid w:val="00CF0854"/>
    <w:rsid w:val="00CF2A85"/>
    <w:rsid w:val="00CF6C00"/>
    <w:rsid w:val="00D012DD"/>
    <w:rsid w:val="00D01B79"/>
    <w:rsid w:val="00D06CA9"/>
    <w:rsid w:val="00D12097"/>
    <w:rsid w:val="00D12A6F"/>
    <w:rsid w:val="00D14C9C"/>
    <w:rsid w:val="00D178F1"/>
    <w:rsid w:val="00D20C69"/>
    <w:rsid w:val="00D21308"/>
    <w:rsid w:val="00D2332B"/>
    <w:rsid w:val="00D23CAF"/>
    <w:rsid w:val="00D2419F"/>
    <w:rsid w:val="00D241C6"/>
    <w:rsid w:val="00D30638"/>
    <w:rsid w:val="00D324FF"/>
    <w:rsid w:val="00D40122"/>
    <w:rsid w:val="00D43D59"/>
    <w:rsid w:val="00D50A41"/>
    <w:rsid w:val="00D53AAB"/>
    <w:rsid w:val="00D54482"/>
    <w:rsid w:val="00D556BA"/>
    <w:rsid w:val="00D557A7"/>
    <w:rsid w:val="00D61707"/>
    <w:rsid w:val="00D6294F"/>
    <w:rsid w:val="00D7199A"/>
    <w:rsid w:val="00D71F5B"/>
    <w:rsid w:val="00D76960"/>
    <w:rsid w:val="00D7792B"/>
    <w:rsid w:val="00D848FA"/>
    <w:rsid w:val="00D85308"/>
    <w:rsid w:val="00D85CE5"/>
    <w:rsid w:val="00D90985"/>
    <w:rsid w:val="00D9268C"/>
    <w:rsid w:val="00DA1F97"/>
    <w:rsid w:val="00DA21AE"/>
    <w:rsid w:val="00DA3735"/>
    <w:rsid w:val="00DA5557"/>
    <w:rsid w:val="00DA6BF7"/>
    <w:rsid w:val="00DA6D26"/>
    <w:rsid w:val="00DB4253"/>
    <w:rsid w:val="00DC1DE7"/>
    <w:rsid w:val="00DC36E0"/>
    <w:rsid w:val="00DC6450"/>
    <w:rsid w:val="00DE10B1"/>
    <w:rsid w:val="00DE1C46"/>
    <w:rsid w:val="00DE28EB"/>
    <w:rsid w:val="00DE3195"/>
    <w:rsid w:val="00DE360F"/>
    <w:rsid w:val="00DE4B32"/>
    <w:rsid w:val="00DE7A61"/>
    <w:rsid w:val="00DF2546"/>
    <w:rsid w:val="00DF280D"/>
    <w:rsid w:val="00DF3C60"/>
    <w:rsid w:val="00DF6A54"/>
    <w:rsid w:val="00E046B0"/>
    <w:rsid w:val="00E052B2"/>
    <w:rsid w:val="00E06B82"/>
    <w:rsid w:val="00E10530"/>
    <w:rsid w:val="00E10779"/>
    <w:rsid w:val="00E10BF9"/>
    <w:rsid w:val="00E10DBF"/>
    <w:rsid w:val="00E10F79"/>
    <w:rsid w:val="00E14FCF"/>
    <w:rsid w:val="00E15BDF"/>
    <w:rsid w:val="00E17434"/>
    <w:rsid w:val="00E3130E"/>
    <w:rsid w:val="00E339EF"/>
    <w:rsid w:val="00E351E3"/>
    <w:rsid w:val="00E414B5"/>
    <w:rsid w:val="00E42F0A"/>
    <w:rsid w:val="00E431E4"/>
    <w:rsid w:val="00E46833"/>
    <w:rsid w:val="00E5446E"/>
    <w:rsid w:val="00E5654F"/>
    <w:rsid w:val="00E57D41"/>
    <w:rsid w:val="00E63027"/>
    <w:rsid w:val="00E639C8"/>
    <w:rsid w:val="00E64FF3"/>
    <w:rsid w:val="00E65C96"/>
    <w:rsid w:val="00E6666D"/>
    <w:rsid w:val="00E71A0E"/>
    <w:rsid w:val="00E730CA"/>
    <w:rsid w:val="00E7692F"/>
    <w:rsid w:val="00E80556"/>
    <w:rsid w:val="00E82BD2"/>
    <w:rsid w:val="00E83E28"/>
    <w:rsid w:val="00E878C3"/>
    <w:rsid w:val="00E91CE2"/>
    <w:rsid w:val="00E92273"/>
    <w:rsid w:val="00EA040C"/>
    <w:rsid w:val="00EA27A0"/>
    <w:rsid w:val="00EA30C4"/>
    <w:rsid w:val="00EA3F66"/>
    <w:rsid w:val="00EA3FAD"/>
    <w:rsid w:val="00EA4280"/>
    <w:rsid w:val="00EA4E5C"/>
    <w:rsid w:val="00EA6160"/>
    <w:rsid w:val="00EA7CF8"/>
    <w:rsid w:val="00EB306E"/>
    <w:rsid w:val="00EC3158"/>
    <w:rsid w:val="00EC6882"/>
    <w:rsid w:val="00ED14E8"/>
    <w:rsid w:val="00ED3009"/>
    <w:rsid w:val="00ED7745"/>
    <w:rsid w:val="00EE3D0B"/>
    <w:rsid w:val="00EE4B0A"/>
    <w:rsid w:val="00EE4EA3"/>
    <w:rsid w:val="00EE5C62"/>
    <w:rsid w:val="00EE7C52"/>
    <w:rsid w:val="00EF1A37"/>
    <w:rsid w:val="00EF1A81"/>
    <w:rsid w:val="00EF2BFC"/>
    <w:rsid w:val="00EF60BE"/>
    <w:rsid w:val="00F07D8F"/>
    <w:rsid w:val="00F07FDC"/>
    <w:rsid w:val="00F15B27"/>
    <w:rsid w:val="00F15D1A"/>
    <w:rsid w:val="00F16E6C"/>
    <w:rsid w:val="00F1724D"/>
    <w:rsid w:val="00F20B0F"/>
    <w:rsid w:val="00F2117A"/>
    <w:rsid w:val="00F25D7F"/>
    <w:rsid w:val="00F36C27"/>
    <w:rsid w:val="00F37713"/>
    <w:rsid w:val="00F41EF7"/>
    <w:rsid w:val="00F44BDB"/>
    <w:rsid w:val="00F464A7"/>
    <w:rsid w:val="00F46BE6"/>
    <w:rsid w:val="00F532B4"/>
    <w:rsid w:val="00F62D85"/>
    <w:rsid w:val="00F64FB2"/>
    <w:rsid w:val="00F86AB4"/>
    <w:rsid w:val="00F86DE5"/>
    <w:rsid w:val="00F90E99"/>
    <w:rsid w:val="00F9527E"/>
    <w:rsid w:val="00F95561"/>
    <w:rsid w:val="00F96A59"/>
    <w:rsid w:val="00FA32E2"/>
    <w:rsid w:val="00FA5105"/>
    <w:rsid w:val="00FC00AB"/>
    <w:rsid w:val="00FC4F0E"/>
    <w:rsid w:val="00FC6BC8"/>
    <w:rsid w:val="00FD2A1F"/>
    <w:rsid w:val="00FD33A5"/>
    <w:rsid w:val="00FD4DBD"/>
    <w:rsid w:val="00FD571A"/>
    <w:rsid w:val="00FD6DC2"/>
    <w:rsid w:val="00FF1F7D"/>
    <w:rsid w:val="00FF29C7"/>
    <w:rsid w:val="00FF4081"/>
    <w:rsid w:val="00FF40AA"/>
  </w:rsids>
  <m:mathPr>
    <m:mathFont m:val="Cambria Math"/>
    <m:brkBin m:val="before"/>
    <m:brkBinSub m:val="--"/>
    <m:smallFrac m:val="0"/>
    <m:dispDef/>
    <m:lMargin m:val="719"/>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Math" w:eastAsiaTheme="minorEastAsia" w:hAnsi="Cambria Math"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64FF3"/>
    <w:pPr>
      <w:widowControl w:val="0"/>
      <w:jc w:val="both"/>
    </w:pPr>
  </w:style>
  <w:style w:type="paragraph" w:styleId="1">
    <w:name w:val="heading 1"/>
    <w:basedOn w:val="a"/>
    <w:next w:val="a"/>
    <w:link w:val="1Char"/>
    <w:uiPriority w:val="9"/>
    <w:qFormat/>
    <w:rsid w:val="00513C2A"/>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13C2A"/>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1FC1"/>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semiHidden/>
    <w:unhideWhenUsed/>
    <w:qFormat/>
    <w:rsid w:val="001A301A"/>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semiHidden/>
    <w:unhideWhenUsed/>
    <w:qFormat/>
    <w:rsid w:val="001A301A"/>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1A301A"/>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1A301A"/>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1A301A"/>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1A301A"/>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513C2A"/>
    <w:pPr>
      <w:widowControl w:val="0"/>
      <w:jc w:val="both"/>
    </w:pPr>
  </w:style>
  <w:style w:type="character" w:customStyle="1" w:styleId="1Char">
    <w:name w:val="标题 1 Char"/>
    <w:basedOn w:val="a0"/>
    <w:link w:val="1"/>
    <w:uiPriority w:val="9"/>
    <w:rsid w:val="00513C2A"/>
    <w:rPr>
      <w:b/>
      <w:bCs/>
      <w:kern w:val="44"/>
      <w:sz w:val="44"/>
      <w:szCs w:val="44"/>
    </w:rPr>
  </w:style>
  <w:style w:type="character" w:customStyle="1" w:styleId="2Char">
    <w:name w:val="标题 2 Char"/>
    <w:basedOn w:val="a0"/>
    <w:link w:val="2"/>
    <w:uiPriority w:val="9"/>
    <w:rsid w:val="00513C2A"/>
    <w:rPr>
      <w:rFonts w:asciiTheme="majorHAnsi" w:eastAsiaTheme="majorEastAsia" w:hAnsiTheme="majorHAnsi" w:cstheme="majorBidi"/>
      <w:b/>
      <w:bCs/>
      <w:sz w:val="32"/>
      <w:szCs w:val="32"/>
    </w:rPr>
  </w:style>
  <w:style w:type="paragraph" w:customStyle="1" w:styleId="CM46">
    <w:name w:val="CM46"/>
    <w:basedOn w:val="a"/>
    <w:next w:val="a"/>
    <w:uiPriority w:val="99"/>
    <w:rsid w:val="00590ABB"/>
    <w:pPr>
      <w:autoSpaceDE w:val="0"/>
      <w:autoSpaceDN w:val="0"/>
      <w:adjustRightInd w:val="0"/>
      <w:jc w:val="left"/>
    </w:pPr>
    <w:rPr>
      <w:rFonts w:ascii="Times New Roman" w:hAnsi="Times New Roman" w:cs="Times New Roman"/>
      <w:kern w:val="0"/>
      <w:sz w:val="24"/>
      <w:szCs w:val="24"/>
    </w:rPr>
  </w:style>
  <w:style w:type="character" w:styleId="a4">
    <w:name w:val="Placeholder Text"/>
    <w:basedOn w:val="a0"/>
    <w:uiPriority w:val="99"/>
    <w:semiHidden/>
    <w:rsid w:val="00742B53"/>
    <w:rPr>
      <w:color w:val="808080"/>
    </w:rPr>
  </w:style>
  <w:style w:type="paragraph" w:styleId="a5">
    <w:name w:val="Balloon Text"/>
    <w:basedOn w:val="a"/>
    <w:link w:val="Char"/>
    <w:uiPriority w:val="99"/>
    <w:semiHidden/>
    <w:unhideWhenUsed/>
    <w:rsid w:val="00742B53"/>
    <w:rPr>
      <w:sz w:val="18"/>
      <w:szCs w:val="18"/>
    </w:rPr>
  </w:style>
  <w:style w:type="character" w:customStyle="1" w:styleId="Char">
    <w:name w:val="批注框文本 Char"/>
    <w:basedOn w:val="a0"/>
    <w:link w:val="a5"/>
    <w:uiPriority w:val="99"/>
    <w:semiHidden/>
    <w:rsid w:val="00742B53"/>
    <w:rPr>
      <w:sz w:val="18"/>
      <w:szCs w:val="18"/>
    </w:rPr>
  </w:style>
  <w:style w:type="character" w:customStyle="1" w:styleId="3Char">
    <w:name w:val="标题 3 Char"/>
    <w:basedOn w:val="a0"/>
    <w:link w:val="3"/>
    <w:uiPriority w:val="9"/>
    <w:rsid w:val="00CD1FC1"/>
    <w:rPr>
      <w:rFonts w:asciiTheme="majorHAnsi" w:eastAsiaTheme="majorEastAsia" w:hAnsiTheme="majorHAnsi" w:cstheme="majorBidi"/>
      <w:b/>
      <w:bCs/>
      <w:color w:val="4F81BD" w:themeColor="accent1"/>
    </w:rPr>
  </w:style>
  <w:style w:type="character" w:customStyle="1" w:styleId="apple-converted-space">
    <w:name w:val="apple-converted-space"/>
    <w:basedOn w:val="a0"/>
    <w:rsid w:val="00FA32E2"/>
  </w:style>
  <w:style w:type="character" w:styleId="a6">
    <w:name w:val="Hyperlink"/>
    <w:basedOn w:val="a0"/>
    <w:uiPriority w:val="99"/>
    <w:unhideWhenUsed/>
    <w:rsid w:val="00FA32E2"/>
    <w:rPr>
      <w:color w:val="0000FF"/>
      <w:u w:val="single"/>
    </w:rPr>
  </w:style>
  <w:style w:type="paragraph" w:styleId="a7">
    <w:name w:val="caption"/>
    <w:basedOn w:val="a"/>
    <w:next w:val="a"/>
    <w:uiPriority w:val="35"/>
    <w:unhideWhenUsed/>
    <w:qFormat/>
    <w:rsid w:val="001A421B"/>
    <w:rPr>
      <w:rFonts w:asciiTheme="majorHAnsi" w:eastAsia="黑体" w:hAnsiTheme="majorHAnsi" w:cstheme="majorBidi"/>
      <w:sz w:val="20"/>
      <w:szCs w:val="20"/>
    </w:rPr>
  </w:style>
  <w:style w:type="paragraph" w:styleId="a8">
    <w:name w:val="Normal (Web)"/>
    <w:basedOn w:val="a"/>
    <w:uiPriority w:val="99"/>
    <w:semiHidden/>
    <w:unhideWhenUsed/>
    <w:rsid w:val="0099512C"/>
    <w:pPr>
      <w:widowControl/>
      <w:spacing w:before="100" w:beforeAutospacing="1" w:after="100" w:afterAutospacing="1"/>
      <w:jc w:val="left"/>
    </w:pPr>
    <w:rPr>
      <w:rFonts w:ascii="宋体" w:eastAsia="宋体" w:hAnsi="宋体" w:cs="宋体"/>
      <w:kern w:val="0"/>
      <w:sz w:val="24"/>
      <w:szCs w:val="24"/>
    </w:rPr>
  </w:style>
  <w:style w:type="character" w:customStyle="1" w:styleId="mw-headline">
    <w:name w:val="mw-headline"/>
    <w:basedOn w:val="a0"/>
    <w:rsid w:val="0021512E"/>
  </w:style>
  <w:style w:type="character" w:customStyle="1" w:styleId="mw-editsection">
    <w:name w:val="mw-editsection"/>
    <w:basedOn w:val="a0"/>
    <w:rsid w:val="0021512E"/>
  </w:style>
  <w:style w:type="character" w:customStyle="1" w:styleId="mw-editsection-bracket">
    <w:name w:val="mw-editsection-bracket"/>
    <w:basedOn w:val="a0"/>
    <w:rsid w:val="0021512E"/>
  </w:style>
  <w:style w:type="paragraph" w:styleId="a9">
    <w:name w:val="header"/>
    <w:basedOn w:val="a"/>
    <w:link w:val="Char0"/>
    <w:uiPriority w:val="99"/>
    <w:unhideWhenUsed/>
    <w:rsid w:val="007E3CA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7E3CA3"/>
    <w:rPr>
      <w:sz w:val="18"/>
      <w:szCs w:val="18"/>
    </w:rPr>
  </w:style>
  <w:style w:type="paragraph" w:styleId="aa">
    <w:name w:val="footer"/>
    <w:basedOn w:val="a"/>
    <w:link w:val="Char1"/>
    <w:uiPriority w:val="99"/>
    <w:unhideWhenUsed/>
    <w:rsid w:val="007E3CA3"/>
    <w:pPr>
      <w:tabs>
        <w:tab w:val="center" w:pos="4153"/>
        <w:tab w:val="right" w:pos="8306"/>
      </w:tabs>
      <w:snapToGrid w:val="0"/>
      <w:jc w:val="left"/>
    </w:pPr>
    <w:rPr>
      <w:sz w:val="18"/>
      <w:szCs w:val="18"/>
    </w:rPr>
  </w:style>
  <w:style w:type="character" w:customStyle="1" w:styleId="Char1">
    <w:name w:val="页脚 Char"/>
    <w:basedOn w:val="a0"/>
    <w:link w:val="aa"/>
    <w:uiPriority w:val="99"/>
    <w:rsid w:val="007E3CA3"/>
    <w:rPr>
      <w:sz w:val="18"/>
      <w:szCs w:val="18"/>
    </w:rPr>
  </w:style>
  <w:style w:type="character" w:customStyle="1" w:styleId="EndNoteBibliographyChar">
    <w:name w:val="EndNote Bibliography Char"/>
    <w:basedOn w:val="a0"/>
    <w:link w:val="EndNoteBibliography"/>
    <w:locked/>
    <w:rsid w:val="00A43A29"/>
    <w:rPr>
      <w:rFonts w:ascii="Times New Roman" w:hAnsi="Times New Roman" w:cs="Times New Roman"/>
      <w:noProof/>
      <w:sz w:val="24"/>
    </w:rPr>
  </w:style>
  <w:style w:type="paragraph" w:customStyle="1" w:styleId="EndNoteBibliography">
    <w:name w:val="EndNote Bibliography"/>
    <w:basedOn w:val="a"/>
    <w:link w:val="EndNoteBibliographyChar"/>
    <w:rsid w:val="00A43A29"/>
    <w:pPr>
      <w:widowControl/>
      <w:spacing w:after="200"/>
      <w:jc w:val="left"/>
    </w:pPr>
    <w:rPr>
      <w:rFonts w:ascii="Times New Roman" w:hAnsi="Times New Roman" w:cs="Times New Roman"/>
      <w:noProof/>
      <w:sz w:val="24"/>
    </w:rPr>
  </w:style>
  <w:style w:type="paragraph" w:styleId="ab">
    <w:name w:val="List Paragraph"/>
    <w:basedOn w:val="a"/>
    <w:link w:val="Char2"/>
    <w:uiPriority w:val="34"/>
    <w:qFormat/>
    <w:rsid w:val="00DC1DE7"/>
    <w:pPr>
      <w:ind w:left="720"/>
      <w:contextualSpacing/>
    </w:pPr>
  </w:style>
  <w:style w:type="numbering" w:customStyle="1" w:styleId="Style1">
    <w:name w:val="Style1"/>
    <w:uiPriority w:val="99"/>
    <w:rsid w:val="00C01CDF"/>
    <w:pPr>
      <w:numPr>
        <w:numId w:val="1"/>
      </w:numPr>
    </w:pPr>
  </w:style>
  <w:style w:type="character" w:customStyle="1" w:styleId="4Char">
    <w:name w:val="标题 4 Char"/>
    <w:basedOn w:val="a0"/>
    <w:link w:val="4"/>
    <w:uiPriority w:val="9"/>
    <w:semiHidden/>
    <w:rsid w:val="001A301A"/>
    <w:rPr>
      <w:rFonts w:asciiTheme="majorHAnsi" w:eastAsiaTheme="majorEastAsia" w:hAnsiTheme="majorHAnsi" w:cstheme="majorBidi"/>
      <w:b/>
      <w:bCs/>
      <w:i/>
      <w:iCs/>
      <w:color w:val="4F81BD" w:themeColor="accent1"/>
    </w:rPr>
  </w:style>
  <w:style w:type="character" w:customStyle="1" w:styleId="5Char">
    <w:name w:val="标题 5 Char"/>
    <w:basedOn w:val="a0"/>
    <w:link w:val="5"/>
    <w:uiPriority w:val="9"/>
    <w:semiHidden/>
    <w:rsid w:val="001A301A"/>
    <w:rPr>
      <w:rFonts w:asciiTheme="majorHAnsi" w:eastAsiaTheme="majorEastAsia" w:hAnsiTheme="majorHAnsi" w:cstheme="majorBidi"/>
      <w:color w:val="243F60" w:themeColor="accent1" w:themeShade="7F"/>
    </w:rPr>
  </w:style>
  <w:style w:type="character" w:customStyle="1" w:styleId="6Char">
    <w:name w:val="标题 6 Char"/>
    <w:basedOn w:val="a0"/>
    <w:link w:val="6"/>
    <w:uiPriority w:val="9"/>
    <w:semiHidden/>
    <w:rsid w:val="001A301A"/>
    <w:rPr>
      <w:rFonts w:asciiTheme="majorHAnsi" w:eastAsiaTheme="majorEastAsia" w:hAnsiTheme="majorHAnsi" w:cstheme="majorBidi"/>
      <w:i/>
      <w:iCs/>
      <w:color w:val="243F60" w:themeColor="accent1" w:themeShade="7F"/>
    </w:rPr>
  </w:style>
  <w:style w:type="character" w:customStyle="1" w:styleId="7Char">
    <w:name w:val="标题 7 Char"/>
    <w:basedOn w:val="a0"/>
    <w:link w:val="7"/>
    <w:uiPriority w:val="9"/>
    <w:semiHidden/>
    <w:rsid w:val="001A301A"/>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1A301A"/>
    <w:rPr>
      <w:rFonts w:asciiTheme="majorHAnsi" w:eastAsiaTheme="majorEastAsia" w:hAnsiTheme="majorHAnsi" w:cstheme="majorBidi"/>
      <w:color w:val="404040" w:themeColor="text1" w:themeTint="BF"/>
      <w:sz w:val="20"/>
      <w:szCs w:val="20"/>
    </w:rPr>
  </w:style>
  <w:style w:type="character" w:customStyle="1" w:styleId="9Char">
    <w:name w:val="标题 9 Char"/>
    <w:basedOn w:val="a0"/>
    <w:link w:val="9"/>
    <w:uiPriority w:val="9"/>
    <w:semiHidden/>
    <w:rsid w:val="001A301A"/>
    <w:rPr>
      <w:rFonts w:asciiTheme="majorHAnsi" w:eastAsiaTheme="majorEastAsia" w:hAnsiTheme="majorHAnsi" w:cstheme="majorBidi"/>
      <w:i/>
      <w:iCs/>
      <w:color w:val="404040" w:themeColor="text1" w:themeTint="BF"/>
      <w:sz w:val="20"/>
      <w:szCs w:val="20"/>
    </w:rPr>
  </w:style>
  <w:style w:type="character" w:customStyle="1" w:styleId="MTEquationSection">
    <w:name w:val="MTEquationSection"/>
    <w:basedOn w:val="a0"/>
    <w:rsid w:val="000E59E3"/>
    <w:rPr>
      <w:rFonts w:ascii="CMSSBX10" w:hAnsi="CMSSBX10" w:cs="CMSSBX10"/>
      <w:vanish/>
      <w:color w:val="FF0000"/>
      <w:kern w:val="0"/>
      <w:sz w:val="29"/>
      <w:szCs w:val="29"/>
    </w:rPr>
  </w:style>
  <w:style w:type="paragraph" w:customStyle="1" w:styleId="MTDisplayEquation">
    <w:name w:val="MTDisplayEquation"/>
    <w:basedOn w:val="ab"/>
    <w:next w:val="a"/>
    <w:link w:val="MTDisplayEquationChar"/>
    <w:rsid w:val="000E59E3"/>
    <w:pPr>
      <w:tabs>
        <w:tab w:val="center" w:pos="4520"/>
        <w:tab w:val="right" w:pos="8300"/>
      </w:tabs>
      <w:adjustRightInd w:val="0"/>
      <w:snapToGrid w:val="0"/>
      <w:spacing w:line="480" w:lineRule="auto"/>
      <w:mirrorIndents/>
      <w:jc w:val="left"/>
    </w:pPr>
    <w:rPr>
      <w:rFonts w:ascii="Times New Roman" w:hAnsi="Times New Roman" w:cs="Times New Roman"/>
      <w:color w:val="000000"/>
      <w:sz w:val="24"/>
      <w:szCs w:val="24"/>
    </w:rPr>
  </w:style>
  <w:style w:type="character" w:customStyle="1" w:styleId="Char2">
    <w:name w:val="列出段落 Char"/>
    <w:basedOn w:val="a0"/>
    <w:link w:val="ab"/>
    <w:uiPriority w:val="34"/>
    <w:rsid w:val="000E59E3"/>
  </w:style>
  <w:style w:type="character" w:customStyle="1" w:styleId="MTDisplayEquationChar">
    <w:name w:val="MTDisplayEquation Char"/>
    <w:basedOn w:val="Char2"/>
    <w:link w:val="MTDisplayEquation"/>
    <w:rsid w:val="000E59E3"/>
    <w:rPr>
      <w:rFonts w:ascii="Times New Roman" w:hAnsi="Times New Roman" w:cs="Times New Roman"/>
      <w:color w:val="000000"/>
      <w:sz w:val="24"/>
      <w:szCs w:val="24"/>
    </w:rPr>
  </w:style>
  <w:style w:type="paragraph" w:styleId="ac">
    <w:name w:val="Title"/>
    <w:basedOn w:val="a"/>
    <w:next w:val="a"/>
    <w:link w:val="Char3"/>
    <w:uiPriority w:val="10"/>
    <w:qFormat/>
    <w:rsid w:val="009344A9"/>
    <w:pPr>
      <w:spacing w:before="240" w:after="60"/>
      <w:jc w:val="center"/>
      <w:outlineLvl w:val="0"/>
    </w:pPr>
    <w:rPr>
      <w:rFonts w:asciiTheme="majorHAnsi" w:eastAsia="宋体" w:hAnsiTheme="majorHAnsi" w:cstheme="majorBidi"/>
      <w:b/>
      <w:bCs/>
      <w:sz w:val="32"/>
      <w:szCs w:val="32"/>
    </w:rPr>
  </w:style>
  <w:style w:type="character" w:customStyle="1" w:styleId="Char3">
    <w:name w:val="标题 Char"/>
    <w:basedOn w:val="a0"/>
    <w:link w:val="ac"/>
    <w:uiPriority w:val="10"/>
    <w:rsid w:val="009344A9"/>
    <w:rPr>
      <w:rFonts w:asciiTheme="majorHAnsi" w:eastAsia="宋体" w:hAnsiTheme="majorHAnsi" w:cstheme="majorBidi"/>
      <w:b/>
      <w:bCs/>
      <w:sz w:val="32"/>
      <w:szCs w:val="32"/>
    </w:rPr>
  </w:style>
  <w:style w:type="table" w:customStyle="1" w:styleId="MTEBNumberedEquation">
    <w:name w:val="MTEBNumberedEquation"/>
    <w:basedOn w:val="a1"/>
    <w:rsid w:val="000A7D4A"/>
    <w:tblPr>
      <w:tblCellSpacing w:w="0" w:type="dxa"/>
      <w:tblInd w:w="0" w:type="dxa"/>
      <w:tblCellMar>
        <w:top w:w="0" w:type="dxa"/>
        <w:left w:w="108" w:type="dxa"/>
        <w:bottom w:w="0" w:type="dxa"/>
        <w:right w:w="108" w:type="dxa"/>
      </w:tblCellMar>
    </w:tblPr>
    <w:trPr>
      <w:cantSplit/>
      <w:tblCellSpacing w:w="0" w:type="dxa"/>
    </w:trPr>
    <w:tcPr>
      <w:shd w:val="clear" w:color="auto" w:fill="auto"/>
      <w:tcMar>
        <w:top w:w="0" w:type="dxa"/>
        <w:left w:w="0" w:type="dxa"/>
        <w:bottom w:w="0" w:type="dxa"/>
        <w:right w:w="0" w:type="dxa"/>
      </w:tcMar>
    </w:tcPr>
  </w:style>
  <w:style w:type="table" w:styleId="ad">
    <w:name w:val="Table Grid"/>
    <w:basedOn w:val="a1"/>
    <w:uiPriority w:val="59"/>
    <w:rsid w:val="000A7D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a"/>
    <w:link w:val="EndNoteBibliographyTitleChar"/>
    <w:rsid w:val="008317E1"/>
    <w:pPr>
      <w:jc w:val="center"/>
    </w:pPr>
    <w:rPr>
      <w:rFonts w:ascii="Times New Roman" w:hAnsi="Times New Roman" w:cs="Times New Roman"/>
      <w:noProof/>
      <w:sz w:val="24"/>
    </w:rPr>
  </w:style>
  <w:style w:type="character" w:customStyle="1" w:styleId="EndNoteBibliographyTitleChar">
    <w:name w:val="EndNote Bibliography Title Char"/>
    <w:basedOn w:val="EndNoteBibliographyChar"/>
    <w:link w:val="EndNoteBibliographyTitle"/>
    <w:rsid w:val="008317E1"/>
    <w:rPr>
      <w:rFonts w:ascii="Times New Roman" w:hAnsi="Times New Roman" w:cs="Times New Roman"/>
      <w:noProof/>
      <w:sz w:val="24"/>
    </w:rPr>
  </w:style>
  <w:style w:type="character" w:styleId="ae">
    <w:name w:val="annotation reference"/>
    <w:basedOn w:val="a0"/>
    <w:uiPriority w:val="99"/>
    <w:semiHidden/>
    <w:unhideWhenUsed/>
    <w:rsid w:val="009166C0"/>
    <w:rPr>
      <w:sz w:val="16"/>
      <w:szCs w:val="16"/>
    </w:rPr>
  </w:style>
  <w:style w:type="paragraph" w:styleId="af">
    <w:name w:val="annotation text"/>
    <w:basedOn w:val="a"/>
    <w:link w:val="Char4"/>
    <w:uiPriority w:val="99"/>
    <w:semiHidden/>
    <w:unhideWhenUsed/>
    <w:rsid w:val="009166C0"/>
    <w:rPr>
      <w:sz w:val="20"/>
      <w:szCs w:val="20"/>
    </w:rPr>
  </w:style>
  <w:style w:type="character" w:customStyle="1" w:styleId="Char4">
    <w:name w:val="批注文字 Char"/>
    <w:basedOn w:val="a0"/>
    <w:link w:val="af"/>
    <w:uiPriority w:val="99"/>
    <w:semiHidden/>
    <w:rsid w:val="009166C0"/>
    <w:rPr>
      <w:sz w:val="20"/>
      <w:szCs w:val="20"/>
    </w:rPr>
  </w:style>
  <w:style w:type="paragraph" w:styleId="af0">
    <w:name w:val="annotation subject"/>
    <w:basedOn w:val="af"/>
    <w:next w:val="af"/>
    <w:link w:val="Char5"/>
    <w:uiPriority w:val="99"/>
    <w:semiHidden/>
    <w:unhideWhenUsed/>
    <w:rsid w:val="009166C0"/>
    <w:rPr>
      <w:b/>
      <w:bCs/>
    </w:rPr>
  </w:style>
  <w:style w:type="character" w:customStyle="1" w:styleId="Char5">
    <w:name w:val="批注主题 Char"/>
    <w:basedOn w:val="Char4"/>
    <w:link w:val="af0"/>
    <w:uiPriority w:val="99"/>
    <w:semiHidden/>
    <w:rsid w:val="009166C0"/>
    <w:rPr>
      <w:b/>
      <w:bCs/>
      <w:sz w:val="20"/>
      <w:szCs w:val="20"/>
    </w:rPr>
  </w:style>
  <w:style w:type="paragraph" w:styleId="af1">
    <w:name w:val="Document Map"/>
    <w:basedOn w:val="a"/>
    <w:link w:val="Char6"/>
    <w:uiPriority w:val="99"/>
    <w:semiHidden/>
    <w:unhideWhenUsed/>
    <w:rsid w:val="00BF6767"/>
    <w:rPr>
      <w:rFonts w:ascii="Tahoma" w:hAnsi="Tahoma" w:cs="Tahoma"/>
      <w:sz w:val="16"/>
      <w:szCs w:val="16"/>
    </w:rPr>
  </w:style>
  <w:style w:type="character" w:customStyle="1" w:styleId="Char6">
    <w:name w:val="文档结构图 Char"/>
    <w:basedOn w:val="a0"/>
    <w:link w:val="af1"/>
    <w:uiPriority w:val="99"/>
    <w:semiHidden/>
    <w:rsid w:val="00BF6767"/>
    <w:rPr>
      <w:rFonts w:ascii="Tahoma" w:hAnsi="Tahoma" w:cs="Tahoma"/>
      <w:sz w:val="16"/>
      <w:szCs w:val="16"/>
    </w:rPr>
  </w:style>
  <w:style w:type="paragraph" w:customStyle="1" w:styleId="EndNoteCategoryHeading">
    <w:name w:val="EndNote Category Heading"/>
    <w:basedOn w:val="a"/>
    <w:link w:val="EndNoteCategoryHeadingChar"/>
    <w:rsid w:val="0035792B"/>
    <w:pPr>
      <w:spacing w:before="120" w:after="120"/>
      <w:jc w:val="left"/>
    </w:pPr>
    <w:rPr>
      <w:b/>
      <w:noProof/>
    </w:rPr>
  </w:style>
  <w:style w:type="character" w:customStyle="1" w:styleId="EndNoteCategoryHeadingChar">
    <w:name w:val="EndNote Category Heading Char"/>
    <w:basedOn w:val="a0"/>
    <w:link w:val="EndNoteCategoryHeading"/>
    <w:rsid w:val="0035792B"/>
    <w:rPr>
      <w:b/>
      <w:noProo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Math" w:eastAsiaTheme="minorEastAsia" w:hAnsi="Cambria Math"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64FF3"/>
    <w:pPr>
      <w:widowControl w:val="0"/>
      <w:jc w:val="both"/>
    </w:pPr>
  </w:style>
  <w:style w:type="paragraph" w:styleId="1">
    <w:name w:val="heading 1"/>
    <w:basedOn w:val="a"/>
    <w:next w:val="a"/>
    <w:link w:val="1Char"/>
    <w:uiPriority w:val="9"/>
    <w:qFormat/>
    <w:rsid w:val="00513C2A"/>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13C2A"/>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1FC1"/>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semiHidden/>
    <w:unhideWhenUsed/>
    <w:qFormat/>
    <w:rsid w:val="001A301A"/>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semiHidden/>
    <w:unhideWhenUsed/>
    <w:qFormat/>
    <w:rsid w:val="001A301A"/>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1A301A"/>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1A301A"/>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1A301A"/>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1A301A"/>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513C2A"/>
    <w:pPr>
      <w:widowControl w:val="0"/>
      <w:jc w:val="both"/>
    </w:pPr>
  </w:style>
  <w:style w:type="character" w:customStyle="1" w:styleId="1Char">
    <w:name w:val="标题 1 Char"/>
    <w:basedOn w:val="a0"/>
    <w:link w:val="1"/>
    <w:uiPriority w:val="9"/>
    <w:rsid w:val="00513C2A"/>
    <w:rPr>
      <w:b/>
      <w:bCs/>
      <w:kern w:val="44"/>
      <w:sz w:val="44"/>
      <w:szCs w:val="44"/>
    </w:rPr>
  </w:style>
  <w:style w:type="character" w:customStyle="1" w:styleId="2Char">
    <w:name w:val="标题 2 Char"/>
    <w:basedOn w:val="a0"/>
    <w:link w:val="2"/>
    <w:uiPriority w:val="9"/>
    <w:rsid w:val="00513C2A"/>
    <w:rPr>
      <w:rFonts w:asciiTheme="majorHAnsi" w:eastAsiaTheme="majorEastAsia" w:hAnsiTheme="majorHAnsi" w:cstheme="majorBidi"/>
      <w:b/>
      <w:bCs/>
      <w:sz w:val="32"/>
      <w:szCs w:val="32"/>
    </w:rPr>
  </w:style>
  <w:style w:type="paragraph" w:customStyle="1" w:styleId="CM46">
    <w:name w:val="CM46"/>
    <w:basedOn w:val="a"/>
    <w:next w:val="a"/>
    <w:uiPriority w:val="99"/>
    <w:rsid w:val="00590ABB"/>
    <w:pPr>
      <w:autoSpaceDE w:val="0"/>
      <w:autoSpaceDN w:val="0"/>
      <w:adjustRightInd w:val="0"/>
      <w:jc w:val="left"/>
    </w:pPr>
    <w:rPr>
      <w:rFonts w:ascii="Times New Roman" w:hAnsi="Times New Roman" w:cs="Times New Roman"/>
      <w:kern w:val="0"/>
      <w:sz w:val="24"/>
      <w:szCs w:val="24"/>
    </w:rPr>
  </w:style>
  <w:style w:type="character" w:styleId="a4">
    <w:name w:val="Placeholder Text"/>
    <w:basedOn w:val="a0"/>
    <w:uiPriority w:val="99"/>
    <w:semiHidden/>
    <w:rsid w:val="00742B53"/>
    <w:rPr>
      <w:color w:val="808080"/>
    </w:rPr>
  </w:style>
  <w:style w:type="paragraph" w:styleId="a5">
    <w:name w:val="Balloon Text"/>
    <w:basedOn w:val="a"/>
    <w:link w:val="Char"/>
    <w:uiPriority w:val="99"/>
    <w:semiHidden/>
    <w:unhideWhenUsed/>
    <w:rsid w:val="00742B53"/>
    <w:rPr>
      <w:sz w:val="18"/>
      <w:szCs w:val="18"/>
    </w:rPr>
  </w:style>
  <w:style w:type="character" w:customStyle="1" w:styleId="Char">
    <w:name w:val="批注框文本 Char"/>
    <w:basedOn w:val="a0"/>
    <w:link w:val="a5"/>
    <w:uiPriority w:val="99"/>
    <w:semiHidden/>
    <w:rsid w:val="00742B53"/>
    <w:rPr>
      <w:sz w:val="18"/>
      <w:szCs w:val="18"/>
    </w:rPr>
  </w:style>
  <w:style w:type="character" w:customStyle="1" w:styleId="3Char">
    <w:name w:val="标题 3 Char"/>
    <w:basedOn w:val="a0"/>
    <w:link w:val="3"/>
    <w:uiPriority w:val="9"/>
    <w:rsid w:val="00CD1FC1"/>
    <w:rPr>
      <w:rFonts w:asciiTheme="majorHAnsi" w:eastAsiaTheme="majorEastAsia" w:hAnsiTheme="majorHAnsi" w:cstheme="majorBidi"/>
      <w:b/>
      <w:bCs/>
      <w:color w:val="4F81BD" w:themeColor="accent1"/>
    </w:rPr>
  </w:style>
  <w:style w:type="character" w:customStyle="1" w:styleId="apple-converted-space">
    <w:name w:val="apple-converted-space"/>
    <w:basedOn w:val="a0"/>
    <w:rsid w:val="00FA32E2"/>
  </w:style>
  <w:style w:type="character" w:styleId="a6">
    <w:name w:val="Hyperlink"/>
    <w:basedOn w:val="a0"/>
    <w:uiPriority w:val="99"/>
    <w:unhideWhenUsed/>
    <w:rsid w:val="00FA32E2"/>
    <w:rPr>
      <w:color w:val="0000FF"/>
      <w:u w:val="single"/>
    </w:rPr>
  </w:style>
  <w:style w:type="paragraph" w:styleId="a7">
    <w:name w:val="caption"/>
    <w:basedOn w:val="a"/>
    <w:next w:val="a"/>
    <w:uiPriority w:val="35"/>
    <w:unhideWhenUsed/>
    <w:qFormat/>
    <w:rsid w:val="001A421B"/>
    <w:rPr>
      <w:rFonts w:asciiTheme="majorHAnsi" w:eastAsia="黑体" w:hAnsiTheme="majorHAnsi" w:cstheme="majorBidi"/>
      <w:sz w:val="20"/>
      <w:szCs w:val="20"/>
    </w:rPr>
  </w:style>
  <w:style w:type="paragraph" w:styleId="a8">
    <w:name w:val="Normal (Web)"/>
    <w:basedOn w:val="a"/>
    <w:uiPriority w:val="99"/>
    <w:semiHidden/>
    <w:unhideWhenUsed/>
    <w:rsid w:val="0099512C"/>
    <w:pPr>
      <w:widowControl/>
      <w:spacing w:before="100" w:beforeAutospacing="1" w:after="100" w:afterAutospacing="1"/>
      <w:jc w:val="left"/>
    </w:pPr>
    <w:rPr>
      <w:rFonts w:ascii="宋体" w:eastAsia="宋体" w:hAnsi="宋体" w:cs="宋体"/>
      <w:kern w:val="0"/>
      <w:sz w:val="24"/>
      <w:szCs w:val="24"/>
    </w:rPr>
  </w:style>
  <w:style w:type="character" w:customStyle="1" w:styleId="mw-headline">
    <w:name w:val="mw-headline"/>
    <w:basedOn w:val="a0"/>
    <w:rsid w:val="0021512E"/>
  </w:style>
  <w:style w:type="character" w:customStyle="1" w:styleId="mw-editsection">
    <w:name w:val="mw-editsection"/>
    <w:basedOn w:val="a0"/>
    <w:rsid w:val="0021512E"/>
  </w:style>
  <w:style w:type="character" w:customStyle="1" w:styleId="mw-editsection-bracket">
    <w:name w:val="mw-editsection-bracket"/>
    <w:basedOn w:val="a0"/>
    <w:rsid w:val="0021512E"/>
  </w:style>
  <w:style w:type="paragraph" w:styleId="a9">
    <w:name w:val="header"/>
    <w:basedOn w:val="a"/>
    <w:link w:val="Char0"/>
    <w:uiPriority w:val="99"/>
    <w:unhideWhenUsed/>
    <w:rsid w:val="007E3CA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7E3CA3"/>
    <w:rPr>
      <w:sz w:val="18"/>
      <w:szCs w:val="18"/>
    </w:rPr>
  </w:style>
  <w:style w:type="paragraph" w:styleId="aa">
    <w:name w:val="footer"/>
    <w:basedOn w:val="a"/>
    <w:link w:val="Char1"/>
    <w:uiPriority w:val="99"/>
    <w:unhideWhenUsed/>
    <w:rsid w:val="007E3CA3"/>
    <w:pPr>
      <w:tabs>
        <w:tab w:val="center" w:pos="4153"/>
        <w:tab w:val="right" w:pos="8306"/>
      </w:tabs>
      <w:snapToGrid w:val="0"/>
      <w:jc w:val="left"/>
    </w:pPr>
    <w:rPr>
      <w:sz w:val="18"/>
      <w:szCs w:val="18"/>
    </w:rPr>
  </w:style>
  <w:style w:type="character" w:customStyle="1" w:styleId="Char1">
    <w:name w:val="页脚 Char"/>
    <w:basedOn w:val="a0"/>
    <w:link w:val="aa"/>
    <w:uiPriority w:val="99"/>
    <w:rsid w:val="007E3CA3"/>
    <w:rPr>
      <w:sz w:val="18"/>
      <w:szCs w:val="18"/>
    </w:rPr>
  </w:style>
  <w:style w:type="character" w:customStyle="1" w:styleId="EndNoteBibliographyChar">
    <w:name w:val="EndNote Bibliography Char"/>
    <w:basedOn w:val="a0"/>
    <w:link w:val="EndNoteBibliography"/>
    <w:locked/>
    <w:rsid w:val="00A43A29"/>
    <w:rPr>
      <w:rFonts w:ascii="Times New Roman" w:hAnsi="Times New Roman" w:cs="Times New Roman"/>
      <w:noProof/>
      <w:sz w:val="24"/>
    </w:rPr>
  </w:style>
  <w:style w:type="paragraph" w:customStyle="1" w:styleId="EndNoteBibliography">
    <w:name w:val="EndNote Bibliography"/>
    <w:basedOn w:val="a"/>
    <w:link w:val="EndNoteBibliographyChar"/>
    <w:rsid w:val="00A43A29"/>
    <w:pPr>
      <w:widowControl/>
      <w:spacing w:after="200"/>
      <w:jc w:val="left"/>
    </w:pPr>
    <w:rPr>
      <w:rFonts w:ascii="Times New Roman" w:hAnsi="Times New Roman" w:cs="Times New Roman"/>
      <w:noProof/>
      <w:sz w:val="24"/>
    </w:rPr>
  </w:style>
  <w:style w:type="paragraph" w:styleId="ab">
    <w:name w:val="List Paragraph"/>
    <w:basedOn w:val="a"/>
    <w:link w:val="Char2"/>
    <w:uiPriority w:val="34"/>
    <w:qFormat/>
    <w:rsid w:val="00DC1DE7"/>
    <w:pPr>
      <w:ind w:left="720"/>
      <w:contextualSpacing/>
    </w:pPr>
  </w:style>
  <w:style w:type="numbering" w:customStyle="1" w:styleId="Style1">
    <w:name w:val="Style1"/>
    <w:uiPriority w:val="99"/>
    <w:rsid w:val="00C01CDF"/>
    <w:pPr>
      <w:numPr>
        <w:numId w:val="1"/>
      </w:numPr>
    </w:pPr>
  </w:style>
  <w:style w:type="character" w:customStyle="1" w:styleId="4Char">
    <w:name w:val="标题 4 Char"/>
    <w:basedOn w:val="a0"/>
    <w:link w:val="4"/>
    <w:uiPriority w:val="9"/>
    <w:semiHidden/>
    <w:rsid w:val="001A301A"/>
    <w:rPr>
      <w:rFonts w:asciiTheme="majorHAnsi" w:eastAsiaTheme="majorEastAsia" w:hAnsiTheme="majorHAnsi" w:cstheme="majorBidi"/>
      <w:b/>
      <w:bCs/>
      <w:i/>
      <w:iCs/>
      <w:color w:val="4F81BD" w:themeColor="accent1"/>
    </w:rPr>
  </w:style>
  <w:style w:type="character" w:customStyle="1" w:styleId="5Char">
    <w:name w:val="标题 5 Char"/>
    <w:basedOn w:val="a0"/>
    <w:link w:val="5"/>
    <w:uiPriority w:val="9"/>
    <w:semiHidden/>
    <w:rsid w:val="001A301A"/>
    <w:rPr>
      <w:rFonts w:asciiTheme="majorHAnsi" w:eastAsiaTheme="majorEastAsia" w:hAnsiTheme="majorHAnsi" w:cstheme="majorBidi"/>
      <w:color w:val="243F60" w:themeColor="accent1" w:themeShade="7F"/>
    </w:rPr>
  </w:style>
  <w:style w:type="character" w:customStyle="1" w:styleId="6Char">
    <w:name w:val="标题 6 Char"/>
    <w:basedOn w:val="a0"/>
    <w:link w:val="6"/>
    <w:uiPriority w:val="9"/>
    <w:semiHidden/>
    <w:rsid w:val="001A301A"/>
    <w:rPr>
      <w:rFonts w:asciiTheme="majorHAnsi" w:eastAsiaTheme="majorEastAsia" w:hAnsiTheme="majorHAnsi" w:cstheme="majorBidi"/>
      <w:i/>
      <w:iCs/>
      <w:color w:val="243F60" w:themeColor="accent1" w:themeShade="7F"/>
    </w:rPr>
  </w:style>
  <w:style w:type="character" w:customStyle="1" w:styleId="7Char">
    <w:name w:val="标题 7 Char"/>
    <w:basedOn w:val="a0"/>
    <w:link w:val="7"/>
    <w:uiPriority w:val="9"/>
    <w:semiHidden/>
    <w:rsid w:val="001A301A"/>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1A301A"/>
    <w:rPr>
      <w:rFonts w:asciiTheme="majorHAnsi" w:eastAsiaTheme="majorEastAsia" w:hAnsiTheme="majorHAnsi" w:cstheme="majorBidi"/>
      <w:color w:val="404040" w:themeColor="text1" w:themeTint="BF"/>
      <w:sz w:val="20"/>
      <w:szCs w:val="20"/>
    </w:rPr>
  </w:style>
  <w:style w:type="character" w:customStyle="1" w:styleId="9Char">
    <w:name w:val="标题 9 Char"/>
    <w:basedOn w:val="a0"/>
    <w:link w:val="9"/>
    <w:uiPriority w:val="9"/>
    <w:semiHidden/>
    <w:rsid w:val="001A301A"/>
    <w:rPr>
      <w:rFonts w:asciiTheme="majorHAnsi" w:eastAsiaTheme="majorEastAsia" w:hAnsiTheme="majorHAnsi" w:cstheme="majorBidi"/>
      <w:i/>
      <w:iCs/>
      <w:color w:val="404040" w:themeColor="text1" w:themeTint="BF"/>
      <w:sz w:val="20"/>
      <w:szCs w:val="20"/>
    </w:rPr>
  </w:style>
  <w:style w:type="character" w:customStyle="1" w:styleId="MTEquationSection">
    <w:name w:val="MTEquationSection"/>
    <w:basedOn w:val="a0"/>
    <w:rsid w:val="000E59E3"/>
    <w:rPr>
      <w:rFonts w:ascii="CMSSBX10" w:hAnsi="CMSSBX10" w:cs="CMSSBX10"/>
      <w:vanish/>
      <w:color w:val="FF0000"/>
      <w:kern w:val="0"/>
      <w:sz w:val="29"/>
      <w:szCs w:val="29"/>
    </w:rPr>
  </w:style>
  <w:style w:type="paragraph" w:customStyle="1" w:styleId="MTDisplayEquation">
    <w:name w:val="MTDisplayEquation"/>
    <w:basedOn w:val="ab"/>
    <w:next w:val="a"/>
    <w:link w:val="MTDisplayEquationChar"/>
    <w:rsid w:val="000E59E3"/>
    <w:pPr>
      <w:tabs>
        <w:tab w:val="center" w:pos="4520"/>
        <w:tab w:val="right" w:pos="8300"/>
      </w:tabs>
      <w:adjustRightInd w:val="0"/>
      <w:snapToGrid w:val="0"/>
      <w:spacing w:line="480" w:lineRule="auto"/>
      <w:mirrorIndents/>
      <w:jc w:val="left"/>
    </w:pPr>
    <w:rPr>
      <w:rFonts w:ascii="Times New Roman" w:hAnsi="Times New Roman" w:cs="Times New Roman"/>
      <w:color w:val="000000"/>
      <w:sz w:val="24"/>
      <w:szCs w:val="24"/>
    </w:rPr>
  </w:style>
  <w:style w:type="character" w:customStyle="1" w:styleId="Char2">
    <w:name w:val="列出段落 Char"/>
    <w:basedOn w:val="a0"/>
    <w:link w:val="ab"/>
    <w:uiPriority w:val="34"/>
    <w:rsid w:val="000E59E3"/>
  </w:style>
  <w:style w:type="character" w:customStyle="1" w:styleId="MTDisplayEquationChar">
    <w:name w:val="MTDisplayEquation Char"/>
    <w:basedOn w:val="Char2"/>
    <w:link w:val="MTDisplayEquation"/>
    <w:rsid w:val="000E59E3"/>
    <w:rPr>
      <w:rFonts w:ascii="Times New Roman" w:hAnsi="Times New Roman" w:cs="Times New Roman"/>
      <w:color w:val="000000"/>
      <w:sz w:val="24"/>
      <w:szCs w:val="24"/>
    </w:rPr>
  </w:style>
  <w:style w:type="paragraph" w:styleId="ac">
    <w:name w:val="Title"/>
    <w:basedOn w:val="a"/>
    <w:next w:val="a"/>
    <w:link w:val="Char3"/>
    <w:uiPriority w:val="10"/>
    <w:qFormat/>
    <w:rsid w:val="009344A9"/>
    <w:pPr>
      <w:spacing w:before="240" w:after="60"/>
      <w:jc w:val="center"/>
      <w:outlineLvl w:val="0"/>
    </w:pPr>
    <w:rPr>
      <w:rFonts w:asciiTheme="majorHAnsi" w:eastAsia="宋体" w:hAnsiTheme="majorHAnsi" w:cstheme="majorBidi"/>
      <w:b/>
      <w:bCs/>
      <w:sz w:val="32"/>
      <w:szCs w:val="32"/>
    </w:rPr>
  </w:style>
  <w:style w:type="character" w:customStyle="1" w:styleId="Char3">
    <w:name w:val="标题 Char"/>
    <w:basedOn w:val="a0"/>
    <w:link w:val="ac"/>
    <w:uiPriority w:val="10"/>
    <w:rsid w:val="009344A9"/>
    <w:rPr>
      <w:rFonts w:asciiTheme="majorHAnsi" w:eastAsia="宋体" w:hAnsiTheme="majorHAnsi" w:cstheme="majorBidi"/>
      <w:b/>
      <w:bCs/>
      <w:sz w:val="32"/>
      <w:szCs w:val="32"/>
    </w:rPr>
  </w:style>
  <w:style w:type="table" w:customStyle="1" w:styleId="MTEBNumberedEquation">
    <w:name w:val="MTEBNumberedEquation"/>
    <w:basedOn w:val="a1"/>
    <w:rsid w:val="000A7D4A"/>
    <w:tblPr>
      <w:tblCellSpacing w:w="0" w:type="dxa"/>
      <w:tblInd w:w="0" w:type="dxa"/>
      <w:tblCellMar>
        <w:top w:w="0" w:type="dxa"/>
        <w:left w:w="108" w:type="dxa"/>
        <w:bottom w:w="0" w:type="dxa"/>
        <w:right w:w="108" w:type="dxa"/>
      </w:tblCellMar>
    </w:tblPr>
    <w:trPr>
      <w:cantSplit/>
      <w:tblCellSpacing w:w="0" w:type="dxa"/>
    </w:trPr>
    <w:tcPr>
      <w:shd w:val="clear" w:color="auto" w:fill="auto"/>
      <w:tcMar>
        <w:top w:w="0" w:type="dxa"/>
        <w:left w:w="0" w:type="dxa"/>
        <w:bottom w:w="0" w:type="dxa"/>
        <w:right w:w="0" w:type="dxa"/>
      </w:tcMar>
    </w:tcPr>
  </w:style>
  <w:style w:type="table" w:styleId="ad">
    <w:name w:val="Table Grid"/>
    <w:basedOn w:val="a1"/>
    <w:uiPriority w:val="59"/>
    <w:rsid w:val="000A7D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a"/>
    <w:link w:val="EndNoteBibliographyTitleChar"/>
    <w:rsid w:val="008317E1"/>
    <w:pPr>
      <w:jc w:val="center"/>
    </w:pPr>
    <w:rPr>
      <w:rFonts w:ascii="Times New Roman" w:hAnsi="Times New Roman" w:cs="Times New Roman"/>
      <w:noProof/>
      <w:sz w:val="24"/>
    </w:rPr>
  </w:style>
  <w:style w:type="character" w:customStyle="1" w:styleId="EndNoteBibliographyTitleChar">
    <w:name w:val="EndNote Bibliography Title Char"/>
    <w:basedOn w:val="EndNoteBibliographyChar"/>
    <w:link w:val="EndNoteBibliographyTitle"/>
    <w:rsid w:val="008317E1"/>
    <w:rPr>
      <w:rFonts w:ascii="Times New Roman" w:hAnsi="Times New Roman" w:cs="Times New Roman"/>
      <w:noProof/>
      <w:sz w:val="24"/>
    </w:rPr>
  </w:style>
  <w:style w:type="character" w:styleId="ae">
    <w:name w:val="annotation reference"/>
    <w:basedOn w:val="a0"/>
    <w:uiPriority w:val="99"/>
    <w:semiHidden/>
    <w:unhideWhenUsed/>
    <w:rsid w:val="009166C0"/>
    <w:rPr>
      <w:sz w:val="16"/>
      <w:szCs w:val="16"/>
    </w:rPr>
  </w:style>
  <w:style w:type="paragraph" w:styleId="af">
    <w:name w:val="annotation text"/>
    <w:basedOn w:val="a"/>
    <w:link w:val="Char4"/>
    <w:uiPriority w:val="99"/>
    <w:semiHidden/>
    <w:unhideWhenUsed/>
    <w:rsid w:val="009166C0"/>
    <w:rPr>
      <w:sz w:val="20"/>
      <w:szCs w:val="20"/>
    </w:rPr>
  </w:style>
  <w:style w:type="character" w:customStyle="1" w:styleId="Char4">
    <w:name w:val="批注文字 Char"/>
    <w:basedOn w:val="a0"/>
    <w:link w:val="af"/>
    <w:uiPriority w:val="99"/>
    <w:semiHidden/>
    <w:rsid w:val="009166C0"/>
    <w:rPr>
      <w:sz w:val="20"/>
      <w:szCs w:val="20"/>
    </w:rPr>
  </w:style>
  <w:style w:type="paragraph" w:styleId="af0">
    <w:name w:val="annotation subject"/>
    <w:basedOn w:val="af"/>
    <w:next w:val="af"/>
    <w:link w:val="Char5"/>
    <w:uiPriority w:val="99"/>
    <w:semiHidden/>
    <w:unhideWhenUsed/>
    <w:rsid w:val="009166C0"/>
    <w:rPr>
      <w:b/>
      <w:bCs/>
    </w:rPr>
  </w:style>
  <w:style w:type="character" w:customStyle="1" w:styleId="Char5">
    <w:name w:val="批注主题 Char"/>
    <w:basedOn w:val="Char4"/>
    <w:link w:val="af0"/>
    <w:uiPriority w:val="99"/>
    <w:semiHidden/>
    <w:rsid w:val="009166C0"/>
    <w:rPr>
      <w:b/>
      <w:bCs/>
      <w:sz w:val="20"/>
      <w:szCs w:val="20"/>
    </w:rPr>
  </w:style>
  <w:style w:type="paragraph" w:styleId="af1">
    <w:name w:val="Document Map"/>
    <w:basedOn w:val="a"/>
    <w:link w:val="Char6"/>
    <w:uiPriority w:val="99"/>
    <w:semiHidden/>
    <w:unhideWhenUsed/>
    <w:rsid w:val="00BF6767"/>
    <w:rPr>
      <w:rFonts w:ascii="Tahoma" w:hAnsi="Tahoma" w:cs="Tahoma"/>
      <w:sz w:val="16"/>
      <w:szCs w:val="16"/>
    </w:rPr>
  </w:style>
  <w:style w:type="character" w:customStyle="1" w:styleId="Char6">
    <w:name w:val="文档结构图 Char"/>
    <w:basedOn w:val="a0"/>
    <w:link w:val="af1"/>
    <w:uiPriority w:val="99"/>
    <w:semiHidden/>
    <w:rsid w:val="00BF6767"/>
    <w:rPr>
      <w:rFonts w:ascii="Tahoma" w:hAnsi="Tahoma" w:cs="Tahoma"/>
      <w:sz w:val="16"/>
      <w:szCs w:val="16"/>
    </w:rPr>
  </w:style>
  <w:style w:type="paragraph" w:customStyle="1" w:styleId="EndNoteCategoryHeading">
    <w:name w:val="EndNote Category Heading"/>
    <w:basedOn w:val="a"/>
    <w:link w:val="EndNoteCategoryHeadingChar"/>
    <w:rsid w:val="0035792B"/>
    <w:pPr>
      <w:spacing w:before="120" w:after="120"/>
      <w:jc w:val="left"/>
    </w:pPr>
    <w:rPr>
      <w:b/>
      <w:noProof/>
    </w:rPr>
  </w:style>
  <w:style w:type="character" w:customStyle="1" w:styleId="EndNoteCategoryHeadingChar">
    <w:name w:val="EndNote Category Heading Char"/>
    <w:basedOn w:val="a0"/>
    <w:link w:val="EndNoteCategoryHeading"/>
    <w:rsid w:val="0035792B"/>
    <w:rPr>
      <w:b/>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02880">
      <w:bodyDiv w:val="1"/>
      <w:marLeft w:val="0"/>
      <w:marRight w:val="0"/>
      <w:marTop w:val="0"/>
      <w:marBottom w:val="0"/>
      <w:divBdr>
        <w:top w:val="none" w:sz="0" w:space="0" w:color="auto"/>
        <w:left w:val="none" w:sz="0" w:space="0" w:color="auto"/>
        <w:bottom w:val="none" w:sz="0" w:space="0" w:color="auto"/>
        <w:right w:val="none" w:sz="0" w:space="0" w:color="auto"/>
      </w:divBdr>
    </w:div>
    <w:div w:id="40984330">
      <w:bodyDiv w:val="1"/>
      <w:marLeft w:val="0"/>
      <w:marRight w:val="0"/>
      <w:marTop w:val="0"/>
      <w:marBottom w:val="0"/>
      <w:divBdr>
        <w:top w:val="none" w:sz="0" w:space="0" w:color="auto"/>
        <w:left w:val="none" w:sz="0" w:space="0" w:color="auto"/>
        <w:bottom w:val="none" w:sz="0" w:space="0" w:color="auto"/>
        <w:right w:val="none" w:sz="0" w:space="0" w:color="auto"/>
      </w:divBdr>
    </w:div>
    <w:div w:id="204294284">
      <w:bodyDiv w:val="1"/>
      <w:marLeft w:val="0"/>
      <w:marRight w:val="0"/>
      <w:marTop w:val="0"/>
      <w:marBottom w:val="0"/>
      <w:divBdr>
        <w:top w:val="none" w:sz="0" w:space="0" w:color="auto"/>
        <w:left w:val="none" w:sz="0" w:space="0" w:color="auto"/>
        <w:bottom w:val="none" w:sz="0" w:space="0" w:color="auto"/>
        <w:right w:val="none" w:sz="0" w:space="0" w:color="auto"/>
      </w:divBdr>
    </w:div>
    <w:div w:id="236983157">
      <w:bodyDiv w:val="1"/>
      <w:marLeft w:val="0"/>
      <w:marRight w:val="0"/>
      <w:marTop w:val="0"/>
      <w:marBottom w:val="0"/>
      <w:divBdr>
        <w:top w:val="none" w:sz="0" w:space="0" w:color="auto"/>
        <w:left w:val="none" w:sz="0" w:space="0" w:color="auto"/>
        <w:bottom w:val="none" w:sz="0" w:space="0" w:color="auto"/>
        <w:right w:val="none" w:sz="0" w:space="0" w:color="auto"/>
      </w:divBdr>
    </w:div>
    <w:div w:id="250237506">
      <w:bodyDiv w:val="1"/>
      <w:marLeft w:val="0"/>
      <w:marRight w:val="0"/>
      <w:marTop w:val="0"/>
      <w:marBottom w:val="0"/>
      <w:divBdr>
        <w:top w:val="none" w:sz="0" w:space="0" w:color="auto"/>
        <w:left w:val="none" w:sz="0" w:space="0" w:color="auto"/>
        <w:bottom w:val="none" w:sz="0" w:space="0" w:color="auto"/>
        <w:right w:val="none" w:sz="0" w:space="0" w:color="auto"/>
      </w:divBdr>
    </w:div>
    <w:div w:id="426659395">
      <w:bodyDiv w:val="1"/>
      <w:marLeft w:val="0"/>
      <w:marRight w:val="0"/>
      <w:marTop w:val="0"/>
      <w:marBottom w:val="0"/>
      <w:divBdr>
        <w:top w:val="none" w:sz="0" w:space="0" w:color="auto"/>
        <w:left w:val="none" w:sz="0" w:space="0" w:color="auto"/>
        <w:bottom w:val="none" w:sz="0" w:space="0" w:color="auto"/>
        <w:right w:val="none" w:sz="0" w:space="0" w:color="auto"/>
      </w:divBdr>
    </w:div>
    <w:div w:id="534536897">
      <w:bodyDiv w:val="1"/>
      <w:marLeft w:val="0"/>
      <w:marRight w:val="0"/>
      <w:marTop w:val="0"/>
      <w:marBottom w:val="0"/>
      <w:divBdr>
        <w:top w:val="none" w:sz="0" w:space="0" w:color="auto"/>
        <w:left w:val="none" w:sz="0" w:space="0" w:color="auto"/>
        <w:bottom w:val="none" w:sz="0" w:space="0" w:color="auto"/>
        <w:right w:val="none" w:sz="0" w:space="0" w:color="auto"/>
      </w:divBdr>
    </w:div>
    <w:div w:id="624192196">
      <w:bodyDiv w:val="1"/>
      <w:marLeft w:val="0"/>
      <w:marRight w:val="0"/>
      <w:marTop w:val="0"/>
      <w:marBottom w:val="0"/>
      <w:divBdr>
        <w:top w:val="none" w:sz="0" w:space="0" w:color="auto"/>
        <w:left w:val="none" w:sz="0" w:space="0" w:color="auto"/>
        <w:bottom w:val="none" w:sz="0" w:space="0" w:color="auto"/>
        <w:right w:val="none" w:sz="0" w:space="0" w:color="auto"/>
      </w:divBdr>
    </w:div>
    <w:div w:id="631517432">
      <w:bodyDiv w:val="1"/>
      <w:marLeft w:val="0"/>
      <w:marRight w:val="0"/>
      <w:marTop w:val="0"/>
      <w:marBottom w:val="0"/>
      <w:divBdr>
        <w:top w:val="none" w:sz="0" w:space="0" w:color="auto"/>
        <w:left w:val="none" w:sz="0" w:space="0" w:color="auto"/>
        <w:bottom w:val="none" w:sz="0" w:space="0" w:color="auto"/>
        <w:right w:val="none" w:sz="0" w:space="0" w:color="auto"/>
      </w:divBdr>
    </w:div>
    <w:div w:id="668942836">
      <w:bodyDiv w:val="1"/>
      <w:marLeft w:val="0"/>
      <w:marRight w:val="0"/>
      <w:marTop w:val="0"/>
      <w:marBottom w:val="0"/>
      <w:divBdr>
        <w:top w:val="none" w:sz="0" w:space="0" w:color="auto"/>
        <w:left w:val="none" w:sz="0" w:space="0" w:color="auto"/>
        <w:bottom w:val="none" w:sz="0" w:space="0" w:color="auto"/>
        <w:right w:val="none" w:sz="0" w:space="0" w:color="auto"/>
      </w:divBdr>
    </w:div>
    <w:div w:id="848717032">
      <w:bodyDiv w:val="1"/>
      <w:marLeft w:val="0"/>
      <w:marRight w:val="0"/>
      <w:marTop w:val="0"/>
      <w:marBottom w:val="0"/>
      <w:divBdr>
        <w:top w:val="none" w:sz="0" w:space="0" w:color="auto"/>
        <w:left w:val="none" w:sz="0" w:space="0" w:color="auto"/>
        <w:bottom w:val="none" w:sz="0" w:space="0" w:color="auto"/>
        <w:right w:val="none" w:sz="0" w:space="0" w:color="auto"/>
      </w:divBdr>
    </w:div>
    <w:div w:id="920722214">
      <w:bodyDiv w:val="1"/>
      <w:marLeft w:val="0"/>
      <w:marRight w:val="0"/>
      <w:marTop w:val="0"/>
      <w:marBottom w:val="0"/>
      <w:divBdr>
        <w:top w:val="none" w:sz="0" w:space="0" w:color="auto"/>
        <w:left w:val="none" w:sz="0" w:space="0" w:color="auto"/>
        <w:bottom w:val="none" w:sz="0" w:space="0" w:color="auto"/>
        <w:right w:val="none" w:sz="0" w:space="0" w:color="auto"/>
      </w:divBdr>
    </w:div>
    <w:div w:id="1011956384">
      <w:bodyDiv w:val="1"/>
      <w:marLeft w:val="0"/>
      <w:marRight w:val="0"/>
      <w:marTop w:val="0"/>
      <w:marBottom w:val="0"/>
      <w:divBdr>
        <w:top w:val="none" w:sz="0" w:space="0" w:color="auto"/>
        <w:left w:val="none" w:sz="0" w:space="0" w:color="auto"/>
        <w:bottom w:val="none" w:sz="0" w:space="0" w:color="auto"/>
        <w:right w:val="none" w:sz="0" w:space="0" w:color="auto"/>
      </w:divBdr>
    </w:div>
    <w:div w:id="1069614142">
      <w:bodyDiv w:val="1"/>
      <w:marLeft w:val="0"/>
      <w:marRight w:val="0"/>
      <w:marTop w:val="0"/>
      <w:marBottom w:val="0"/>
      <w:divBdr>
        <w:top w:val="none" w:sz="0" w:space="0" w:color="auto"/>
        <w:left w:val="none" w:sz="0" w:space="0" w:color="auto"/>
        <w:bottom w:val="none" w:sz="0" w:space="0" w:color="auto"/>
        <w:right w:val="none" w:sz="0" w:space="0" w:color="auto"/>
      </w:divBdr>
    </w:div>
    <w:div w:id="1110861485">
      <w:bodyDiv w:val="1"/>
      <w:marLeft w:val="0"/>
      <w:marRight w:val="0"/>
      <w:marTop w:val="0"/>
      <w:marBottom w:val="0"/>
      <w:divBdr>
        <w:top w:val="none" w:sz="0" w:space="0" w:color="auto"/>
        <w:left w:val="none" w:sz="0" w:space="0" w:color="auto"/>
        <w:bottom w:val="none" w:sz="0" w:space="0" w:color="auto"/>
        <w:right w:val="none" w:sz="0" w:space="0" w:color="auto"/>
      </w:divBdr>
    </w:div>
    <w:div w:id="1165784115">
      <w:bodyDiv w:val="1"/>
      <w:marLeft w:val="0"/>
      <w:marRight w:val="0"/>
      <w:marTop w:val="0"/>
      <w:marBottom w:val="0"/>
      <w:divBdr>
        <w:top w:val="none" w:sz="0" w:space="0" w:color="auto"/>
        <w:left w:val="none" w:sz="0" w:space="0" w:color="auto"/>
        <w:bottom w:val="none" w:sz="0" w:space="0" w:color="auto"/>
        <w:right w:val="none" w:sz="0" w:space="0" w:color="auto"/>
      </w:divBdr>
    </w:div>
    <w:div w:id="1192768471">
      <w:bodyDiv w:val="1"/>
      <w:marLeft w:val="0"/>
      <w:marRight w:val="0"/>
      <w:marTop w:val="0"/>
      <w:marBottom w:val="0"/>
      <w:divBdr>
        <w:top w:val="none" w:sz="0" w:space="0" w:color="auto"/>
        <w:left w:val="none" w:sz="0" w:space="0" w:color="auto"/>
        <w:bottom w:val="none" w:sz="0" w:space="0" w:color="auto"/>
        <w:right w:val="none" w:sz="0" w:space="0" w:color="auto"/>
      </w:divBdr>
    </w:div>
    <w:div w:id="1283922640">
      <w:bodyDiv w:val="1"/>
      <w:marLeft w:val="0"/>
      <w:marRight w:val="0"/>
      <w:marTop w:val="0"/>
      <w:marBottom w:val="0"/>
      <w:divBdr>
        <w:top w:val="none" w:sz="0" w:space="0" w:color="auto"/>
        <w:left w:val="none" w:sz="0" w:space="0" w:color="auto"/>
        <w:bottom w:val="none" w:sz="0" w:space="0" w:color="auto"/>
        <w:right w:val="none" w:sz="0" w:space="0" w:color="auto"/>
      </w:divBdr>
    </w:div>
    <w:div w:id="1301769804">
      <w:bodyDiv w:val="1"/>
      <w:marLeft w:val="0"/>
      <w:marRight w:val="0"/>
      <w:marTop w:val="0"/>
      <w:marBottom w:val="0"/>
      <w:divBdr>
        <w:top w:val="none" w:sz="0" w:space="0" w:color="auto"/>
        <w:left w:val="none" w:sz="0" w:space="0" w:color="auto"/>
        <w:bottom w:val="none" w:sz="0" w:space="0" w:color="auto"/>
        <w:right w:val="none" w:sz="0" w:space="0" w:color="auto"/>
      </w:divBdr>
    </w:div>
    <w:div w:id="1319843008">
      <w:bodyDiv w:val="1"/>
      <w:marLeft w:val="0"/>
      <w:marRight w:val="0"/>
      <w:marTop w:val="0"/>
      <w:marBottom w:val="0"/>
      <w:divBdr>
        <w:top w:val="none" w:sz="0" w:space="0" w:color="auto"/>
        <w:left w:val="none" w:sz="0" w:space="0" w:color="auto"/>
        <w:bottom w:val="none" w:sz="0" w:space="0" w:color="auto"/>
        <w:right w:val="none" w:sz="0" w:space="0" w:color="auto"/>
      </w:divBdr>
    </w:div>
    <w:div w:id="1341615062">
      <w:bodyDiv w:val="1"/>
      <w:marLeft w:val="0"/>
      <w:marRight w:val="0"/>
      <w:marTop w:val="0"/>
      <w:marBottom w:val="0"/>
      <w:divBdr>
        <w:top w:val="none" w:sz="0" w:space="0" w:color="auto"/>
        <w:left w:val="none" w:sz="0" w:space="0" w:color="auto"/>
        <w:bottom w:val="none" w:sz="0" w:space="0" w:color="auto"/>
        <w:right w:val="none" w:sz="0" w:space="0" w:color="auto"/>
      </w:divBdr>
    </w:div>
    <w:div w:id="1376780610">
      <w:bodyDiv w:val="1"/>
      <w:marLeft w:val="0"/>
      <w:marRight w:val="0"/>
      <w:marTop w:val="0"/>
      <w:marBottom w:val="0"/>
      <w:divBdr>
        <w:top w:val="none" w:sz="0" w:space="0" w:color="auto"/>
        <w:left w:val="none" w:sz="0" w:space="0" w:color="auto"/>
        <w:bottom w:val="none" w:sz="0" w:space="0" w:color="auto"/>
        <w:right w:val="none" w:sz="0" w:space="0" w:color="auto"/>
      </w:divBdr>
    </w:div>
    <w:div w:id="1387950390">
      <w:bodyDiv w:val="1"/>
      <w:marLeft w:val="0"/>
      <w:marRight w:val="0"/>
      <w:marTop w:val="0"/>
      <w:marBottom w:val="0"/>
      <w:divBdr>
        <w:top w:val="none" w:sz="0" w:space="0" w:color="auto"/>
        <w:left w:val="none" w:sz="0" w:space="0" w:color="auto"/>
        <w:bottom w:val="none" w:sz="0" w:space="0" w:color="auto"/>
        <w:right w:val="none" w:sz="0" w:space="0" w:color="auto"/>
      </w:divBdr>
    </w:div>
    <w:div w:id="1439519328">
      <w:bodyDiv w:val="1"/>
      <w:marLeft w:val="0"/>
      <w:marRight w:val="0"/>
      <w:marTop w:val="0"/>
      <w:marBottom w:val="0"/>
      <w:divBdr>
        <w:top w:val="none" w:sz="0" w:space="0" w:color="auto"/>
        <w:left w:val="none" w:sz="0" w:space="0" w:color="auto"/>
        <w:bottom w:val="none" w:sz="0" w:space="0" w:color="auto"/>
        <w:right w:val="none" w:sz="0" w:space="0" w:color="auto"/>
      </w:divBdr>
    </w:div>
    <w:div w:id="1529414420">
      <w:bodyDiv w:val="1"/>
      <w:marLeft w:val="0"/>
      <w:marRight w:val="0"/>
      <w:marTop w:val="0"/>
      <w:marBottom w:val="0"/>
      <w:divBdr>
        <w:top w:val="none" w:sz="0" w:space="0" w:color="auto"/>
        <w:left w:val="none" w:sz="0" w:space="0" w:color="auto"/>
        <w:bottom w:val="none" w:sz="0" w:space="0" w:color="auto"/>
        <w:right w:val="none" w:sz="0" w:space="0" w:color="auto"/>
      </w:divBdr>
    </w:div>
    <w:div w:id="1583832770">
      <w:bodyDiv w:val="1"/>
      <w:marLeft w:val="0"/>
      <w:marRight w:val="0"/>
      <w:marTop w:val="0"/>
      <w:marBottom w:val="0"/>
      <w:divBdr>
        <w:top w:val="none" w:sz="0" w:space="0" w:color="auto"/>
        <w:left w:val="none" w:sz="0" w:space="0" w:color="auto"/>
        <w:bottom w:val="none" w:sz="0" w:space="0" w:color="auto"/>
        <w:right w:val="none" w:sz="0" w:space="0" w:color="auto"/>
      </w:divBdr>
    </w:div>
    <w:div w:id="1605258760">
      <w:bodyDiv w:val="1"/>
      <w:marLeft w:val="0"/>
      <w:marRight w:val="0"/>
      <w:marTop w:val="0"/>
      <w:marBottom w:val="0"/>
      <w:divBdr>
        <w:top w:val="none" w:sz="0" w:space="0" w:color="auto"/>
        <w:left w:val="none" w:sz="0" w:space="0" w:color="auto"/>
        <w:bottom w:val="none" w:sz="0" w:space="0" w:color="auto"/>
        <w:right w:val="none" w:sz="0" w:space="0" w:color="auto"/>
      </w:divBdr>
    </w:div>
    <w:div w:id="1629774988">
      <w:bodyDiv w:val="1"/>
      <w:marLeft w:val="0"/>
      <w:marRight w:val="0"/>
      <w:marTop w:val="0"/>
      <w:marBottom w:val="0"/>
      <w:divBdr>
        <w:top w:val="none" w:sz="0" w:space="0" w:color="auto"/>
        <w:left w:val="none" w:sz="0" w:space="0" w:color="auto"/>
        <w:bottom w:val="none" w:sz="0" w:space="0" w:color="auto"/>
        <w:right w:val="none" w:sz="0" w:space="0" w:color="auto"/>
      </w:divBdr>
    </w:div>
    <w:div w:id="1649436870">
      <w:bodyDiv w:val="1"/>
      <w:marLeft w:val="0"/>
      <w:marRight w:val="0"/>
      <w:marTop w:val="0"/>
      <w:marBottom w:val="0"/>
      <w:divBdr>
        <w:top w:val="none" w:sz="0" w:space="0" w:color="auto"/>
        <w:left w:val="none" w:sz="0" w:space="0" w:color="auto"/>
        <w:bottom w:val="none" w:sz="0" w:space="0" w:color="auto"/>
        <w:right w:val="none" w:sz="0" w:space="0" w:color="auto"/>
      </w:divBdr>
    </w:div>
    <w:div w:id="1679577549">
      <w:bodyDiv w:val="1"/>
      <w:marLeft w:val="0"/>
      <w:marRight w:val="0"/>
      <w:marTop w:val="0"/>
      <w:marBottom w:val="0"/>
      <w:divBdr>
        <w:top w:val="none" w:sz="0" w:space="0" w:color="auto"/>
        <w:left w:val="none" w:sz="0" w:space="0" w:color="auto"/>
        <w:bottom w:val="none" w:sz="0" w:space="0" w:color="auto"/>
        <w:right w:val="none" w:sz="0" w:space="0" w:color="auto"/>
      </w:divBdr>
    </w:div>
    <w:div w:id="1778058667">
      <w:bodyDiv w:val="1"/>
      <w:marLeft w:val="0"/>
      <w:marRight w:val="0"/>
      <w:marTop w:val="0"/>
      <w:marBottom w:val="0"/>
      <w:divBdr>
        <w:top w:val="none" w:sz="0" w:space="0" w:color="auto"/>
        <w:left w:val="none" w:sz="0" w:space="0" w:color="auto"/>
        <w:bottom w:val="none" w:sz="0" w:space="0" w:color="auto"/>
        <w:right w:val="none" w:sz="0" w:space="0" w:color="auto"/>
      </w:divBdr>
    </w:div>
    <w:div w:id="1845437029">
      <w:bodyDiv w:val="1"/>
      <w:marLeft w:val="0"/>
      <w:marRight w:val="0"/>
      <w:marTop w:val="0"/>
      <w:marBottom w:val="0"/>
      <w:divBdr>
        <w:top w:val="none" w:sz="0" w:space="0" w:color="auto"/>
        <w:left w:val="none" w:sz="0" w:space="0" w:color="auto"/>
        <w:bottom w:val="none" w:sz="0" w:space="0" w:color="auto"/>
        <w:right w:val="none" w:sz="0" w:space="0" w:color="auto"/>
      </w:divBdr>
    </w:div>
    <w:div w:id="1912619333">
      <w:bodyDiv w:val="1"/>
      <w:marLeft w:val="0"/>
      <w:marRight w:val="0"/>
      <w:marTop w:val="0"/>
      <w:marBottom w:val="0"/>
      <w:divBdr>
        <w:top w:val="none" w:sz="0" w:space="0" w:color="auto"/>
        <w:left w:val="none" w:sz="0" w:space="0" w:color="auto"/>
        <w:bottom w:val="none" w:sz="0" w:space="0" w:color="auto"/>
        <w:right w:val="none" w:sz="0" w:space="0" w:color="auto"/>
      </w:divBdr>
    </w:div>
    <w:div w:id="1923877403">
      <w:bodyDiv w:val="1"/>
      <w:marLeft w:val="0"/>
      <w:marRight w:val="0"/>
      <w:marTop w:val="0"/>
      <w:marBottom w:val="0"/>
      <w:divBdr>
        <w:top w:val="none" w:sz="0" w:space="0" w:color="auto"/>
        <w:left w:val="none" w:sz="0" w:space="0" w:color="auto"/>
        <w:bottom w:val="none" w:sz="0" w:space="0" w:color="auto"/>
        <w:right w:val="none" w:sz="0" w:space="0" w:color="auto"/>
      </w:divBdr>
    </w:div>
    <w:div w:id="1933777497">
      <w:bodyDiv w:val="1"/>
      <w:marLeft w:val="0"/>
      <w:marRight w:val="0"/>
      <w:marTop w:val="0"/>
      <w:marBottom w:val="0"/>
      <w:divBdr>
        <w:top w:val="none" w:sz="0" w:space="0" w:color="auto"/>
        <w:left w:val="none" w:sz="0" w:space="0" w:color="auto"/>
        <w:bottom w:val="none" w:sz="0" w:space="0" w:color="auto"/>
        <w:right w:val="none" w:sz="0" w:space="0" w:color="auto"/>
      </w:divBdr>
    </w:div>
    <w:div w:id="2011133882">
      <w:bodyDiv w:val="1"/>
      <w:marLeft w:val="0"/>
      <w:marRight w:val="0"/>
      <w:marTop w:val="0"/>
      <w:marBottom w:val="0"/>
      <w:divBdr>
        <w:top w:val="none" w:sz="0" w:space="0" w:color="auto"/>
        <w:left w:val="none" w:sz="0" w:space="0" w:color="auto"/>
        <w:bottom w:val="none" w:sz="0" w:space="0" w:color="auto"/>
        <w:right w:val="none" w:sz="0" w:space="0" w:color="auto"/>
      </w:divBdr>
    </w:div>
    <w:div w:id="2026200305">
      <w:bodyDiv w:val="1"/>
      <w:marLeft w:val="0"/>
      <w:marRight w:val="0"/>
      <w:marTop w:val="0"/>
      <w:marBottom w:val="0"/>
      <w:divBdr>
        <w:top w:val="none" w:sz="0" w:space="0" w:color="auto"/>
        <w:left w:val="none" w:sz="0" w:space="0" w:color="auto"/>
        <w:bottom w:val="none" w:sz="0" w:space="0" w:color="auto"/>
        <w:right w:val="none" w:sz="0" w:space="0" w:color="auto"/>
      </w:divBdr>
    </w:div>
    <w:div w:id="2099515380">
      <w:bodyDiv w:val="1"/>
      <w:marLeft w:val="0"/>
      <w:marRight w:val="0"/>
      <w:marTop w:val="0"/>
      <w:marBottom w:val="0"/>
      <w:divBdr>
        <w:top w:val="none" w:sz="0" w:space="0" w:color="auto"/>
        <w:left w:val="none" w:sz="0" w:space="0" w:color="auto"/>
        <w:bottom w:val="none" w:sz="0" w:space="0" w:color="auto"/>
        <w:right w:val="none" w:sz="0" w:space="0" w:color="auto"/>
      </w:divBdr>
    </w:div>
    <w:div w:id="2121030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oleObject" Target="embeddings/oleObject5.bin"/><Relationship Id="rId26" Type="http://schemas.openxmlformats.org/officeDocument/2006/relationships/oleObject" Target="embeddings/oleObject11.bin"/><Relationship Id="rId39" Type="http://schemas.openxmlformats.org/officeDocument/2006/relationships/oleObject" Target="embeddings/oleObject19.bin"/><Relationship Id="rId21" Type="http://schemas.openxmlformats.org/officeDocument/2006/relationships/oleObject" Target="embeddings/oleObject7.bin"/><Relationship Id="rId34" Type="http://schemas.openxmlformats.org/officeDocument/2006/relationships/image" Target="media/image9.wmf"/><Relationship Id="rId42" Type="http://schemas.openxmlformats.org/officeDocument/2006/relationships/image" Target="media/image13.gif"/><Relationship Id="rId47" Type="http://schemas.openxmlformats.org/officeDocument/2006/relationships/image" Target="media/image18.emf"/><Relationship Id="rId50" Type="http://schemas.openxmlformats.org/officeDocument/2006/relationships/image" Target="media/image21.emf"/><Relationship Id="rId55" Type="http://schemas.openxmlformats.org/officeDocument/2006/relationships/image" Target="media/image26.emf"/><Relationship Id="rId63" Type="http://schemas.openxmlformats.org/officeDocument/2006/relationships/image" Target="media/image34.emf"/><Relationship Id="rId68"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wmf"/><Relationship Id="rId29" Type="http://schemas.openxmlformats.org/officeDocument/2006/relationships/oleObject" Target="embeddings/oleObject13.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oleObject" Target="embeddings/oleObject9.bin"/><Relationship Id="rId32" Type="http://schemas.openxmlformats.org/officeDocument/2006/relationships/image" Target="media/image8.wmf"/><Relationship Id="rId37" Type="http://schemas.openxmlformats.org/officeDocument/2006/relationships/image" Target="media/image10.png"/><Relationship Id="rId40" Type="http://schemas.openxmlformats.org/officeDocument/2006/relationships/image" Target="media/image12.emf"/><Relationship Id="rId45" Type="http://schemas.openxmlformats.org/officeDocument/2006/relationships/image" Target="media/image16.emf"/><Relationship Id="rId53" Type="http://schemas.openxmlformats.org/officeDocument/2006/relationships/image" Target="media/image24.emf"/><Relationship Id="rId58" Type="http://schemas.openxmlformats.org/officeDocument/2006/relationships/image" Target="media/image29.emf"/><Relationship Id="rId66" Type="http://schemas.openxmlformats.org/officeDocument/2006/relationships/image" Target="media/image37.emf"/><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8.bin"/><Relationship Id="rId28" Type="http://schemas.openxmlformats.org/officeDocument/2006/relationships/image" Target="media/image7.wmf"/><Relationship Id="rId36" Type="http://schemas.openxmlformats.org/officeDocument/2006/relationships/oleObject" Target="embeddings/oleObject18.bin"/><Relationship Id="rId49" Type="http://schemas.openxmlformats.org/officeDocument/2006/relationships/image" Target="media/image20.emf"/><Relationship Id="rId57" Type="http://schemas.openxmlformats.org/officeDocument/2006/relationships/image" Target="media/image28.png"/><Relationship Id="rId61" Type="http://schemas.openxmlformats.org/officeDocument/2006/relationships/image" Target="media/image32.emf"/><Relationship Id="rId10" Type="http://schemas.openxmlformats.org/officeDocument/2006/relationships/oleObject" Target="embeddings/oleObject1.bin"/><Relationship Id="rId19" Type="http://schemas.openxmlformats.org/officeDocument/2006/relationships/image" Target="media/image5.wmf"/><Relationship Id="rId31" Type="http://schemas.openxmlformats.org/officeDocument/2006/relationships/oleObject" Target="embeddings/oleObject15.bin"/><Relationship Id="rId44" Type="http://schemas.openxmlformats.org/officeDocument/2006/relationships/image" Target="media/image15.emf"/><Relationship Id="rId52" Type="http://schemas.openxmlformats.org/officeDocument/2006/relationships/image" Target="media/image23.emf"/><Relationship Id="rId60" Type="http://schemas.openxmlformats.org/officeDocument/2006/relationships/image" Target="media/image31.emf"/><Relationship Id="rId65" Type="http://schemas.openxmlformats.org/officeDocument/2006/relationships/image" Target="media/image36.emf"/><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3.wmf"/><Relationship Id="rId22" Type="http://schemas.openxmlformats.org/officeDocument/2006/relationships/image" Target="media/image6.wmf"/><Relationship Id="rId27" Type="http://schemas.openxmlformats.org/officeDocument/2006/relationships/oleObject" Target="embeddings/oleObject12.bin"/><Relationship Id="rId30" Type="http://schemas.openxmlformats.org/officeDocument/2006/relationships/oleObject" Target="embeddings/oleObject14.bin"/><Relationship Id="rId35" Type="http://schemas.openxmlformats.org/officeDocument/2006/relationships/oleObject" Target="embeddings/oleObject17.bin"/><Relationship Id="rId43" Type="http://schemas.openxmlformats.org/officeDocument/2006/relationships/image" Target="media/image14.png"/><Relationship Id="rId48" Type="http://schemas.openxmlformats.org/officeDocument/2006/relationships/image" Target="media/image19.emf"/><Relationship Id="rId56" Type="http://schemas.openxmlformats.org/officeDocument/2006/relationships/image" Target="media/image27.emf"/><Relationship Id="rId64" Type="http://schemas.openxmlformats.org/officeDocument/2006/relationships/image" Target="media/image35.emf"/><Relationship Id="rId69" Type="http://schemas.openxmlformats.org/officeDocument/2006/relationships/image" Target="media/image39.emf"/><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wmf"/><Relationship Id="rId17" Type="http://schemas.openxmlformats.org/officeDocument/2006/relationships/oleObject" Target="embeddings/oleObject4.bin"/><Relationship Id="rId25" Type="http://schemas.openxmlformats.org/officeDocument/2006/relationships/oleObject" Target="embeddings/oleObject10.bin"/><Relationship Id="rId33" Type="http://schemas.openxmlformats.org/officeDocument/2006/relationships/oleObject" Target="embeddings/oleObject16.bin"/><Relationship Id="rId38" Type="http://schemas.openxmlformats.org/officeDocument/2006/relationships/image" Target="media/image11.emf"/><Relationship Id="rId46" Type="http://schemas.openxmlformats.org/officeDocument/2006/relationships/image" Target="media/image17.emf"/><Relationship Id="rId59" Type="http://schemas.openxmlformats.org/officeDocument/2006/relationships/image" Target="media/image30.emf"/><Relationship Id="rId67" Type="http://schemas.openxmlformats.org/officeDocument/2006/relationships/image" Target="media/image38.emf"/><Relationship Id="rId20" Type="http://schemas.openxmlformats.org/officeDocument/2006/relationships/oleObject" Target="embeddings/oleObject6.bin"/><Relationship Id="rId41" Type="http://schemas.openxmlformats.org/officeDocument/2006/relationships/oleObject" Target="embeddings/oleObject20.bin"/><Relationship Id="rId54" Type="http://schemas.openxmlformats.org/officeDocument/2006/relationships/image" Target="media/image25.emf"/><Relationship Id="rId62" Type="http://schemas.openxmlformats.org/officeDocument/2006/relationships/image" Target="media/image33.emf"/><Relationship Id="rId70" Type="http://schemas.openxmlformats.org/officeDocument/2006/relationships/image" Target="media/image4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C1FD129-249A-4850-AD03-5CAF2421D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10723</Words>
  <Characters>61127</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71707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Kun Mei</dc:creator>
  <cp:lastModifiedBy>kunmei</cp:lastModifiedBy>
  <cp:revision>2</cp:revision>
  <cp:lastPrinted>2013-12-13T19:46:00Z</cp:lastPrinted>
  <dcterms:created xsi:type="dcterms:W3CDTF">2013-12-18T20:38:00Z</dcterms:created>
  <dcterms:modified xsi:type="dcterms:W3CDTF">2013-12-18T20:38:00Z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true</vt:bool>
  </property>
  <property fmtid="{D5CDD505-2E9C-101B-9397-08002B2CF9AE}" pid="3" name="MTWinEqns">
    <vt:bool>true</vt:bool>
  </property>
  <property fmtid="{D5CDD505-2E9C-101B-9397-08002B2CF9AE}" pid="4" name="MTUseMTPrefs">
    <vt:lpwstr>1</vt:lpwstr>
  </property>
  <property fmtid="{D5CDD505-2E9C-101B-9397-08002B2CF9AE}" pid="5" name="MTEquationNumber2">
    <vt:lpwstr>(#C1.#E1)</vt:lpwstr>
  </property>
  <property fmtid="{D5CDD505-2E9C-101B-9397-08002B2CF9AE}" pid="6" name="MTEquationSection">
    <vt:lpwstr>1</vt:lpwstr>
  </property>
</Properties>
</file>